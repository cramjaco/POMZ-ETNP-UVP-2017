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00AF" w14:textId="6349BAE6" w:rsidR="007B69A1" w:rsidRDefault="007B69A1" w:rsidP="00EF63F8">
      <w:pPr>
        <w:pStyle w:val="Title"/>
      </w:pPr>
      <w:bookmarkStart w:id="0" w:name="_Hlk71643087"/>
      <w:bookmarkStart w:id="1" w:name="_Hlk71628043"/>
      <w:bookmarkEnd w:id="0"/>
      <w:r>
        <w:t>Slow particle remineralization, rather than suppressed disaggregation, drives e</w:t>
      </w:r>
      <w:r w:rsidRPr="005C5FA3">
        <w:t xml:space="preserve">fficient flux transfer </w:t>
      </w:r>
      <w:r>
        <w:t>through</w:t>
      </w:r>
      <w:r w:rsidRPr="005C5FA3">
        <w:t xml:space="preserve"> the Eastern Tropical North Pacific Oxygen Deficient Zone</w:t>
      </w:r>
    </w:p>
    <w:bookmarkEnd w:id="1"/>
    <w:p w14:paraId="00000004" w14:textId="48C22214" w:rsidR="00104E87" w:rsidRDefault="00935759" w:rsidP="00EF63F8">
      <w:r>
        <w:t>2</w:t>
      </w:r>
      <w:r w:rsidR="00DC0708">
        <w:t>8</w:t>
      </w:r>
      <w:r w:rsidR="004D045E">
        <w:t xml:space="preserve"> May 2021</w:t>
      </w:r>
    </w:p>
    <w:p w14:paraId="00000007" w14:textId="21094707" w:rsidR="00104E87" w:rsidRPr="00D357C6" w:rsidRDefault="004D045E" w:rsidP="00EF63F8">
      <w:pPr>
        <w:rPr>
          <w:vertAlign w:val="subscript"/>
        </w:rPr>
      </w:pPr>
      <w:bookmarkStart w:id="2" w:name="bookmark=id.gjdgxs" w:colFirst="0" w:colLast="0"/>
      <w:bookmarkStart w:id="3" w:name="_Hlk71628074"/>
      <w:bookmarkEnd w:id="2"/>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8" w14:textId="77777777" w:rsidR="00104E87" w:rsidRDefault="004D045E" w:rsidP="00EF63F8">
      <w:r>
        <w:rPr>
          <w:vertAlign w:val="superscript"/>
        </w:rPr>
        <w:t>1</w:t>
      </w:r>
      <w:r>
        <w:t>Horn Point Laboratory, University of Maryland Center for Environmental Science, Cambridge, MD, USA.</w:t>
      </w:r>
    </w:p>
    <w:p w14:paraId="00000009" w14:textId="77777777" w:rsidR="00104E87" w:rsidRDefault="004D045E" w:rsidP="00EF63F8">
      <w:r>
        <w:rPr>
          <w:vertAlign w:val="superscript"/>
        </w:rPr>
        <w:t>2</w:t>
      </w:r>
      <w:r>
        <w:t>School of Oceanography, University of Washington Seattle, Seattle, WA, USA.</w:t>
      </w:r>
    </w:p>
    <w:p w14:paraId="0000000A" w14:textId="77777777" w:rsidR="00104E87" w:rsidRDefault="004D045E" w:rsidP="00EF63F8">
      <w:r>
        <w:rPr>
          <w:vertAlign w:val="superscript"/>
        </w:rPr>
        <w:t>3</w:t>
      </w:r>
      <w:r>
        <w:t>College of Fisheries and Ocean Sciences, University of Alaska Fairbanks, Fairbanks, AK, USA.</w:t>
      </w:r>
    </w:p>
    <w:p w14:paraId="0000000B" w14:textId="77777777" w:rsidR="00104E87" w:rsidRDefault="004D045E" w:rsidP="00EF63F8">
      <w:r>
        <w:rPr>
          <w:vertAlign w:val="superscript"/>
        </w:rPr>
        <w:t>4</w:t>
      </w:r>
      <w:r>
        <w:t>School of Arts and Sciences, University of Rochester, Rochester, NY, USA.</w:t>
      </w:r>
    </w:p>
    <w:p w14:paraId="0000000C" w14:textId="77777777" w:rsidR="00104E87" w:rsidRDefault="004D045E" w:rsidP="00EF63F8">
      <w:r>
        <w:rPr>
          <w:vertAlign w:val="superscript"/>
        </w:rPr>
        <w:t>5</w:t>
      </w:r>
      <w:r>
        <w:t>Department of Atmospheric and Oceanic Sciences, University of California Los Angeles, Los Angeles, CA, USA.</w:t>
      </w:r>
    </w:p>
    <w:p w14:paraId="0000000E" w14:textId="7BF69E1F" w:rsidR="00104E87" w:rsidRPr="00D357C6" w:rsidRDefault="004D045E" w:rsidP="00EF63F8">
      <w:r>
        <w:rPr>
          <w:vertAlign w:val="superscript"/>
        </w:rPr>
        <w:t>6</w:t>
      </w:r>
      <w:r>
        <w:t>Department of Biological Sciences, University of Southern California, Los Angeles, CA, USA.</w:t>
      </w:r>
      <w:bookmarkEnd w:id="3"/>
    </w:p>
    <w:p w14:paraId="0000000F" w14:textId="77777777" w:rsidR="00104E87" w:rsidRDefault="004D045E" w:rsidP="00EF63F8">
      <w:pPr>
        <w:pStyle w:val="Heading1"/>
      </w:pPr>
      <w:bookmarkStart w:id="4" w:name="bookmark=id.30j0zll" w:colFirst="0" w:colLast="0"/>
      <w:bookmarkEnd w:id="4"/>
      <w:r>
        <w:t>Key Points</w:t>
      </w:r>
    </w:p>
    <w:p w14:paraId="00000010" w14:textId="386BAEE9" w:rsidR="00104E87" w:rsidRDefault="004D045E" w:rsidP="00EF63F8">
      <w:r>
        <w:t>The upper mesopelagic of the oligotrophic Eastern Tropical North Pacific Oxygen Deficient Zone (ODZ) has low flux attenuation</w:t>
      </w:r>
      <w:r w:rsidR="00A35D9B">
        <w:t>.</w:t>
      </w:r>
    </w:p>
    <w:p w14:paraId="00000011" w14:textId="192AD5DF" w:rsidR="00104E87" w:rsidRDefault="004D045E" w:rsidP="00EF63F8">
      <w:r>
        <w:t xml:space="preserve">Comparison of </w:t>
      </w:r>
      <w:r w:rsidR="00D357C6">
        <w:t>particle size observations</w:t>
      </w:r>
      <w:r>
        <w:t xml:space="preserve"> to models suggests that the breakdown of particles of all sizes is slow throughout the ODZ.</w:t>
      </w:r>
    </w:p>
    <w:p w14:paraId="00000012" w14:textId="2DB5ED0E" w:rsidR="00104E87" w:rsidRDefault="004D045E" w:rsidP="00EF63F8">
      <w:r>
        <w:t>Zooplankton appear to transport organic matter into, and disaggregate particles within, the ODZ above 500</w:t>
      </w:r>
      <w:r w:rsidR="007B69A1">
        <w:t xml:space="preserve"> </w:t>
      </w:r>
      <w:r>
        <w:t>m.</w:t>
      </w:r>
    </w:p>
    <w:p w14:paraId="00000013" w14:textId="3B807E94" w:rsidR="00104E87" w:rsidRDefault="004D045E" w:rsidP="00EF63F8">
      <w:pPr>
        <w:pStyle w:val="Heading1"/>
      </w:pPr>
      <w:bookmarkStart w:id="5" w:name="bookmark=id.1fob9te" w:colFirst="0" w:colLast="0"/>
      <w:bookmarkEnd w:id="5"/>
      <w:r w:rsidRPr="00B25AB1">
        <w:lastRenderedPageBreak/>
        <w:t>Abstract</w:t>
      </w:r>
    </w:p>
    <w:p w14:paraId="00000014" w14:textId="6063C4AD" w:rsidR="00104E87" w:rsidRPr="00EF63F8" w:rsidRDefault="004D045E" w:rsidP="00EF63F8">
      <w:r w:rsidRPr="00EF63F8">
        <w:t xml:space="preserve">Models and observations suggest that particle flux attenuation is lower across the mesopelagic zone of anoxic environments compared to oxic </w:t>
      </w:r>
      <w:ins w:id="6" w:author="Clara Fuchsman" w:date="2021-10-16T15:41:00Z">
        <w:r w:rsidR="00E8008B" w:rsidRPr="00EF63F8">
          <w:t>environments</w:t>
        </w:r>
      </w:ins>
      <w:del w:id="7" w:author="Clara Fuchsman" w:date="2021-10-16T15:41:00Z">
        <w:r w:rsidRPr="00EF63F8" w:rsidDel="00E8008B">
          <w:delText>ones</w:delText>
        </w:r>
      </w:del>
      <w:r w:rsidRPr="00EF63F8">
        <w:t>. Flux attenuation is controlled by microbial metabolism</w:t>
      </w:r>
      <w:r w:rsidR="009C493F" w:rsidRPr="00EF63F8">
        <w:t xml:space="preserve"> as well as </w:t>
      </w:r>
      <w:r w:rsidRPr="00EF63F8">
        <w:t xml:space="preserve">aggregation and disaggregation by zooplankton, </w:t>
      </w:r>
      <w:r w:rsidR="009C493F" w:rsidRPr="00EF63F8">
        <w:t>all of which also</w:t>
      </w:r>
      <w:r w:rsidRPr="00EF63F8">
        <w:t xml:space="preserve"> shape the relative abundance of different</w:t>
      </w:r>
      <w:ins w:id="8" w:author="Jacob Cram" w:date="2021-10-11T17:46:00Z">
        <w:r w:rsidR="00E54B3D">
          <w:t>ly</w:t>
        </w:r>
      </w:ins>
      <w:r w:rsidRPr="00EF63F8">
        <w:t xml:space="preserve">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rsidRPr="00EF63F8">
        <w:t>high-resolution</w:t>
      </w:r>
      <w:r w:rsidRPr="00EF63F8">
        <w:t xml:space="preserve"> camera that counts and sizes particles. Measurements were taken at different times of day, over the course of a week. Comparing these data to particle flux measurements from sediment traps collected over the same time</w:t>
      </w:r>
      <w:r w:rsidR="003D3B05" w:rsidRPr="00EF63F8">
        <w:t>-</w:t>
      </w:r>
      <w:r w:rsidRPr="00EF63F8">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EndPr/>
        <w:sdtContent/>
      </w:sdt>
      <w:r w:rsidRPr="00EF63F8">
        <w:t xml:space="preserve">biomass and disaggregate particles in the ODZ core. </w:t>
      </w:r>
    </w:p>
    <w:p w14:paraId="00000015" w14:textId="34896BDE" w:rsidR="00104E87" w:rsidRPr="00B25AB1" w:rsidRDefault="004D045E" w:rsidP="00EF63F8">
      <w:pPr>
        <w:pStyle w:val="Heading1"/>
      </w:pPr>
      <w:bookmarkStart w:id="9" w:name="bookmark=id.3znysh7" w:colFirst="0" w:colLast="0"/>
      <w:bookmarkStart w:id="10" w:name="_heading=h.rb9bttvy2jac" w:colFirst="0" w:colLast="0"/>
      <w:bookmarkEnd w:id="9"/>
      <w:bookmarkEnd w:id="10"/>
      <w:r>
        <w:t>Plain Language Summary</w:t>
      </w:r>
    </w:p>
    <w:p w14:paraId="00000016" w14:textId="49535A1C" w:rsidR="00104E87" w:rsidRDefault="004D045E" w:rsidP="00EF63F8">
      <w:r>
        <w:t xml:space="preserve">Marine snow are microscopic particles that form in the surface of the ocean and sink into the deep ocean. Most of these particles are the remains of dead algae and feces of tiny animals (zooplankton). The deeper the particles sink into the ocean before microbes or animals </w:t>
      </w:r>
      <w:r w:rsidR="007D3102">
        <w:t xml:space="preserve">consume </w:t>
      </w:r>
      <w:r>
        <w:t xml:space="preserve">them, the longer it takes before the carbon in those particles can return to the atmosphere. In parts of the ocean where there is </w:t>
      </w:r>
      <w:r w:rsidR="007D3102">
        <w:t>no</w:t>
      </w:r>
      <w:r>
        <w:t xml:space="preserve"> oxygen</w:t>
      </w:r>
      <w:r w:rsidR="009C493F">
        <w:t>,</w:t>
      </w:r>
      <w:r>
        <w:t xml:space="preserve"> more particles sink to greater depths</w:t>
      </w:r>
      <w:r w:rsidR="009C493F">
        <w:t>,</w:t>
      </w:r>
      <w:r>
        <w:t xml:space="preserve"> for reasons that are not well-understood. We used an underwater camera to observe marine snow particles in the ocean just west of Mexico where there is </w:t>
      </w:r>
      <w:r w:rsidR="007D3102">
        <w:t>little to no</w:t>
      </w:r>
      <w:r>
        <w:t xml:space="preserve"> oxygen at depth. We compared the observations to predictions from </w:t>
      </w:r>
      <w:r w:rsidR="007D3102">
        <w:t xml:space="preserve">several </w:t>
      </w:r>
      <w:r>
        <w:t>computer simulations</w:t>
      </w:r>
      <w:r w:rsidR="007D3102">
        <w:t xml:space="preserve"> representing hypothesized mechanisms to explain why particles are consumed less in water without oxygen</w:t>
      </w:r>
      <w:r>
        <w:t xml:space="preserve">. Our measurements suggest that one reason that particles sink to deeper depths here is because microbes consume the particles slowly when there is no oxygen. Meanwhile, </w:t>
      </w:r>
      <w:r w:rsidR="009C493F">
        <w:t>zooplankton</w:t>
      </w:r>
      <w:r>
        <w:t xml:space="preserve"> </w:t>
      </w:r>
      <w:r w:rsidR="007D3102">
        <w:t xml:space="preserve">still </w:t>
      </w:r>
      <w:r>
        <w:t>break large particles into smaller ones and produce fecal pellets in these low oxygen waters.</w:t>
      </w:r>
    </w:p>
    <w:p w14:paraId="00000017" w14:textId="77777777" w:rsidR="00104E87" w:rsidRDefault="004D045E" w:rsidP="00EF63F8">
      <w:pPr>
        <w:pStyle w:val="Heading1"/>
      </w:pPr>
      <w:bookmarkStart w:id="11" w:name="bookmark=id.2et92p0" w:colFirst="0" w:colLast="0"/>
      <w:bookmarkEnd w:id="11"/>
      <w:r w:rsidRPr="00B25AB1">
        <w:lastRenderedPageBreak/>
        <w:t>Introduction</w:t>
      </w:r>
    </w:p>
    <w:p w14:paraId="17CC9289" w14:textId="420CEED4" w:rsidR="00743FA3" w:rsidRDefault="004D045E" w:rsidP="00743FA3">
      <w:pPr>
        <w:rPr>
          <w:ins w:id="12" w:author="Jacob Cram" w:date="2021-10-01T15:20:00Z"/>
        </w:rPr>
      </w:pPr>
      <w:r>
        <w:t>The biological pump, in which sinking</w:t>
      </w:r>
      <w:ins w:id="13" w:author="Jacob Cram" w:date="2021-10-10T15:33:00Z">
        <w:r w:rsidR="0012007C">
          <w:t xml:space="preserve"> microaggregate (&lt; 500 </w:t>
        </w:r>
        <w:proofErr w:type="spellStart"/>
        <w:r w:rsidR="0012007C">
          <w:t>μm</w:t>
        </w:r>
        <w:proofErr w:type="spellEnd"/>
        <w:r w:rsidR="0012007C">
          <w:t xml:space="preserve">) and marine snow (&gt; 500 </w:t>
        </w:r>
        <w:proofErr w:type="spellStart"/>
        <w:r w:rsidR="0012007C">
          <w:t>μm</w:t>
        </w:r>
        <w:proofErr w:type="spellEnd"/>
        <w:r w:rsidR="0012007C">
          <w:t>)</w:t>
        </w:r>
      </w:ins>
      <w:r>
        <w:t xml:space="preserve"> particles</w:t>
      </w:r>
      <w:ins w:id="14" w:author="Jacob Cram" w:date="2021-10-10T15:34:00Z">
        <w:r w:rsidR="0012007C">
          <w:t xml:space="preserve"> </w:t>
        </w:r>
      </w:ins>
      <w:r w:rsidR="0012007C">
        <w:fldChar w:fldCharType="begin"/>
      </w:r>
      <w:r w:rsidR="0012007C">
        <w:instrText xml:space="preserve"> ADDIN ZOTERO_ITEM CSL_CITATION {"citationID":"B3Sv2vqY","properties":{"formattedCitation":"(Simon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12007C">
        <w:fldChar w:fldCharType="separate"/>
      </w:r>
      <w:r w:rsidR="0012007C" w:rsidRPr="0012007C">
        <w:t>(Simon et al., 2002)</w:t>
      </w:r>
      <w:r w:rsidR="0012007C">
        <w:fldChar w:fldCharType="end"/>
      </w:r>
      <w:r>
        <w:t xml:space="preserve"> transport carbon from the surface into the deep ocean, is a key part of the global carbon cycle</w:t>
      </w:r>
      <w:r w:rsidR="003C1A71">
        <w:t xml:space="preserve"> </w:t>
      </w:r>
      <w:r w:rsidR="003C1A71">
        <w:fldChar w:fldCharType="begin"/>
      </w:r>
      <w:r w:rsidR="00DF46B2">
        <w:instrText xml:space="preserve"> ADDIN ZOTERO_ITEM CSL_CITATION {"citationID":"FMOFdvgY","properties":{"formattedCitation":"(Neuer et al., 2014; Turner, 2015)","plainCitation":"(Neuer et al., 2014; Turner, 2015)","noteIndex":0},"citationItems":[{"id":7527,"uris":["http://zotero.org/users/158097/items/5PEL6R8H"],"uri":["http://zotero.org/users/158097/items/5PEL6R8H"],"itemData":{"id":7527,"type":"article-journal","abstract":"The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DF46B2" w:rsidRPr="00DF46B2">
        <w:t>(Neuer et al., 2014; Turner, 2015)</w:t>
      </w:r>
      <w:r w:rsidR="003C1A71">
        <w:fldChar w:fldCharType="end"/>
      </w:r>
      <w:r>
        <w:t xml:space="preserve">. Organic matter flux into the deep </w:t>
      </w:r>
      <w:commentRangeStart w:id="15"/>
      <w:commentRangeStart w:id="16"/>
      <w:r>
        <w:t>ocean is a function both of export from the photic zone into the mesopelagic (export flux), and the fraction of that flux that crosses through the mesopelagic</w:t>
      </w:r>
      <w:commentRangeEnd w:id="15"/>
      <w:r w:rsidR="001D4A91">
        <w:rPr>
          <w:rStyle w:val="CommentReference"/>
        </w:rPr>
        <w:commentReference w:id="15"/>
      </w:r>
      <w:commentRangeEnd w:id="16"/>
      <w:r w:rsidR="00A51923">
        <w:rPr>
          <w:rStyle w:val="CommentReference"/>
        </w:rPr>
        <w:commentReference w:id="16"/>
      </w:r>
      <w:r>
        <w:t xml:space="preserve"> (transfer efficiency) </w:t>
      </w:r>
      <w:r w:rsidR="00304B9F">
        <w:fldChar w:fldCharType="begin"/>
      </w:r>
      <w:r w:rsidR="00DF46B2">
        <w:instrText xml:space="preserve"> ADDIN ZOTERO_ITEM CSL_CITATION {"citationID":"qicAN8XE","properties":{"formattedCitation":"(Francois et al., 2002; Passow &amp; Carlson, 2012; Siegel et al., 2016)","plainCitation":"(Francois et al., 2002; Passow &amp; Carlson, 2012; Siegel et al., 2016)","noteIndex":0},"citationItems":[{"id":706,"uris":["http://zotero.org/users/158097/items/FBITP2E2"],"uri":["http://zotero.org/users/158097/items/FBITP2E2"],"itemData":{"id":706,"type":"article-journal","abstract":"Particle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DF46B2" w:rsidRPr="00DF46B2">
        <w:t>(Francois et al., 2002; Passow &amp; Carlson, 2012; Siegel et al., 2016)</w:t>
      </w:r>
      <w:r w:rsidR="00304B9F">
        <w:fldChar w:fldCharType="end"/>
      </w:r>
      <w:r w:rsidR="007B69A1">
        <w:t>.</w:t>
      </w:r>
      <w:r w:rsidR="00A51923">
        <w:t xml:space="preserve"> </w:t>
      </w:r>
      <w:bookmarkStart w:id="18" w:name="_Hlk84863631"/>
      <w:ins w:id="19" w:author="Jacob Cram" w:date="2021-10-09T17:00:00Z">
        <w:r w:rsidR="00A51923">
          <w:t>While definitions of vary</w:t>
        </w:r>
      </w:ins>
      <w:ins w:id="20" w:author="Jacob Cram" w:date="2021-10-11T16:53:00Z">
        <w:r w:rsidR="00540071">
          <w:t xml:space="preserve"> between studies</w:t>
        </w:r>
      </w:ins>
      <w:ins w:id="21" w:author="Jacob Cram" w:date="2021-10-09T17:00:00Z">
        <w:r w:rsidR="00A51923">
          <w:t xml:space="preserve">, we define </w:t>
        </w:r>
      </w:ins>
      <w:ins w:id="22" w:author="Jacob Cram" w:date="2021-10-11T16:53:00Z">
        <w:r w:rsidR="00540071">
          <w:t>“</w:t>
        </w:r>
        <w:bookmarkStart w:id="23" w:name="_Hlk84863652"/>
        <w:r w:rsidR="00540071">
          <w:t>mesopelagic</w:t>
        </w:r>
        <w:bookmarkEnd w:id="23"/>
        <w:r w:rsidR="00540071">
          <w:t>”</w:t>
        </w:r>
      </w:ins>
      <w:ins w:id="24" w:author="Jacob Cram" w:date="2021-10-09T17:00:00Z">
        <w:r w:rsidR="00A51923">
          <w:t xml:space="preserve"> as the </w:t>
        </w:r>
      </w:ins>
      <w:ins w:id="25" w:author="Jacob Cram" w:date="2021-10-11T16:53:00Z">
        <w:r w:rsidR="00540071">
          <w:t>region</w:t>
        </w:r>
      </w:ins>
      <w:ins w:id="26" w:author="Jacob Cram" w:date="2021-10-09T17:00:00Z">
        <w:r w:rsidR="00A51923">
          <w:t xml:space="preserve"> between the base of the photic zone, and 1000m</w:t>
        </w:r>
      </w:ins>
      <w:ins w:id="27" w:author="Jacob Cram" w:date="2021-10-09T17:07:00Z">
        <w:r w:rsidR="00FE24B9">
          <w:t>.</w:t>
        </w:r>
      </w:ins>
      <w:ins w:id="28" w:author="Jacob Cram" w:date="2021-10-09T17:00:00Z">
        <w:r w:rsidR="00A51923">
          <w:t xml:space="preserve">  </w:t>
        </w:r>
      </w:ins>
      <w:bookmarkEnd w:id="18"/>
      <w:r>
        <w:t xml:space="preserve">The transfer efficiency of the biological pump may affect global atmospheric carbon levels </w:t>
      </w:r>
      <w:r w:rsidR="00B73EBD">
        <w:fldChar w:fldCharType="begin"/>
      </w:r>
      <w:r w:rsidR="00DF46B2">
        <w:instrText xml:space="preserve"> ADDIN ZOTERO_ITEM CSL_CITATION {"citationID":"fidHM7qf","properties":{"formattedCitation":"(Kwon &amp; Primeau, 2008)","plainCitation":"(Kwon &amp; Primeau, 2008)","noteIndex":0},"citationItems":[{"id":7322,"uris":["http://zotero.org/users/158097/items/Z5S6FWW7"],"uri":["http://zotero.org/users/158097/items/Z5S6FWW7"],"itemData":{"id":7322,"type":"article-journal","abstract":"We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DF46B2" w:rsidRPr="00DF46B2">
        <w:t>(Kwon &amp; Primeau, 2008)</w:t>
      </w:r>
      <w:r w:rsidR="00B73EBD">
        <w:fldChar w:fldCharType="end"/>
      </w:r>
      <w:r>
        <w:t>. Thus, understanding the processes that shape organic matter degradation in the mesopelagic is critical.</w:t>
      </w:r>
      <w:ins w:id="29" w:author="Jacob Cram" w:date="2021-10-01T15:20:00Z">
        <w:r w:rsidR="00743FA3" w:rsidRPr="00743FA3">
          <w:t xml:space="preserve"> </w:t>
        </w:r>
      </w:ins>
    </w:p>
    <w:p w14:paraId="7A8B078B" w14:textId="7208D453" w:rsidR="00743FA3" w:rsidDel="00743FA3" w:rsidRDefault="00743FA3" w:rsidP="00144112">
      <w:pPr>
        <w:rPr>
          <w:del w:id="30" w:author="Jacob Cram" w:date="2021-10-01T15:20:00Z"/>
          <w:moveTo w:id="31" w:author="Jacob Cram" w:date="2021-10-01T15:20:00Z"/>
        </w:rPr>
      </w:pPr>
      <w:moveToRangeStart w:id="32" w:author="Jacob Cram" w:date="2021-10-01T15:20:00Z" w:name="move83994063"/>
      <w:moveTo w:id="33" w:author="Jacob Cram" w:date="2021-10-01T15:20:00Z">
        <w:r>
          <w:t xml:space="preserve">Oxygen concentrations, and the geographic and depth range of anoxic ocean regions, appear to modulate particle flux through the mesopelagic. Observations of particle flux in the Eastern Tropical North Pacific near the Mexican coast </w:t>
        </w:r>
        <w:r>
          <w:fldChar w:fldCharType="begin"/>
        </w:r>
        <w:r>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fldChar w:fldCharType="separate"/>
        </w:r>
        <w:r w:rsidRPr="00DF46B2">
          <w:t>(Hartnett &amp; Devol, 2003; Van Mooy et al., 2002; Weber &amp; Bianchi, 2020)</w:t>
        </w:r>
        <w:r>
          <w:fldChar w:fldCharType="end"/>
        </w:r>
        <w:r>
          <w:t xml:space="preserve">, the Eastern Tropical South Pacific </w:t>
        </w:r>
        <w:r>
          <w:fldChar w:fldCharType="begin"/>
        </w:r>
        <w:r>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fldChar w:fldCharType="separate"/>
        </w:r>
        <w:r w:rsidRPr="00DF46B2">
          <w:t>(Pavia et al., 2019)</w:t>
        </w:r>
        <w:r>
          <w:fldChar w:fldCharType="end"/>
        </w:r>
        <w:r>
          <w:t xml:space="preserve">, and Arabian Sea </w:t>
        </w:r>
        <w:r>
          <w:fldChar w:fldCharType="begin"/>
        </w:r>
        <w:r>
          <w:instrText xml:space="preserve"> ADDIN ZOTERO_ITEM CSL_CITATION {"citationID":"jyZu3NlO","properties":{"formattedCitation":"(Keil et al., 2016; Roullier et al., 2014)","plainCitation":"(Keil et al., 2016; Roullier et al., 2014)","noteIndex":0},"citationItems":[{"id":7189,"uris":["http://zotero.org/users/158097/items/QIAZNTII"],"uri":["http://zotero.org/users/158097/items/QIAZNTII"],"itemData":{"id":7189,"type":"article-journal","abstract":"Free-drifting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fldChar w:fldCharType="separate"/>
        </w:r>
        <w:r w:rsidRPr="00DF46B2">
          <w:t>(Keil et al., 2016; Roullier et al., 2014)</w:t>
        </w:r>
        <w:r>
          <w:fldChar w:fldCharType="end"/>
        </w:r>
        <w:r>
          <w:t xml:space="preserve"> have suggested lower flux attenuation in these ODZ systems. Models have shown that accounting for oxygen limitation in ODZs is necessary to fit global patterns of particle transfer </w:t>
        </w:r>
        <w:r>
          <w:fldChar w:fldCharType="begin"/>
        </w:r>
        <w:r>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Pr>
            <w:rFonts w:ascii="Cambria Math" w:hAnsi="Cambria Math" w:cs="Cambria Math"/>
          </w:rPr>
          <w:instrText>∼</w:instrText>
        </w:r>
        <w:r>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fldChar w:fldCharType="separate"/>
        </w:r>
        <w:r w:rsidRPr="00DF46B2">
          <w:t>(Cram et al., 2018; DeVries &amp; Weber, 2017)</w:t>
        </w:r>
        <w:r>
          <w:fldChar w:fldCharType="end"/>
        </w:r>
        <w:r>
          <w:t xml:space="preserve">. Analysis of remineralization tracers also </w:t>
        </w:r>
      </w:moveTo>
      <w:ins w:id="34" w:author="Clara Fuchsman" w:date="2021-10-16T15:45:00Z">
        <w:r w:rsidR="00E8008B">
          <w:t xml:space="preserve">has </w:t>
        </w:r>
      </w:ins>
      <w:moveTo w:id="35" w:author="Jacob Cram" w:date="2021-10-01T15:20:00Z">
        <w:r>
          <w:t>show</w:t>
        </w:r>
        <w:del w:id="36" w:author="Clara Fuchsman" w:date="2021-10-16T15:45:00Z">
          <w:r w:rsidDel="00E8008B">
            <w:delText>s</w:delText>
          </w:r>
        </w:del>
      </w:moveTo>
      <w:ins w:id="37" w:author="Clara Fuchsman" w:date="2021-10-16T15:45:00Z">
        <w:r w:rsidR="00E8008B">
          <w:t>n</w:t>
        </w:r>
      </w:ins>
      <w:moveTo w:id="38" w:author="Jacob Cram" w:date="2021-10-01T15:20:00Z">
        <w:r>
          <w:t xml:space="preserve"> evidence of slow flux attention in the ODZs </w:t>
        </w:r>
        <w:r>
          <w:fldChar w:fldCharType="begin"/>
        </w:r>
        <w:r>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fldChar w:fldCharType="separate"/>
        </w:r>
        <w:r w:rsidRPr="00DF46B2">
          <w:t>(Weber &amp; Bianchi, 2020)</w:t>
        </w:r>
        <w:r>
          <w:fldChar w:fldCharType="end"/>
        </w:r>
        <w:r>
          <w:t xml:space="preserve">. </w:t>
        </w:r>
      </w:moveTo>
      <w:ins w:id="39" w:author="Jacob Cram" w:date="2021-10-09T19:55:00Z">
        <w:r w:rsidR="00144112">
          <w:t>Understanding the driving mechanisms of these patterns is important because the oxygen content</w:t>
        </w:r>
        <w:r w:rsidR="00144112" w:rsidDel="00144112">
          <w:t xml:space="preserve"> </w:t>
        </w:r>
      </w:ins>
      <w:commentRangeStart w:id="40"/>
      <w:commentRangeStart w:id="41"/>
      <w:moveTo w:id="42" w:author="Jacob Cram" w:date="2021-10-01T15:20:00Z">
        <w:del w:id="43" w:author="Jacob Cram" w:date="2021-10-09T19:55:00Z">
          <w:r w:rsidDel="00144112">
            <w:delText xml:space="preserve">The oxygen content </w:delText>
          </w:r>
        </w:del>
        <w:r>
          <w:t xml:space="preserve">of the ocean is decreasing </w:t>
        </w:r>
      </w:moveTo>
      <w:commentRangeEnd w:id="40"/>
      <w:r w:rsidR="00144112">
        <w:rPr>
          <w:rStyle w:val="CommentReference"/>
        </w:rPr>
        <w:commentReference w:id="40"/>
      </w:r>
      <w:commentRangeEnd w:id="41"/>
      <w:r w:rsidR="00144112">
        <w:rPr>
          <w:rStyle w:val="CommentReference"/>
        </w:rPr>
        <w:commentReference w:id="41"/>
      </w:r>
      <w:moveTo w:id="45" w:author="Jacob Cram" w:date="2021-10-01T15:20:00Z">
        <w:r>
          <w:fldChar w:fldCharType="begin"/>
        </w:r>
        <w:r>
          <w:instrText xml:space="preserve"> ADDIN ZOTERO_ITEM CSL_CITATION {"citationID":"V1Nn23l0","properties":{"formattedCitation":"(Ito et al., 2017; Schmidtko et al., 2017)","plainCitation":"(Ito et al., 2017; Schmidtko et al., 2017)","noteIndex":0},"citationItems":[{"id":7180,"uris":["http://zotero.org/users/158097/items/N2T9WI8L"],"uri":["http://zotero.org/users/158097/items/N2T9WI8L"],"itemData":{"id":7180,"type":"article-journal","container-title":"Geophysical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fldChar w:fldCharType="separate"/>
        </w:r>
        <w:r w:rsidRPr="00DF46B2">
          <w:t>(Ito et al., 2017; Schmidtko et al., 2017)</w:t>
        </w:r>
        <w:r>
          <w:fldChar w:fldCharType="end"/>
        </w:r>
        <w:r>
          <w:t>, and the spatial extent and depth range of ODZs, including the ETNP ODZ</w:t>
        </w:r>
      </w:moveTo>
      <w:ins w:id="46" w:author="Jacob Cram" w:date="2021-10-11T17:49:00Z">
        <w:r w:rsidR="00E54B3D">
          <w:t>,</w:t>
        </w:r>
      </w:ins>
      <w:moveTo w:id="47" w:author="Jacob Cram" w:date="2021-10-01T15:20:00Z">
        <w:r>
          <w:t xml:space="preserve"> are likely to change, though there is disagreement over whether they are expanding or undergoing natural fluctuation </w:t>
        </w:r>
        <w:r>
          <w:fldChar w:fldCharType="begin"/>
        </w:r>
        <w:r>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fldChar w:fldCharType="separate"/>
        </w:r>
        <w:r w:rsidRPr="00DF46B2">
          <w:t>(Deutsch et al., 2014; Horak et al., 2016; Stramma et al., 2008)</w:t>
        </w:r>
        <w:r>
          <w:fldChar w:fldCharType="end"/>
        </w:r>
        <w:r>
          <w:t xml:space="preserve">. Changes to ODZ ranges are likely to affect ocean chemistry, the habitat of marine organisms, and the interactions between organisms and chemistry </w:t>
        </w:r>
        <w:r>
          <w:fldChar w:fldCharType="begin"/>
        </w:r>
        <w:r>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fldChar w:fldCharType="separate"/>
        </w:r>
        <w:r w:rsidRPr="00DF46B2">
          <w:t>(Gilly et al., 2013)</w:t>
        </w:r>
        <w:r>
          <w:fldChar w:fldCharType="end"/>
        </w:r>
        <w:commentRangeStart w:id="48"/>
        <w:commentRangeStart w:id="49"/>
        <w:r>
          <w:t>.</w:t>
        </w:r>
      </w:moveTo>
      <w:commentRangeEnd w:id="48"/>
      <w:r w:rsidR="00144112">
        <w:rPr>
          <w:rStyle w:val="CommentReference"/>
        </w:rPr>
        <w:commentReference w:id="48"/>
      </w:r>
      <w:commentRangeEnd w:id="49"/>
      <w:r w:rsidR="00144112">
        <w:rPr>
          <w:rStyle w:val="CommentReference"/>
        </w:rPr>
        <w:commentReference w:id="49"/>
      </w:r>
      <w:moveTo w:id="51" w:author="Jacob Cram" w:date="2021-10-01T15:20:00Z">
        <w:r>
          <w:t xml:space="preserve"> Models and chemical data</w:t>
        </w:r>
      </w:moveTo>
      <w:ins w:id="52" w:author="Jacob Cram" w:date="2021-10-09T19:57:00Z">
        <w:r w:rsidR="00144112">
          <w:t xml:space="preserve"> </w:t>
        </w:r>
        <w:del w:id="53" w:author="Clara Fuchsman" w:date="2021-10-16T15:46:00Z">
          <w:r w:rsidR="00144112" w:rsidDel="00E8008B">
            <w:delText xml:space="preserve">are </w:delText>
          </w:r>
        </w:del>
        <w:r w:rsidR="00144112">
          <w:t>provid</w:t>
        </w:r>
      </w:ins>
      <w:ins w:id="54" w:author="Clara Fuchsman" w:date="2021-10-16T15:46:00Z">
        <w:r w:rsidR="00E8008B">
          <w:t>e</w:t>
        </w:r>
      </w:ins>
      <w:ins w:id="55" w:author="Jacob Cram" w:date="2021-10-09T19:57:00Z">
        <w:del w:id="56" w:author="Clara Fuchsman" w:date="2021-10-16T15:46:00Z">
          <w:r w:rsidR="00144112" w:rsidDel="00E8008B">
            <w:delText>ing</w:delText>
          </w:r>
        </w:del>
        <w:r w:rsidR="00144112">
          <w:t xml:space="preserve"> clues about the ongoing </w:t>
        </w:r>
      </w:ins>
      <w:ins w:id="57" w:author="Jacob Cram" w:date="2021-10-09T19:58:00Z">
        <w:r w:rsidR="00144112">
          <w:t>and potential impacts of these changes. Recent data informed models</w:t>
        </w:r>
      </w:ins>
      <w:moveTo w:id="58" w:author="Jacob Cram" w:date="2021-10-01T15:20:00Z">
        <w:r>
          <w:t xml:space="preserve"> suggest that ODZs may enhance carbon transport to the deep ocean, by inhibiting microbial degradation of sinking marine particles </w:t>
        </w:r>
        <w:r>
          <w:fldChar w:fldCharType="begin"/>
        </w:r>
        <w:r>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fldChar w:fldCharType="separate"/>
        </w:r>
        <w:r w:rsidRPr="00DF46B2">
          <w:t>(Cram et al., 2018)</w:t>
        </w:r>
        <w:r>
          <w:fldChar w:fldCharType="end"/>
        </w:r>
        <w:r>
          <w:t xml:space="preserve">. However, biological organic matter transport is also modulated by zooplankton whose interactions with particle flux in pelagic ODZs </w:t>
        </w:r>
        <w:commentRangeStart w:id="59"/>
        <w:commentRangeStart w:id="60"/>
        <w:r>
          <w:t>are only beginning to be</w:t>
        </w:r>
      </w:moveTo>
      <w:ins w:id="61" w:author="Jacob Cram" w:date="2021-10-09T19:59:00Z">
        <w:r w:rsidR="00CE0605">
          <w:t xml:space="preserve"> quantitatively</w:t>
        </w:r>
      </w:ins>
      <w:moveTo w:id="62" w:author="Jacob Cram" w:date="2021-10-01T15:20:00Z">
        <w:r>
          <w:t xml:space="preserve"> explored </w:t>
        </w:r>
      </w:moveTo>
      <w:commentRangeEnd w:id="59"/>
      <w:r w:rsidR="00144112">
        <w:rPr>
          <w:rStyle w:val="CommentReference"/>
        </w:rPr>
        <w:commentReference w:id="59"/>
      </w:r>
      <w:commentRangeEnd w:id="60"/>
      <w:r w:rsidR="00CE0605">
        <w:rPr>
          <w:rStyle w:val="CommentReference"/>
        </w:rPr>
        <w:commentReference w:id="60"/>
      </w:r>
      <w:moveTo w:id="64" w:author="Jacob Cram" w:date="2021-10-01T15:20:00Z">
        <w:r>
          <w:fldChar w:fldCharType="begin"/>
        </w:r>
        <w:r>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fldChar w:fldCharType="separate"/>
        </w:r>
        <w:r w:rsidRPr="00DF46B2">
          <w:t>(Kiko et al., 2020)</w:t>
        </w:r>
        <w:r>
          <w:fldChar w:fldCharType="end"/>
        </w:r>
        <w:commentRangeStart w:id="65"/>
        <w:r>
          <w:t>.</w:t>
        </w:r>
        <w:commentRangeEnd w:id="65"/>
        <w:r>
          <w:rPr>
            <w:rStyle w:val="CommentReference"/>
          </w:rPr>
          <w:commentReference w:id="65"/>
        </w:r>
      </w:moveTo>
    </w:p>
    <w:moveToRangeEnd w:id="32"/>
    <w:p w14:paraId="00000018" w14:textId="4BEF48E4" w:rsidR="00104E87" w:rsidRDefault="00104E87" w:rsidP="00EF63F8"/>
    <w:p w14:paraId="7DD27884" w14:textId="319E6711" w:rsidR="00C201F4" w:rsidRDefault="004D045E" w:rsidP="00EF63F8">
      <w:pPr>
        <w:rPr>
          <w:ins w:id="66" w:author="Jacob Cram" w:date="2021-10-01T15:31:00Z"/>
        </w:rPr>
      </w:pPr>
      <w:commentRangeStart w:id="67"/>
      <w:r>
        <w:t xml:space="preserve">Zooplankton </w:t>
      </w:r>
      <w:commentRangeEnd w:id="67"/>
      <w:r w:rsidR="00A87914">
        <w:rPr>
          <w:rStyle w:val="CommentReference"/>
        </w:rPr>
        <w:commentReference w:id="67"/>
      </w:r>
      <w:r>
        <w:t xml:space="preserve">modulate carbon flux through the mesopelagic </w:t>
      </w:r>
      <w:r w:rsidR="00B73EBD">
        <w:fldChar w:fldCharType="begin"/>
      </w:r>
      <w:r w:rsidR="00DF46B2">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DF46B2" w:rsidRPr="00DF46B2">
        <w:t>(Jackson &amp; Burd, 2001; Steinberg &amp; Landry, 2017; Turner, 2015)</w:t>
      </w:r>
      <w:r w:rsidR="00B73EBD">
        <w:fldChar w:fldCharType="end"/>
      </w:r>
      <w:r w:rsidR="007B69A1">
        <w:t>,</w:t>
      </w:r>
      <w:r>
        <w:t xml:space="preserve"> and by extension the </w:t>
      </w:r>
      <w:commentRangeStart w:id="68"/>
      <w:commentRangeStart w:id="69"/>
      <w:del w:id="70" w:author="Jacob Cram" w:date="2021-10-09T17:08:00Z">
        <w:r w:rsidDel="00FD75C4">
          <w:delText xml:space="preserve">efficiency </w:delText>
        </w:r>
      </w:del>
      <w:ins w:id="71" w:author="Jacob Cram" w:date="2021-10-09T17:08:00Z">
        <w:r w:rsidR="00FD75C4">
          <w:t xml:space="preserve">export efficiency and transfer efficiency </w:t>
        </w:r>
      </w:ins>
      <w:r>
        <w:t xml:space="preserve">of the biological pump </w:t>
      </w:r>
      <w:commentRangeEnd w:id="68"/>
      <w:r w:rsidR="004A476E">
        <w:rPr>
          <w:rStyle w:val="CommentReference"/>
        </w:rPr>
        <w:commentReference w:id="68"/>
      </w:r>
      <w:commentRangeEnd w:id="69"/>
      <w:r w:rsidR="00FD75C4">
        <w:rPr>
          <w:rStyle w:val="CommentReference"/>
        </w:rPr>
        <w:commentReference w:id="69"/>
      </w:r>
      <w:r w:rsidR="009E7DEC">
        <w:fldChar w:fldCharType="begin"/>
      </w:r>
      <w:r w:rsidR="00DF46B2">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DF46B2" w:rsidRPr="00DF46B2">
        <w:t>(Archibald et al., 2019; Cavan et al., 2017)</w:t>
      </w:r>
      <w:r w:rsidR="009E7DEC">
        <w:fldChar w:fldCharType="end"/>
      </w:r>
      <w:ins w:id="73" w:author="Jacob Cram" w:date="2021-10-01T15:21:00Z">
        <w:r w:rsidR="00743FA3">
          <w:t>, in three</w:t>
        </w:r>
        <w:r w:rsidR="00E82633">
          <w:t xml:space="preserve"> key</w:t>
        </w:r>
        <w:r w:rsidR="00743FA3">
          <w:t xml:space="preserve"> ways, each of which </w:t>
        </w:r>
      </w:ins>
      <w:ins w:id="74" w:author="Jacob Cram" w:date="2021-10-01T15:22:00Z">
        <w:r w:rsidR="00E82633">
          <w:t>could in principle</w:t>
        </w:r>
      </w:ins>
      <w:ins w:id="75" w:author="Jacob Cram" w:date="2021-10-01T15:21:00Z">
        <w:r w:rsidR="00743FA3">
          <w:t xml:space="preserve"> be affected by </w:t>
        </w:r>
        <w:r w:rsidR="00E82633">
          <w:t>ocean oxygen concentrations</w:t>
        </w:r>
      </w:ins>
      <w:ins w:id="76" w:author="Jacob Cram" w:date="2021-10-08T15:59:00Z">
        <w:r>
          <w:t xml:space="preserve">. </w:t>
        </w:r>
      </w:ins>
      <w:ins w:id="77" w:author="Jacob Cram" w:date="2021-10-01T15:28:00Z">
        <w:r w:rsidR="00C201F4">
          <w:t>These are</w:t>
        </w:r>
      </w:ins>
      <w:ins w:id="78" w:author="Jacob Cram" w:date="2021-10-01T15:30:00Z">
        <w:r w:rsidR="00C201F4">
          <w:t>:</w:t>
        </w:r>
      </w:ins>
      <w:ins w:id="79" w:author="Jacob Cram" w:date="2021-10-01T15:28:00Z">
        <w:r w:rsidR="00C201F4">
          <w:t xml:space="preserve"> </w:t>
        </w:r>
      </w:ins>
    </w:p>
    <w:p w14:paraId="5B7A60A6" w14:textId="0E02C4C5" w:rsidR="00C201F4" w:rsidRDefault="00C201F4" w:rsidP="00EF63F8">
      <w:pPr>
        <w:rPr>
          <w:ins w:id="80" w:author="Jacob Cram" w:date="2021-10-01T15:31:00Z"/>
        </w:rPr>
      </w:pPr>
      <w:ins w:id="81" w:author="Jacob Cram" w:date="2021-10-01T15:29:00Z">
        <w:r>
          <w:lastRenderedPageBreak/>
          <w:t xml:space="preserve">(1) </w:t>
        </w:r>
      </w:ins>
      <w:ins w:id="82" w:author="Jacob Cram" w:date="2021-10-01T15:31:00Z">
        <w:r>
          <w:rPr>
            <w:i/>
            <w:iCs/>
          </w:rPr>
          <w:t>A</w:t>
        </w:r>
      </w:ins>
      <w:ins w:id="83" w:author="Jacob Cram" w:date="2021-10-01T15:30:00Z">
        <w:r>
          <w:rPr>
            <w:i/>
            <w:iCs/>
          </w:rPr>
          <w:t>ctive transport</w:t>
        </w:r>
      </w:ins>
      <w:ins w:id="84" w:author="Jacob Cram" w:date="2021-10-01T15:36:00Z">
        <w:r w:rsidR="00822226">
          <w:t xml:space="preserve">: </w:t>
        </w:r>
      </w:ins>
      <w:ins w:id="85" w:author="Jacob Cram" w:date="2021-10-01T15:40:00Z">
        <w:r w:rsidR="00FA164D">
          <w:t xml:space="preserve">Zooplankton migrate between the surface and </w:t>
        </w:r>
      </w:ins>
      <w:ins w:id="86" w:author="Jacob Cram" w:date="2021-10-03T09:47:00Z">
        <w:r w:rsidR="00084CDA">
          <w:t>mesopelagic</w:t>
        </w:r>
      </w:ins>
      <w:ins w:id="87" w:author="Jacob Cram" w:date="2021-10-01T15:40:00Z">
        <w:r w:rsidR="00FA164D">
          <w:t xml:space="preserve">, consuming plankton and particles in the surface and releasing </w:t>
        </w:r>
      </w:ins>
      <w:ins w:id="88" w:author="Clara Fuchsman" w:date="2021-10-16T15:50:00Z">
        <w:r w:rsidR="000B157A">
          <w:t>p</w:t>
        </w:r>
      </w:ins>
      <w:ins w:id="89" w:author="Clara Fuchsman" w:date="2021-10-16T15:49:00Z">
        <w:r w:rsidR="000B157A">
          <w:t>articulate organic carbon (</w:t>
        </w:r>
      </w:ins>
      <w:ins w:id="90" w:author="Jacob Cram" w:date="2021-10-01T15:41:00Z">
        <w:r w:rsidR="00FA164D">
          <w:t>POC</w:t>
        </w:r>
      </w:ins>
      <w:ins w:id="91" w:author="Clara Fuchsman" w:date="2021-10-16T15:49:00Z">
        <w:r w:rsidR="000B157A">
          <w:t>)</w:t>
        </w:r>
      </w:ins>
      <w:ins w:id="92" w:author="Jacob Cram" w:date="2021-10-01T15:41:00Z">
        <w:r w:rsidR="00FA164D">
          <w:t xml:space="preserve">, </w:t>
        </w:r>
      </w:ins>
      <w:ins w:id="93" w:author="Clara Fuchsman" w:date="2021-10-16T15:49:00Z">
        <w:r w:rsidR="000B157A">
          <w:t>dissolved organic C (</w:t>
        </w:r>
      </w:ins>
      <w:ins w:id="94" w:author="Jacob Cram" w:date="2021-10-01T15:41:00Z">
        <w:r w:rsidR="00FA164D">
          <w:t>DOC</w:t>
        </w:r>
      </w:ins>
      <w:ins w:id="95" w:author="Clara Fuchsman" w:date="2021-10-16T15:49:00Z">
        <w:r w:rsidR="000B157A">
          <w:t>)</w:t>
        </w:r>
      </w:ins>
      <w:ins w:id="96" w:author="Jacob Cram" w:date="2021-10-01T15:41:00Z">
        <w:r w:rsidR="00FA164D">
          <w:t>, resp</w:t>
        </w:r>
      </w:ins>
      <w:ins w:id="97" w:author="Clara Fuchsman" w:date="2021-10-16T15:47:00Z">
        <w:r w:rsidR="00E8008B">
          <w:t>i</w:t>
        </w:r>
      </w:ins>
      <w:ins w:id="98" w:author="Jacob Cram" w:date="2021-10-01T15:41:00Z">
        <w:del w:id="99" w:author="Clara Fuchsman" w:date="2021-10-16T15:47:00Z">
          <w:r w:rsidR="00FA164D" w:rsidDel="00E8008B">
            <w:delText>e</w:delText>
          </w:r>
        </w:del>
        <w:r w:rsidR="00FA164D">
          <w:t>ratory CO</w:t>
        </w:r>
        <w:r w:rsidR="00FA164D" w:rsidRPr="00E8008B">
          <w:rPr>
            <w:vertAlign w:val="subscript"/>
            <w:rPrChange w:id="100" w:author="Clara Fuchsman" w:date="2021-10-16T15:47:00Z">
              <w:rPr/>
            </w:rPrChange>
          </w:rPr>
          <w:t>2</w:t>
        </w:r>
        <w:r w:rsidR="00FA164D">
          <w:t>, and zooplankton carcasses at depth</w:t>
        </w:r>
      </w:ins>
      <w:ins w:id="101" w:author="Clara Fuchsman" w:date="2021-10-16T15:48:00Z">
        <w:r w:rsidR="00E8008B">
          <w:t xml:space="preserve"> </w:t>
        </w:r>
      </w:ins>
      <w:moveToRangeStart w:id="102" w:author="Jacob Cram" w:date="2021-10-03T09:47:00Z" w:name="move84146865"/>
      <w:moveTo w:id="103" w:author="Jacob Cram" w:date="2021-10-03T09:47:00Z">
        <w:r w:rsidR="00084CDA">
          <w:fldChar w:fldCharType="begin"/>
        </w:r>
        <w:r w:rsidR="00084CDA">
          <w: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084CDA">
          <w:fldChar w:fldCharType="separate"/>
        </w:r>
        <w:r w:rsidR="00084CDA" w:rsidRPr="00DF46B2">
          <w:t>(Archibald et al., 2019; Bianchi et al., 2013; Hannides et al., 2009; Steinberg et al., 2000; Stukel et al., 2018, 2019)</w:t>
        </w:r>
        <w:r w:rsidR="00084CDA">
          <w:fldChar w:fldCharType="end"/>
        </w:r>
      </w:moveTo>
      <w:moveToRangeEnd w:id="102"/>
      <w:ins w:id="104" w:author="Jacob Cram" w:date="2021-10-01T15:41:00Z">
        <w:r w:rsidR="00FA164D">
          <w:t>. In this manuscript, which focus</w:t>
        </w:r>
      </w:ins>
      <w:ins w:id="105" w:author="Jacob Cram" w:date="2021-10-01T15:42:00Z">
        <w:r w:rsidR="00FA164D">
          <w:t xml:space="preserve">es on particles only, we only consider </w:t>
        </w:r>
        <w:commentRangeStart w:id="106"/>
        <w:r w:rsidR="00FA164D">
          <w:t>DOC</w:t>
        </w:r>
      </w:ins>
      <w:commentRangeEnd w:id="106"/>
      <w:r w:rsidR="000B157A">
        <w:rPr>
          <w:rStyle w:val="CommentReference"/>
        </w:rPr>
        <w:commentReference w:id="106"/>
      </w:r>
      <w:ins w:id="107" w:author="Jacob Cram" w:date="2021-10-01T15:42:00Z">
        <w:r w:rsidR="00FA164D">
          <w:t xml:space="preserve"> and carcass production, which </w:t>
        </w:r>
        <w:r w:rsidR="0079676E">
          <w:t>cause particles to “appear” in the midwater.</w:t>
        </w:r>
      </w:ins>
      <w:ins w:id="108" w:author="Jacob Cram" w:date="2021-10-01T15:36:00Z">
        <w:r w:rsidR="00822226">
          <w:t xml:space="preserve"> </w:t>
        </w:r>
      </w:ins>
    </w:p>
    <w:p w14:paraId="7CDCFAB8" w14:textId="7C0D69C8" w:rsidR="0079676E" w:rsidRDefault="00C201F4" w:rsidP="00EF63F8">
      <w:pPr>
        <w:rPr>
          <w:ins w:id="109" w:author="Jacob Cram" w:date="2021-10-01T15:45:00Z"/>
        </w:rPr>
      </w:pPr>
      <w:ins w:id="110" w:author="Jacob Cram" w:date="2021-10-01T15:31:00Z">
        <w:r>
          <w:t xml:space="preserve">(2) </w:t>
        </w:r>
      </w:ins>
      <w:ins w:id="111" w:author="Jacob Cram" w:date="2021-10-01T15:32:00Z">
        <w:r>
          <w:rPr>
            <w:i/>
            <w:iCs/>
          </w:rPr>
          <w:t>R</w:t>
        </w:r>
      </w:ins>
      <w:ins w:id="112" w:author="Jacob Cram" w:date="2021-10-01T15:31:00Z">
        <w:r>
          <w:rPr>
            <w:i/>
            <w:iCs/>
          </w:rPr>
          <w:t>epackaging</w:t>
        </w:r>
      </w:ins>
      <w:ins w:id="113" w:author="Jacob Cram" w:date="2021-10-01T15:35:00Z">
        <w:r w:rsidR="00822226">
          <w:t xml:space="preserve">: </w:t>
        </w:r>
      </w:ins>
      <w:ins w:id="114" w:author="Jacob Cram" w:date="2021-10-01T15:42:00Z">
        <w:r w:rsidR="0079676E">
          <w:t>Zooplankton</w:t>
        </w:r>
      </w:ins>
      <w:ins w:id="115" w:author="Jacob Cram" w:date="2021-10-01T15:43:00Z">
        <w:r w:rsidR="0079676E">
          <w:t xml:space="preserve"> fecal pellets have different physical pro</w:t>
        </w:r>
      </w:ins>
      <w:ins w:id="116" w:author="Clara Fuchsman" w:date="2021-10-16T15:50:00Z">
        <w:r w:rsidR="000B157A">
          <w:t>p</w:t>
        </w:r>
      </w:ins>
      <w:ins w:id="117" w:author="Jacob Cram" w:date="2021-10-01T15:43:00Z">
        <w:r w:rsidR="0079676E">
          <w:t xml:space="preserve">erties than </w:t>
        </w:r>
        <w:commentRangeStart w:id="118"/>
        <w:r w:rsidR="0079676E">
          <w:t xml:space="preserve">the pellets </w:t>
        </w:r>
      </w:ins>
      <w:commentRangeEnd w:id="118"/>
      <w:r w:rsidR="000B157A">
        <w:rPr>
          <w:rStyle w:val="CommentReference"/>
        </w:rPr>
        <w:commentReference w:id="118"/>
      </w:r>
      <w:ins w:id="119" w:author="Jacob Cram" w:date="2021-10-01T15:43:00Z">
        <w:r w:rsidR="0079676E">
          <w:t xml:space="preserve">and plankton that they </w:t>
        </w:r>
        <w:del w:id="120" w:author="Clara Fuchsman" w:date="2021-10-16T15:50:00Z">
          <w:r w:rsidR="0079676E" w:rsidDel="000B157A">
            <w:delText>consume</w:delText>
          </w:r>
        </w:del>
      </w:ins>
      <w:ins w:id="121" w:author="Jacob Cram" w:date="2021-10-03T09:47:00Z">
        <w:del w:id="122" w:author="Clara Fuchsman" w:date="2021-10-16T15:50:00Z">
          <w:r w:rsidR="00084CDA" w:rsidRPr="00084CDA" w:rsidDel="000B157A">
            <w:delText xml:space="preserve"> </w:delText>
          </w:r>
        </w:del>
        <w:r w:rsidR="00084CDA">
          <w:t xml:space="preserve">ingest </w:t>
        </w:r>
        <w:r w:rsidR="00084CDA">
          <w:fldChar w:fldCharType="begin"/>
        </w:r>
        <w:r w:rsidR="00084CDA">
          <w: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084CDA">
          <w:fldChar w:fldCharType="separate"/>
        </w:r>
        <w:r w:rsidR="00084CDA" w:rsidRPr="00DF46B2">
          <w:t>(Wilson et al., 2008)</w:t>
        </w:r>
        <w:r w:rsidR="00084CDA">
          <w:fldChar w:fldCharType="end"/>
        </w:r>
      </w:ins>
      <w:ins w:id="123" w:author="Jacob Cram" w:date="2021-10-01T15:43:00Z">
        <w:r w:rsidR="0079676E">
          <w:t>. In this paper we define</w:t>
        </w:r>
      </w:ins>
      <w:ins w:id="124" w:author="Jacob Cram" w:date="2021-10-01T15:44:00Z">
        <w:r w:rsidR="0079676E">
          <w:t xml:space="preserve"> repackaging</w:t>
        </w:r>
      </w:ins>
      <w:ins w:id="125" w:author="Jacob Cram" w:date="2021-10-01T15:43:00Z">
        <w:r w:rsidR="0079676E">
          <w:t xml:space="preserve"> </w:t>
        </w:r>
      </w:ins>
      <w:ins w:id="126" w:author="Jacob Cram" w:date="2021-10-01T15:44:00Z">
        <w:r w:rsidR="0079676E">
          <w:t xml:space="preserve">as zooplankton feeding in the </w:t>
        </w:r>
        <w:commentRangeStart w:id="127"/>
        <w:r w:rsidR="0079676E">
          <w:t>mesopel</w:t>
        </w:r>
        <w:del w:id="128" w:author="Clara Fuchsman" w:date="2021-10-16T15:51:00Z">
          <w:r w:rsidR="0079676E" w:rsidDel="000B157A">
            <w:delText>e</w:delText>
          </w:r>
        </w:del>
      </w:ins>
      <w:ins w:id="129" w:author="Clara Fuchsman" w:date="2021-10-16T15:51:00Z">
        <w:r w:rsidR="000B157A">
          <w:t>a</w:t>
        </w:r>
      </w:ins>
      <w:ins w:id="130" w:author="Jacob Cram" w:date="2021-10-01T15:44:00Z">
        <w:r w:rsidR="0079676E">
          <w:t>gic</w:t>
        </w:r>
      </w:ins>
      <w:commentRangeEnd w:id="127"/>
      <w:r w:rsidR="000B157A">
        <w:rPr>
          <w:rStyle w:val="CommentReference"/>
        </w:rPr>
        <w:commentReference w:id="127"/>
      </w:r>
      <w:ins w:id="131" w:author="Jacob Cram" w:date="2021-10-01T15:44:00Z">
        <w:r w:rsidR="0079676E">
          <w:t xml:space="preserve"> and producing fecal pellets, </w:t>
        </w:r>
      </w:ins>
      <w:ins w:id="132" w:author="Jacob Cram" w:date="2021-10-11T17:57:00Z">
        <w:r w:rsidR="005127C5">
          <w:t>effectively</w:t>
        </w:r>
      </w:ins>
      <w:ins w:id="133" w:author="Jacob Cram" w:date="2021-10-01T15:45:00Z">
        <w:r w:rsidR="0079676E">
          <w:t xml:space="preserve"> aggregating POM.</w:t>
        </w:r>
      </w:ins>
    </w:p>
    <w:p w14:paraId="00000019" w14:textId="68F9A7DB" w:rsidR="00104E87" w:rsidRDefault="0079676E" w:rsidP="00EF63F8">
      <w:ins w:id="134" w:author="Jacob Cram" w:date="2021-10-01T15:45:00Z">
        <w:r>
          <w:t xml:space="preserve">(3) </w:t>
        </w:r>
        <w:r w:rsidRPr="0079676E">
          <w:rPr>
            <w:i/>
            <w:iCs/>
            <w:rPrChange w:id="135" w:author="Jacob Cram" w:date="2021-10-01T15:46:00Z">
              <w:rPr/>
            </w:rPrChange>
          </w:rPr>
          <w:t>Disaggregation</w:t>
        </w:r>
        <w:r>
          <w:t>:</w:t>
        </w:r>
      </w:ins>
      <w:ins w:id="136" w:author="Jacob Cram" w:date="2021-10-01T15:46:00Z">
        <w:r>
          <w:t xml:space="preserve"> Zooplankton break large particles into smaller ones in two ways</w:t>
        </w:r>
      </w:ins>
      <w:ins w:id="137" w:author="Jacob Cram" w:date="2021-10-01T15:47:00Z">
        <w:r>
          <w:t xml:space="preserve"> – by </w:t>
        </w:r>
        <w:commentRangeStart w:id="138"/>
        <w:proofErr w:type="spellStart"/>
        <w:r w:rsidR="00314489">
          <w:t>Coprorhexy</w:t>
        </w:r>
      </w:ins>
      <w:proofErr w:type="spellEnd"/>
      <w:ins w:id="139" w:author="Jacob Cram" w:date="2021-10-03T09:50:00Z">
        <w:r w:rsidR="00084CDA">
          <w:t xml:space="preserve"> </w:t>
        </w:r>
      </w:ins>
      <w:commentRangeEnd w:id="138"/>
      <w:r w:rsidR="000B157A">
        <w:rPr>
          <w:rStyle w:val="CommentReference"/>
        </w:rPr>
        <w:commentReference w:id="138"/>
      </w:r>
      <w:ins w:id="140" w:author="Jacob Cram" w:date="2021-10-03T09:50:00Z">
        <w:r w:rsidR="00084CDA">
          <w:t>(also sometimes called sloppy feeding)</w:t>
        </w:r>
      </w:ins>
      <w:ins w:id="141" w:author="Jacob Cram" w:date="2021-10-01T15:47:00Z">
        <w:r w:rsidR="00314489">
          <w:t xml:space="preserve"> in which </w:t>
        </w:r>
      </w:ins>
      <w:ins w:id="142" w:author="Jacob Cram" w:date="2021-10-01T15:48:00Z">
        <w:r w:rsidR="00314489">
          <w:t>the break particles apart while feeding on them</w:t>
        </w:r>
      </w:ins>
      <w:ins w:id="143" w:author="Jacob Cram" w:date="2021-10-03T09:48:00Z">
        <w:r w:rsidR="00084CDA">
          <w:t xml:space="preserve"> </w:t>
        </w:r>
      </w:ins>
      <w:ins w:id="144" w:author="Jacob Cram" w:date="2021-10-08T15:59:00Z">
        <w:r w:rsidR="0067346A">
          <w:fldChar w:fldCharType="begin"/>
        </w:r>
        <w:r w:rsidR="0067346A">
          <w:instrText xml:space="preserve"> ADDIN ZOTERO_ITEM CSL_CITATION {"citationID":"rTmUxCSi","properties":{"formattedCitation":"(Lampitt et al., 1990; Noji et al., 1991; Poulsen &amp; Ki\\uc0\\u248{}rboe, 2005)","plainCitation":"(Lampitt et al., 1990; Noji et al., 1991; Poulsen &amp; Kiørboe, 2005)","noteIndex":0},"citationItems":[{"id":9006,"uris":["http://zotero.org/users/158097/items/R7LASUHS"],"uri":["http://zotero.org/users/158097/items/R7LASUHS"],"itemData":{"id":9006,"type":"article-journal","abstract":"Copepod faecal pellets have often been considered as rapid transporters of material out of the euphotic zone. Laboratory experiments on their degradation and sinking rates support this view, but field data on the distribution and flux of pellets through the water colomn present contradictory evidence. We suggest that due to the exclusion of metazoans from previously published degradation experiments, such studies may have little relevance to the natural environments. In 1987/1988 we carried out experiments using adult copepods of mixed species but dominated byCentropages hamatus collected in Kiel Bight (FRG). We have demonstrated that copepods can be highly adept at breaking up their own pellets while ingesting only a small proportion, a behaviour we define as “coprorhexy”. The microbiota is probably unable to cause significant modification to faecal pellets before they are fragmented within a few hours of their production. Thereafter, microbial remineralisation will become important. Many of the “difficult” field data can be readily explained if the process of coprorhexy is taken into account and, indeed, breakage of large particles by crustacean zooplankton may be an important process in modifying material transport in the ocean. Copepods appear to perform coprorhexy by removing the peritrophic membrane with its attached bacterial flora and this may then be ingested. We speculate on the nutritional value of such a behaviour and the possible significance of “ghost” pellets, consisting of a membrane with little or no apparent solid content.","container-title":"Marine Biology","DOI":"10.1007/BF01313152","ISSN":"1432-1793","issue":"1","journalAbbreviation":"Mar. Biol.","language":"en","page":"15-23","source":"Springer Link","title":"What happens to zooplankton faecal pellets? Implications for material flux","title-short":"What happens to zooplankton faecal pellets?","volume":"104","author":[{"family":"Lampitt","given":"R. S."},{"family":"Noji","given":"T."},{"family":"Bodungen","given":"B.","non-dropping-particle":"von"}],"issued":{"date-parts":[["1990",2,1]]}}},{"id":9939,"uris":["http://zotero.org/users/158097/items/TA4DIWMS"],"uri":["http://zotero.org/users/158097/items/TA4DIWMS"],"itemData":{"id":9939,"type":"article-journal","abstract":"Experiments involving three species of copepods(Acartia clausi Giesbrecht 1889, Pseudocalanus elongatus Boeck 1872 and Calanusfinmarchicus Gunnerus 1765) incubated with freshly produced copepod faecal material were conducted and analyzed using automatic image analysis. For two species (A. clausi and C. finmarchicus) the bulk of faecal material was not ingested but was fragmented. This process, coprorhexy, was accompanied by a shift toward smaller particles in the particle size-spectrum. Increases in total volume of the faecal particles after incubation with these copepods led us to propose a process which we refer to as 'coprochaly', derived from the Greek xot/Vaoio,(a loosening, as of bandages). Coprochaly was promoted by manipulation of the faecal material by the copepods. For the third species (P.elongatus) coprorhexy and coprochaly were coupled with coprophagy (ingestion of faecal material). Calculations indicated that the combined effect of coprorhexy and coprochaly reduced sinking velocities of the faecal particles by up to 50%. These processes increase pelagic residency time of particles, increase substrate area for aerobic microbes and presumably enhance remineralization of particulate organic matter.","container-title":"Journal of the Marine Biological Association of the United Kingdom","DOI":"10.1017/S0025315400051717","ISSN":"1469-7769, 0025-3154","issue":"2","language":"en","note":"publisher: Cambridge University Press","page":"465-480","source":"Cambridge University Press","title":"Image Analysis of Faecal Material Grazed Upon by Three Species Of Copepods: Evidence For Coprorhexy, Coprophagy and Coprochaly","title-short":"Image Analysis of Faecal Material Grazed Upon by Three Species Of Copepods","volume":"71","author":[{"family":"Noji","given":"Thomas T."},{"family":"Estep","given":"Kenneth W."},{"family":"Macintyre","given":"Ferren"},{"family":"Norrbin","given":"Fredrika"}],"issued":{"date-parts":[["1991",5]]}}},{"id":9941,"uris":["http://zotero.org/users/158097/items/YDU7M282"],"uri":["http://zotero.org/users/158097/items/YDU7M282"],"itemData":{"id":9941,"type":"article-journal","abstract":"Decades of sediment trap studies have revealed that zooplankton fecal pellets constitute a much smaller fraction of the sedimentary flux than expected from the abundance of copepods and their anticipated production rates of fecal pellets. The explanation for this is thought to be coprophagy (ingestion) of fecal pellets by copepods. We examined fecal pellet clearance rate of Acartia tonsa and Temora longicornis and feeding behaviour of A. tonsa. Pellet clearance rates in A. tonsa and T. longicornis females were similar but low on their own pellets (11 to 22 ml female–1 d–1). Our own data together with observations compiled from the literature revealed that copepod fecal pellet clearance rates decrease with increasing relative pellet size and that all species can be described by a common relationship. In A. tonsa, the presence of alternative phytoplankton food increased pellet clearance rate. Direct observations revealed that this was accomplished through the modulating effect of phytoplankton on the feeding behaviour. In the absence of phytoplankton, A. tonsa is nonmotile but perceives sinking fecal pellets at distance. However, only a small fraction of the pellets that came within detection distance elicited an attack. In the presence of phytoplankton food, A. tonsa switched to suspension feeding, and all fecal pellets entrained in the feeding current were encountered. Independent of the feeding mode, fecal pellets were mainly degraded by fragmentation during rejection and only a small fraction was actually ingested (5%). The main impact of A. tonsa on the vertical flux of fecal pellets is therefore through coprorhexy (fragmentation) turning fecal pellets into smaller, slower-sinking particles.","container-title":"Marine Ecology Progress Series","DOI":"10.3354/meps299217","ISSN":"0171-8630, 1616-1599","journalAbbreviation":"Mar. Ecol. Prog. Ser.","language":"en","page":"217-227","source":"DOI.org (Crossref)","title":"Coprophagy and coprorhexy in the copepods Acartia tonsa and Temora longicornis: clearance rates and feeding behaviour","title-short":"Coprophagy and coprorhexy in the copepods Acartia tonsa and Temora longicornis","volume":"299","author":[{"family":"Poulsen","given":"Lk"},{"family":"Kiørboe","given":"T"}],"issued":{"date-parts":[["2005"]]}}}],"schema":"https://github.com/citation-style-language/schema/raw/master/csl-citation.json"} </w:instrText>
        </w:r>
        <w:r w:rsidR="0067346A">
          <w:fldChar w:fldCharType="separate"/>
        </w:r>
        <w:r w:rsidR="0067346A" w:rsidRPr="0067346A">
          <w:rPr>
            <w:szCs w:val="24"/>
          </w:rPr>
          <w:t>(Lampitt et al., 1990; Noji et al., 1991; Poulsen &amp; Kiørboe, 2005)</w:t>
        </w:r>
        <w:r w:rsidR="0067346A">
          <w:fldChar w:fldCharType="end"/>
        </w:r>
      </w:ins>
      <w:ins w:id="145" w:author="Jacob Cram" w:date="2021-10-01T15:48:00Z">
        <w:r w:rsidR="00314489">
          <w:t xml:space="preserve">, and by generating </w:t>
        </w:r>
        <w:commentRangeStart w:id="146"/>
        <w:r w:rsidR="00314489">
          <w:t>turbul</w:t>
        </w:r>
        <w:del w:id="147" w:author="Clara Fuchsman" w:date="2021-10-16T15:52:00Z">
          <w:r w:rsidR="00314489" w:rsidDel="000B157A">
            <w:delText>a</w:delText>
          </w:r>
        </w:del>
      </w:ins>
      <w:ins w:id="148" w:author="Clara Fuchsman" w:date="2021-10-16T15:52:00Z">
        <w:r w:rsidR="000B157A">
          <w:t>e</w:t>
        </w:r>
      </w:ins>
      <w:ins w:id="149" w:author="Jacob Cram" w:date="2021-10-01T15:48:00Z">
        <w:r w:rsidR="00314489">
          <w:t>nce</w:t>
        </w:r>
      </w:ins>
      <w:commentRangeEnd w:id="146"/>
      <w:r w:rsidR="000B157A">
        <w:rPr>
          <w:rStyle w:val="CommentReference"/>
        </w:rPr>
        <w:commentReference w:id="146"/>
      </w:r>
      <w:ins w:id="150" w:author="Jacob Cram" w:date="2021-10-01T15:48:00Z">
        <w:r w:rsidR="00314489">
          <w:t xml:space="preserve"> while they swim</w:t>
        </w:r>
      </w:ins>
      <w:ins w:id="151" w:author="Jacob Cram" w:date="2021-10-03T09:52:00Z">
        <w:r w:rsidR="0067346A">
          <w:t xml:space="preserve"> </w:t>
        </w:r>
      </w:ins>
      <w:ins w:id="152" w:author="Jacob Cram" w:date="2021-10-08T15:59:00Z">
        <w:r w:rsidR="0067346A">
          <w:fldChar w:fldCharType="begin"/>
        </w:r>
        <w:r w:rsidR="0067346A">
          <w:instrText xml:space="preserve"> ADDIN ZOTERO_ITEM CSL_CITATION {"citationID":"Hf77IXzj","properties":{"formattedCitation":"(Dilling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67346A">
          <w:fldChar w:fldCharType="separate"/>
        </w:r>
        <w:r w:rsidR="0067346A" w:rsidRPr="0067346A">
          <w:t>(Dilling &amp; Alldredge, 2000; Goldthwait et al., 2005)</w:t>
        </w:r>
        <w:r w:rsidR="0067346A">
          <w:fldChar w:fldCharType="end"/>
        </w:r>
      </w:ins>
      <w:ins w:id="153" w:author="Jacob Cram" w:date="2021-10-01T15:48:00Z">
        <w:r w:rsidR="00314489">
          <w:t>.</w:t>
        </w:r>
      </w:ins>
      <w:del w:id="154" w:author="September" w:date="2021-10-08T15:59:00Z">
        <w:r w:rsidR="004D045E">
          <w:delText>.</w:delText>
        </w:r>
      </w:del>
      <w:ins w:id="155" w:author="Jacob Cram" w:date="2021-10-01T15:42:00Z">
        <w:r w:rsidR="004D045E">
          <w:t xml:space="preserve"> </w:t>
        </w:r>
      </w:ins>
      <w:del w:id="156" w:author="Jacob Cram" w:date="2021-10-01T15:35:00Z">
        <w:r w:rsidR="004D045E">
          <w:delText xml:space="preserve">They affect particle flux through four processes: </w:delText>
        </w:r>
        <w:r w:rsidR="004D045E">
          <w:rPr>
            <w:i/>
          </w:rPr>
          <w:delText>repackaging</w:delText>
        </w:r>
        <w:r w:rsidR="004D045E">
          <w:delText xml:space="preserve">, </w:delText>
        </w:r>
        <w:r w:rsidR="004D045E">
          <w:rPr>
            <w:i/>
          </w:rPr>
          <w:delText>respiration</w:delText>
        </w:r>
        <w:r w:rsidR="004D045E">
          <w:delText xml:space="preserve">, </w:delText>
        </w:r>
        <w:r w:rsidR="004D045E">
          <w:rPr>
            <w:i/>
          </w:rPr>
          <w:delText>active transport</w:delText>
        </w:r>
        <w:r w:rsidR="004D045E">
          <w:delText xml:space="preserve"> and </w:delText>
        </w:r>
        <w:r w:rsidR="004D045E">
          <w:rPr>
            <w:i/>
          </w:rPr>
          <w:delText>disaggregation</w:delText>
        </w:r>
        <w:r w:rsidR="004D045E">
          <w:delText xml:space="preserve">. </w:delText>
        </w:r>
      </w:del>
      <w:commentRangeStart w:id="157"/>
      <w:del w:id="158" w:author="Jacob Cram" w:date="2021-10-03T09:47:00Z">
        <w:r w:rsidR="004D045E">
          <w:delText xml:space="preserve">Zooplankton </w:delText>
        </w:r>
        <w:commentRangeEnd w:id="157"/>
        <w:r w:rsidR="00314489" w:rsidDel="00084CDA">
          <w:rPr>
            <w:rStyle w:val="CommentReference"/>
          </w:rPr>
          <w:commentReference w:id="157"/>
        </w:r>
        <w:r w:rsidR="004D045E">
          <w:rPr>
            <w:i/>
          </w:rPr>
          <w:delText>repackage</w:delText>
        </w:r>
        <w:r w:rsidR="004D045E">
          <w:delText xml:space="preserve"> particles into fecal pellets that have different properties from the original particles they ingest </w:delText>
        </w:r>
        <w:r w:rsidR="00D26EBD">
          <w:fldChar w:fldCharType="begin"/>
        </w:r>
        <w:r w:rsidR="00DF46B2">
          <w:del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delInstrText>
        </w:r>
        <w:r w:rsidR="00D26EBD">
          <w:fldChar w:fldCharType="separate"/>
        </w:r>
        <w:r w:rsidR="00DF46B2" w:rsidRPr="00DF46B2">
          <w:delText>(Wilson et al., 2008)</w:delText>
        </w:r>
        <w:r w:rsidR="00D26EBD">
          <w:fldChar w:fldCharType="end"/>
        </w:r>
      </w:del>
      <w:r w:rsidR="004D045E">
        <w:t>.</w:t>
      </w:r>
      <w:del w:id="159" w:author="Jacob Cram" w:date="2021-10-03T09:47:00Z">
        <w:r w:rsidR="004D045E">
          <w:delText xml:space="preserve"> The repackaged particles may be egested at greater depth in the water column during the zooplankton's migration, resulting in the </w:delText>
        </w:r>
        <w:r w:rsidR="004D045E">
          <w:rPr>
            <w:i/>
          </w:rPr>
          <w:delText>active transport</w:delText>
        </w:r>
        <w:r w:rsidR="004D045E">
          <w:delText xml:space="preserve"> of organic carbon over depth</w:delText>
        </w:r>
      </w:del>
      <w:moveFromRangeStart w:id="160" w:author="Jacob Cram" w:date="2021-10-03T09:47:00Z" w:name="move84146865"/>
      <w:moveFrom w:id="161" w:author="Jacob Cram" w:date="2021-10-03T09:47:00Z">
        <w:del w:id="162" w:author="Jacob Cram" w:date="2021-10-03T09:47:00Z">
          <w:r w:rsidR="004D045E">
            <w:delText xml:space="preserve"> </w:delText>
          </w:r>
          <w:r w:rsidR="00D26EBD">
            <w:fldChar w:fldCharType="begin"/>
          </w:r>
          <w:r w:rsidR="00DF46B2">
            <w:del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delInstrText>
          </w:r>
          <w:r w:rsidR="00D26EBD">
            <w:fldChar w:fldCharType="separate"/>
          </w:r>
          <w:r w:rsidR="00DF46B2" w:rsidRPr="00DF46B2">
            <w:delText>(Archibald et al., 2019; Bianchi et al., 2013; Hannides et al., 2009; Steinberg et al., 2000; Stukel et al., 2018, 2019)</w:delText>
          </w:r>
          <w:r w:rsidR="00D26EBD">
            <w:fldChar w:fldCharType="end"/>
          </w:r>
        </w:del>
      </w:moveFrom>
      <w:moveFromRangeEnd w:id="160"/>
      <w:del w:id="163" w:author="Jacob Cram" w:date="2021-10-03T09:53:00Z">
        <w:r w:rsidR="004D045E">
          <w:delText xml:space="preserve">. In addition to repackaging, zooplankton may </w:delText>
        </w:r>
        <w:r w:rsidR="004D045E">
          <w:rPr>
            <w:i/>
          </w:rPr>
          <w:delText>respire</w:delText>
        </w:r>
        <w:r w:rsidR="004D045E">
          <w:delText xml:space="preserve"> some proportion of </w:delText>
        </w:r>
      </w:del>
      <w:del w:id="164" w:author="Jacob Cram" w:date="2021-10-03T09:48:00Z">
        <w:r w:rsidR="004D045E">
          <w:delText>the particles</w:delText>
        </w:r>
        <w:r w:rsidR="00A35D9B">
          <w:delText>’</w:delText>
        </w:r>
        <w:r w:rsidR="004D045E">
          <w:delText xml:space="preserve"> </w:delText>
        </w:r>
        <w:r w:rsidR="007D3102">
          <w:delText>organic matter</w:delText>
        </w:r>
        <w:r w:rsidR="004D045E">
          <w:delText xml:space="preserve"> </w:delText>
        </w:r>
        <w:r w:rsidR="007D3102">
          <w:delText xml:space="preserve">by </w:delText>
        </w:r>
        <w:r w:rsidR="004D045E">
          <w:delText>consum</w:delText>
        </w:r>
        <w:r w:rsidR="007D3102">
          <w:delText>ing</w:delText>
        </w:r>
        <w:r w:rsidR="004D045E">
          <w:delText xml:space="preserve"> particles in the mesopelagic </w:delText>
        </w:r>
        <w:r w:rsidR="007B69A1">
          <w:fldChar w:fldCharType="begin"/>
        </w:r>
        <w:r w:rsidR="00DF46B2">
          <w:delInstrText xml:space="preserve"> ADDIN ZOTERO_ITEM CSL_CITATION {"citationID":"O8gTmeaa","properties":{"formattedCitation":"(Stukel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delInstrText>
        </w:r>
        <w:r w:rsidR="007B69A1">
          <w:fldChar w:fldCharType="separate"/>
        </w:r>
        <w:r w:rsidR="00DF46B2" w:rsidRPr="00DF46B2">
          <w:delText>(Stukel et al., 2019)</w:delText>
        </w:r>
        <w:r w:rsidR="007B69A1">
          <w:fldChar w:fldCharType="end"/>
        </w:r>
        <w:r w:rsidR="004D045E">
          <w:delText xml:space="preserve">. </w:delText>
        </w:r>
        <w:r w:rsidR="006B0287">
          <w:delText>Suspension feeding zooplankton</w:delText>
        </w:r>
        <w:r w:rsidR="004D045E">
          <w:delText xml:space="preserve"> did not substantially attenuate flux in the California Current system </w:delText>
        </w:r>
        <w:r w:rsidR="009A3929">
          <w:fldChar w:fldCharType="begin"/>
        </w:r>
        <w:r w:rsidR="00DF46B2">
          <w:delInstrText xml:space="preserve"> ADDIN ZOTERO_ITEM CSL_CITATION {"citationID":"Ior4r6qh","properties":{"formattedCitation":"(Stukel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delInstrText>
        </w:r>
        <w:r w:rsidR="009A3929">
          <w:fldChar w:fldCharType="separate"/>
        </w:r>
        <w:r w:rsidR="00DF46B2" w:rsidRPr="00DF46B2">
          <w:delText>(Stukel et al., 2019)</w:delText>
        </w:r>
        <w:r w:rsidR="009A3929">
          <w:fldChar w:fldCharType="end"/>
        </w:r>
        <w:r w:rsidR="004D045E">
          <w:delText xml:space="preserve">. Zooplankton break large particles into smaller ones, likely by generating turbulence when they swim </w:delText>
        </w:r>
        <w:r w:rsidR="009A3929">
          <w:fldChar w:fldCharType="begin"/>
        </w:r>
        <w:r w:rsidR="00DF46B2">
          <w:delInstrText xml:space="preserve"> ADDIN ZOTERO_ITEM CSL_CITATION {"citationID":"c9KrMNFc","properties":{"formattedCitation":"(Dilling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delInstrText>
        </w:r>
        <w:r w:rsidR="009A3929">
          <w:fldChar w:fldCharType="separate"/>
        </w:r>
        <w:r w:rsidR="00DF46B2" w:rsidRPr="00DF46B2">
          <w:delText>(Dilling &amp; Alldredge, 2000; Goldthwait et al., 2005)</w:delText>
        </w:r>
        <w:r w:rsidR="009A3929">
          <w:fldChar w:fldCharType="end"/>
        </w:r>
        <w:r w:rsidR="004D045E">
          <w:delText xml:space="preserve">. </w:delText>
        </w:r>
      </w:del>
      <w:r w:rsidR="004D045E">
        <w:t xml:space="preserve">This </w:t>
      </w:r>
      <w:r w:rsidR="004D045E">
        <w:rPr>
          <w:i/>
        </w:rPr>
        <w:t>disaggregation</w:t>
      </w:r>
      <w:r w:rsidR="004D045E">
        <w:t xml:space="preserve"> can lead to increased remineralization of particles because those smaller particle pieces sink more slowly and so have longer residence times in the mesopelagic, causing them to be consumed before reaching deep waters </w:t>
      </w:r>
      <w:commentRangeStart w:id="165"/>
      <w:r w:rsidR="009A3929">
        <w:fldChar w:fldCharType="begin"/>
      </w:r>
      <w:r w:rsidR="00CB548C">
        <w:instrText xml:space="preserve"> ADDIN ZOTERO_ITEM CSL_CITATION {"citationID":"nxSjc5Lq","properties":{"formattedCitation":"(Goldthwait et al., 2005; Lampitt et al., 1990; Noji et al., 1991; Poulsen &amp; Ki\\uc0\\u248{}rboe, 2005)","plainCitation":"(Goldthwait et al., 2005; Lampitt et al., 1990; Noji et al., 1991; Poulsen &amp; Kiørboe, 2005)","noteIndex":0},"citationItems":[{"id":8996,"uris":["http://zotero.org/users/158097/items/HSH3FCCZ"],"uri":["http://zotero.org/users/158097/items/HSH3FCCZ"],"itemData":{"id":8996,"type":"article-journal","abstract":"ABSTRACT: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L."}],"issued":{"date-parts":[["2005"]]}}},{"id":9006,"uris":["http://zotero.org/users/158097/items/R7LASUHS"],"uri":["http://zotero.org/users/158097/items/R7LASUHS"],"itemData":{"id":9006,"type":"article-journal","abstract":"Copepod faecal pellets have often been considered as rapid transporters of material out of the euphotic zone. Laboratory experiments on their degradation and sinking rates support this view, but field data on the distribution and flux of pellets through the water colomn present contradictory evidence. We suggest that due to the exclusion of metazoans from previously published degradation experiments, such studies may have little relevance to the natural environments. In 1987/1988 we carried out experiments using adult copepods of mixed species but dominated byCentropages hamatus collected in Kiel Bight (FRG). We have demonstrated that copepods can be highly adept at breaking up their own pellets while ingesting only a small proportion, a behaviour we define as “coprorhexy”. The microbiota is probably unable to cause significant modification to faecal pellets before they are fragmented within a few hours of their production. Thereafter, microbial remineralisation will become important. Many of the “difficult” field data can be readily explained if the process of coprorhexy is taken into account and, indeed, breakage of large particles by crustacean zooplankton may be an important process in modifying material transport in the ocean. Copepods appear to perform coprorhexy by removing the peritrophic membrane with its attached bacterial flora and this may then be ingested. We speculate on the nutritional value of such a behaviour and the possible significance of “ghost” pellets, consisting of a membrane with little or no apparent solid content.","container-title":"Marine Biology","DOI":"10.1007/BF01313152","ISSN":"1432-1793","issue":"1","journalAbbreviation":"Mar. Biol.","language":"en","page":"15-23","source":"Springer Link","title":"What happens to zooplankton faecal pellets? Implications for material flux","title-short":"What happens to zooplankton faecal pellets?","volume":"104","author":[{"family":"Lampitt","given":"R. S."},{"family":"Noji","given":"T."},{"family":"Bodungen","given":"B.","non-dropping-particle":"von"}],"issued":{"date-parts":[["1990",2,1]]}}},{"id":9939,"uris":["http://zotero.org/users/158097/items/TA4DIWMS"],"uri":["http://zotero.org/users/158097/items/TA4DIWMS"],"itemData":{"id":9939,"type":"article-journal","abstract":"Experiments involving three species of copepods(Acartia clausi Giesbrecht 1889, Pseudocalanus elongatus Boeck 1872 and Calanusfinmarchicus Gunnerus 1765) incubated with freshly produced copepod faecal material were conducted and analyzed using automatic image analysis. For two species (A. clausi and C. finmarchicus) the bulk of faecal material was not ingested but was fragmented. This process, coprorhexy, was accompanied by a shift toward smaller particles in the particle size-spectrum. Increases in total volume of the faecal particles after incubation with these copepods led us to propose a process which we refer to as 'coprochaly', derived from the Greek xot/Vaoio,(a loosening, as of bandages). Coprochaly was promoted by manipulation of the faecal material by the copepods. For the third species (P.elongatus) coprorhexy and coprochaly were coupled with coprophagy (ingestion of faecal material). Calculations indicated that the combined effect of coprorhexy and coprochaly reduced sinking velocities of the faecal particles by up to 50%. These processes increase pelagic residency time of particles, increase substrate area for aerobic microbes and presumably enhance remineralization of particulate organic matter.","container-title":"Journal of the Marine Biological Association of the United Kingdom","DOI":"10.1017/S0025315400051717","ISSN":"1469-7769, 0025-3154","issue":"2","language":"en","note":"publisher: Cambridge University Press","page":"465-480","source":"Cambridge University Press","title":"Image Analysis of Faecal Material Grazed Upon by Three Species Of Copepods: Evidence For Coprorhexy, Coprophagy and Coprochaly","title-short":"Image Analysis of Faecal Material Grazed Upon by Three Species Of Copepods","volume":"71","author":[{"family":"Noji","given":"Thomas T."},{"family":"Estep","given":"Kenneth W."},{"family":"Macintyre","given":"Ferren"},{"family":"Norrbin","given":"Fredrika"}],"issued":{"date-parts":[["1991",5]]}}},{"id":9941,"uris":["http://zotero.org/users/158097/items/YDU7M282"],"uri":["http://zotero.org/users/158097/items/YDU7M282"],"itemData":{"id":9941,"type":"article-journal","abstract":"Decades of sediment trap studies have revealed that zooplankton fecal pellets constitute a much smaller fraction of the sedimentary flux than expected from the abundance of copepods and their anticipated production rates of fecal pellets. The explanation for this is thought to be coprophagy (ingestion) of fecal pellets by copepods. We examined fecal pellet clearance rate of Acartia tonsa and Temora longicornis and feeding behaviour of A. tonsa. Pellet clearance rates in A. tonsa and T. longicornis females were similar but low on their own pellets (11 to 22 ml female–1 d–1). Our own data together with observations compiled from the literature revealed that copepod fecal pellet clearance rates decrease with increasing relative pellet size and that all species can be described by a common relationship. In A. tonsa, the presence of alternative phytoplankton food increased pellet clearance rate. Direct observations revealed that this was accomplished through the modulating effect of phytoplankton on the feeding behaviour. In the absence of phytoplankton, A. tonsa is nonmotile but perceives sinking fecal pellets at distance. However, only a small fraction of the pellets that came within detection distance elicited an attack. In the presence of phytoplankton food, A. tonsa switched to suspension feeding, and all fecal pellets entrained in the feeding current were encountered. Independent of the feeding mode, fecal pellets were mainly degraded by fragmentation during rejection and only a small fraction was actually ingested (5%). The main impact of A. tonsa on the vertical flux of fecal pellets is therefore through coprorhexy (fragmentation) turning fecal pellets into smaller, slower-sinking particles.","container-title":"Marine Ecology Progress Series","DOI":"10.3354/meps299217","ISSN":"0171-8630, 1616-1599","journalAbbreviation":"Mar. Ecol. Prog. Ser.","language":"en","page":"217-227","source":"DOI.org (Crossref)","title":"Coprophagy and coprorhexy in the copepods Acartia tonsa and Temora longicornis: clearance rates and feeding behaviour","title-short":"Coprophagy and coprorhexy in the copepods Acartia tonsa and Temora longicornis","volume":"299","author":[{"family":"Poulsen","given":"Lk"},{"family":"Kiørboe","given":"T"}],"issued":{"date-parts":[["2005"]]}}}],"schema":"https://github.com/citation-style-language/schema/raw/master/csl-citation.json"} </w:instrText>
      </w:r>
      <w:r w:rsidR="009A3929">
        <w:fldChar w:fldCharType="separate"/>
      </w:r>
      <w:r w:rsidR="00CB548C" w:rsidRPr="00CB548C">
        <w:rPr>
          <w:szCs w:val="24"/>
        </w:rPr>
        <w:t>(Goldthwait et al., 2005; Lampitt et al., 1990; Noji et al., 1991; Poulsen &amp; Kiørboe, 2005)</w:t>
      </w:r>
      <w:r w:rsidR="009A3929">
        <w:fldChar w:fldCharType="end"/>
      </w:r>
      <w:commentRangeEnd w:id="165"/>
      <w:ins w:id="166" w:author="September" w:date="2021-10-08T15:59:00Z">
        <w:r w:rsidR="00A87914">
          <w:rPr>
            <w:rStyle w:val="CommentReference"/>
          </w:rPr>
          <w:commentReference w:id="165"/>
        </w:r>
        <w:r w:rsidR="004D045E">
          <w:t>.</w:t>
        </w:r>
      </w:ins>
      <w:del w:id="167" w:author="September" w:date="2021-10-08T15:59:00Z">
        <w:r w:rsidR="004D045E">
          <w:delText>.</w:delText>
        </w:r>
      </w:del>
      <w:r w:rsidR="004D045E">
        <w:t xml:space="preserve"> This fragmentation has been shown in some cases to explain around 50% of flux attenuation </w:t>
      </w:r>
      <w:commentRangeStart w:id="168"/>
      <w:commentRangeStart w:id="169"/>
      <w:r w:rsidR="005475B7">
        <w:fldChar w:fldCharType="begin"/>
      </w:r>
      <w:r w:rsidR="00DF46B2">
        <w:instrText xml:space="preserve"> ADDIN ZOTERO_ITEM CSL_CITATION {"citationID":"x8F46Zs2","properties":{"formattedCitation":"(Briggs et al., 2020)","plainCitation":"(Briggs et al., 2020)","noteIndex":0},"citationItems":[{"id":9387,"uris":["http://zotero.org/users/158097/items/3SF3SFSZ"],"uri":["http://zotero.org/users/158097/items/3SF3SFSZ"],"itemData":{"id":9387,"type":"article-journal","abstract":"Breaking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DF46B2">
        <w:rPr>
          <w:rFonts w:ascii="Cambria Math" w:hAnsi="Cambria Math" w:cs="Cambria Math"/>
        </w:rPr>
        <w:instrText>∼</w:instrText>
      </w:r>
      <w:r w:rsidR="00DF46B2">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DF46B2" w:rsidRPr="00DF46B2">
        <w:t>(Briggs et al., 2020)</w:t>
      </w:r>
      <w:r w:rsidR="005475B7">
        <w:fldChar w:fldCharType="end"/>
      </w:r>
      <w:commentRangeEnd w:id="168"/>
      <w:ins w:id="170" w:author="September" w:date="2021-10-08T15:59:00Z">
        <w:r w:rsidR="00A87914">
          <w:rPr>
            <w:rStyle w:val="CommentReference"/>
          </w:rPr>
          <w:commentReference w:id="168"/>
        </w:r>
      </w:ins>
      <w:commentRangeEnd w:id="169"/>
      <w:r w:rsidR="00CB548C">
        <w:rPr>
          <w:rStyle w:val="CommentReference"/>
        </w:rPr>
        <w:commentReference w:id="169"/>
      </w:r>
      <w:ins w:id="171" w:author="September" w:date="2021-10-08T15:59:00Z">
        <w:r w:rsidR="007B69A1">
          <w:t>.</w:t>
        </w:r>
      </w:ins>
      <w:ins w:id="172" w:author="Jacob Cram" w:date="2021-10-01T15:00:00Z">
        <w:r w:rsidR="0092007E">
          <w:t xml:space="preserve"> </w:t>
        </w:r>
      </w:ins>
      <w:ins w:id="173" w:author="Jacob Cram" w:date="2021-10-03T09:53:00Z">
        <w:r w:rsidR="0067346A">
          <w:t>The migratory zooplankton, that dri</w:t>
        </w:r>
      </w:ins>
      <w:ins w:id="174" w:author="Jacob Cram" w:date="2021-10-03T09:54:00Z">
        <w:r w:rsidR="0067346A">
          <w:t xml:space="preserve">ve these </w:t>
        </w:r>
        <w:commentRangeStart w:id="175"/>
        <w:r w:rsidR="0067346A">
          <w:t>mesopel</w:t>
        </w:r>
        <w:del w:id="176" w:author="Clara Fuchsman" w:date="2021-10-16T15:54:00Z">
          <w:r w:rsidR="0067346A" w:rsidDel="000B157A">
            <w:delText>e</w:delText>
          </w:r>
        </w:del>
      </w:ins>
      <w:ins w:id="177" w:author="Clara Fuchsman" w:date="2021-10-16T15:54:00Z">
        <w:r w:rsidR="000B157A">
          <w:t>a</w:t>
        </w:r>
      </w:ins>
      <w:ins w:id="178" w:author="Jacob Cram" w:date="2021-10-03T09:54:00Z">
        <w:r w:rsidR="0067346A">
          <w:t xml:space="preserve">gic </w:t>
        </w:r>
      </w:ins>
      <w:commentRangeEnd w:id="175"/>
      <w:r w:rsidR="000B157A">
        <w:rPr>
          <w:rStyle w:val="CommentReference"/>
        </w:rPr>
        <w:commentReference w:id="175"/>
      </w:r>
      <w:ins w:id="179" w:author="Jacob Cram" w:date="2021-10-03T09:54:00Z">
        <w:r w:rsidR="0067346A">
          <w:t>processes,</w:t>
        </w:r>
      </w:ins>
      <w:ins w:id="180" w:author="Jacob Cram" w:date="2021-10-01T15:17:00Z">
        <w:r w:rsidR="00743FA3">
          <w:t xml:space="preserve"> spend the night in the surface layer, and </w:t>
        </w:r>
      </w:ins>
      <w:ins w:id="181" w:author="Jacob Cram" w:date="2021-10-01T15:16:00Z">
        <w:r w:rsidR="00743FA3">
          <w:t xml:space="preserve">migrate </w:t>
        </w:r>
      </w:ins>
      <w:ins w:id="182" w:author="Jacob Cram" w:date="2021-10-01T15:17:00Z">
        <w:r w:rsidR="00743FA3">
          <w:t xml:space="preserve">into the core of the OMZ during the day </w:t>
        </w:r>
      </w:ins>
      <w:r w:rsidR="006A4DDD">
        <w:fldChar w:fldCharType="begin"/>
      </w:r>
      <w:r w:rsidR="006A4DDD">
        <w:instrText xml:space="preserve"> ADDIN ZOTERO_ITEM CSL_CITATION {"citationID":"9pWwS66q","properties":{"formattedCitation":"(Bianchi et al., 2014)","plainCitation":"(Bianchi et al., 2014)","noteIndex":0},"citationItems":[{"id":7306,"uris":["http://zotero.org/users/158097/items/7V4MPVL5"],"uri":["http://zotero.org/users/158097/items/7V4MPVL5"],"itemData":{"id":7306,"type":"article-journal","abstract":"Measurements show that anaerobic ammonium oxidation with nitrite (anammox) is a major pathway of fixed nitrogen removal in the anoxic zones of the open ocean. Anammox requires a source of ammonium, which under anoxic conditions could be supplied by the breakdown of sinking organic matter via heterotrophic denitrification. However, at many locations where anammox is measured, denitrification rates are small or undetectable. Alternative sources of ammonium have been proposed to explain this paradox, for example through dissimilatory reduction of nitrate to ammonium and transport from anoxic sediments. However, the relevance of these sources in open-ocean anoxic zones is debated. Here, we bring to attention an additional source of ammonium, namely, the daytime excretion by zooplankton and micronekton migrating from the surface to anoxic waters. We use a synthesis of acoustic data to show that, where anoxic waters occur within the water column, most migrators spend the daytime within them. Although migrators export only a small fraction of primary production from the surface, they focus excretion within a confined depth range of anoxic water where particle input is small. Using a simple biogeochemical model, we suggest that, at those depths, the source of ammonium from organisms undergoing diel vertical migrations could exceed the release from particle remineralization, enhancing in situ anammox rates. The contribution of this previously overlooked process, and the numerous uncertainties surrounding it, call for further efforts to evaluate the role of animals in oxygen minimum zone biogeochemistry.","container-title":"Proceedings of the National Academy of Sciences","DOI":"10.1073/pnas.1410790111","ISSN":"0027-8424, 1091-6490","issue":"44","journalAbbreviation":"PNAS","language":"en","note":"PMID: 25288743","page":"15653-15658","source":"www.pnas.org","title":"Enhancement of anammox by the excretion of diel vertical migrators","volume":"111","author":[{"family":"Bianchi","given":"Daniele"},{"family":"Babbin","given":"Andrew R."},{"family":"Galbraith","given":"Eric D."}],"issued":{"date-parts":[["2014",11,4]]}}}],"schema":"https://github.com/citation-style-language/schema/raw/master/csl-citation.json"} </w:instrText>
      </w:r>
      <w:r w:rsidR="006A4DDD">
        <w:fldChar w:fldCharType="separate"/>
      </w:r>
      <w:r w:rsidR="006A4DDD" w:rsidRPr="006A4DDD">
        <w:t>(Bianchi et al., 2014)</w:t>
      </w:r>
      <w:r w:rsidR="006A4DDD">
        <w:fldChar w:fldCharType="end"/>
      </w:r>
      <w:ins w:id="183" w:author="Jacob Cram" w:date="2021-10-09T17:18:00Z">
        <w:r w:rsidR="006A4DDD">
          <w:t>.</w:t>
        </w:r>
      </w:ins>
      <w:ins w:id="184" w:author="Jacob Cram" w:date="2021-10-01T22:03:00Z">
        <w:r w:rsidR="004143EC">
          <w:t xml:space="preserve">These organisms likely survive in ODZs </w:t>
        </w:r>
      </w:ins>
      <w:ins w:id="185" w:author="Jacob Cram" w:date="2021-10-01T22:04:00Z">
        <w:r w:rsidR="004143EC">
          <w:t>by slowing their metabolic processes, but may supplement these with very efficient uptake, and anaerobic metabolism</w:t>
        </w:r>
      </w:ins>
      <w:ins w:id="186" w:author="Jacob Cram" w:date="2021-10-11T17:58:00Z">
        <w:r w:rsidR="005127C5">
          <w:t xml:space="preserve"> </w:t>
        </w:r>
      </w:ins>
      <w:r w:rsidR="005127C5">
        <w:fldChar w:fldCharType="begin"/>
      </w:r>
      <w:r w:rsidR="005127C5">
        <w:instrText xml:space="preserve"> ADDIN ZOTERO_ITEM CSL_CITATION {"citationID":"AVQutxyU","properties":{"formattedCitation":"(Seibel, 2011)","plainCitation":"(Seibel, 2011)","noteIndex":0},"citationItems":[{"id":9938,"uris":["http://zotero.org/users/158097/items/P3JJUKK2"],"uri":["http://zotero.org/users/158097/items/P3JJUKK2"],"itemData":{"id":9938,"type":"article-journal","abstract":"The survival of oceanic organisms in oxygen minimum zones (OMZs) depends on their total oxygen demand and the capacities for oxygen extraction and transport, anaerobic ATP production and metabolic suppression. Anaerobic metabolism and metabolic suppression are required for daytime forays into the most extreme OMZs. Critical oxygen partial pressures are, within a range, evolved to match the minimum oxygen level to which a species is exposed. This fact demands that low oxygen habitats be defined by the biological response to low oxygen rather than by some arbitrary oxygen concentration. A broad comparative analysis of oxygen tolerance facilitates the identification of two oxygen thresholds that may prove useful for policy makers as OMZs expand due to climate change. Between these thresholds, specific physiological adaptations to low oxygen are required of virtually all species. The lower threshold represents a limit to evolved oxygen extraction capacity. Climate change that pushes oxygen concentrations below the lower threshold (~0.8</w:instrText>
      </w:r>
      <w:r w:rsidR="005127C5">
        <w:instrText xml:space="preserve">kPa) will certainly result in a transition from an ecosystem dominated by a diverse midwater fauna to one dominated by diel migrant biota that must return to surface waters at night. Animal physiology and, in particular, the response of animals to expanding hypoxia, is a critical, but understudied, component of biogeochemical cycles and oceanic ecology. Here, I discuss the definition of hypoxia and critical oxygen levels, review adaptations of animals to OMZs and discuss the capacity for, and prevalence of, metabolic suppression as a response to temporary residence in OMZs and the possible consequences of climate change on OMZ ecology.","container-title":"Journal of Experimental Biology","DOI":"10.1242/jeb.049171","ISSN":"1477-9145, 0022-0949","issue":"2","language":"en","page":"326-336","source":"DOI.org (Crossref)","title":"Critical oxygen levels and metabolic suppression in oceanic oxygen minimum zones","volume":"214","author":[{"family":"Seibel","given":"Brad A."}],"issued":{"date-parts":[["2011",1,15]]}}}],"schema":"https://github.com/citation-style-language/schema/raw/master/csl-citation.json"} </w:instrText>
      </w:r>
      <w:r w:rsidR="005127C5">
        <w:fldChar w:fldCharType="separate"/>
      </w:r>
      <w:r w:rsidR="005127C5" w:rsidRPr="005127C5">
        <w:t>(Seibel, 2011)</w:t>
      </w:r>
      <w:r w:rsidR="005127C5">
        <w:fldChar w:fldCharType="end"/>
      </w:r>
      <w:ins w:id="187" w:author="Jacob Cram" w:date="2021-10-11T17:58:00Z">
        <w:r w:rsidR="005127C5">
          <w:t>.</w:t>
        </w:r>
      </w:ins>
      <w:ins w:id="188" w:author="Jacob Cram" w:date="2021-10-01T22:04:00Z">
        <w:r w:rsidR="004143EC">
          <w:t xml:space="preserve"> Acoustic data suggest that in ODZs zooplankton do not migrate as deeply</w:t>
        </w:r>
      </w:ins>
      <w:ins w:id="189" w:author="Jacob Cram" w:date="2021-10-01T22:05:00Z">
        <w:r w:rsidR="004143EC">
          <w:t xml:space="preserve"> as they do where ODZs are </w:t>
        </w:r>
      </w:ins>
      <w:ins w:id="190" w:author="Jacob Cram" w:date="2021-10-11T17:58:00Z">
        <w:r w:rsidR="005127C5">
          <w:t>absent</w:t>
        </w:r>
      </w:ins>
      <w:ins w:id="191" w:author="Jacob Cram" w:date="2021-10-01T22:05:00Z">
        <w:r w:rsidR="004143EC">
          <w:t xml:space="preserve"> (Bianchi et al. 2011), and new evidence suggest</w:t>
        </w:r>
      </w:ins>
      <w:ins w:id="192" w:author="Jacob Cram" w:date="2021-10-01T22:06:00Z">
        <w:r w:rsidR="004143EC">
          <w:t>s that in ODZ regions with shallower oxyclines</w:t>
        </w:r>
      </w:ins>
      <w:ins w:id="193" w:author="Clara Fuchsman" w:date="2021-10-16T15:54:00Z">
        <w:r w:rsidR="000B157A">
          <w:t>,</w:t>
        </w:r>
      </w:ins>
      <w:ins w:id="194" w:author="Jacob Cram" w:date="2021-10-01T22:06:00Z">
        <w:r w:rsidR="004143EC">
          <w:t xml:space="preserve"> </w:t>
        </w:r>
        <w:commentRangeStart w:id="195"/>
        <w:r w:rsidR="004143EC">
          <w:t xml:space="preserve">migration depth remains the same but </w:t>
        </w:r>
        <w:r w:rsidR="00107A2B">
          <w:t xml:space="preserve">the </w:t>
        </w:r>
      </w:ins>
      <w:ins w:id="196" w:author="Jacob Cram" w:date="2021-10-01T22:07:00Z">
        <w:r w:rsidR="00107A2B">
          <w:t>depth</w:t>
        </w:r>
      </w:ins>
      <w:ins w:id="197" w:author="Jacob Cram" w:date="2021-10-01T22:06:00Z">
        <w:r w:rsidR="00107A2B">
          <w:t xml:space="preserve"> where the organisms spend the night is compressed</w:t>
        </w:r>
      </w:ins>
      <w:commentRangeEnd w:id="195"/>
      <w:r w:rsidR="000B157A">
        <w:rPr>
          <w:rStyle w:val="CommentReference"/>
        </w:rPr>
        <w:commentReference w:id="195"/>
      </w:r>
      <w:ins w:id="198" w:author="Jacob Cram" w:date="2021-10-01T22:07:00Z">
        <w:r w:rsidR="00107A2B">
          <w:t xml:space="preserve"> (</w:t>
        </w:r>
        <w:proofErr w:type="spellStart"/>
        <w:r w:rsidR="00107A2B">
          <w:t>Wishner</w:t>
        </w:r>
        <w:proofErr w:type="spellEnd"/>
        <w:r w:rsidR="00107A2B">
          <w:t xml:space="preserve"> 2020)</w:t>
        </w:r>
      </w:ins>
      <w:ins w:id="199" w:author="Jacob Cram" w:date="2021-10-01T22:06:00Z">
        <w:r w:rsidR="00107A2B">
          <w:t xml:space="preserve">. The rates to which </w:t>
        </w:r>
        <w:del w:id="200" w:author="Clara Fuchsman" w:date="2021-10-16T15:55:00Z">
          <w:r w:rsidR="00107A2B" w:rsidDel="000B157A">
            <w:delText>Z</w:delText>
          </w:r>
        </w:del>
      </w:ins>
      <w:ins w:id="201" w:author="Clara Fuchsman" w:date="2021-10-16T15:55:00Z">
        <w:r w:rsidR="000B157A">
          <w:t>z</w:t>
        </w:r>
      </w:ins>
      <w:ins w:id="202" w:author="Jacob Cram" w:date="2021-10-01T22:06:00Z">
        <w:r w:rsidR="00107A2B">
          <w:t xml:space="preserve">ooplankton transport, repackage and </w:t>
        </w:r>
      </w:ins>
      <w:ins w:id="203" w:author="Jacob Cram" w:date="2021-10-01T22:07:00Z">
        <w:r w:rsidR="00107A2B">
          <w:t>disaggregate particles in ODZs are difficult to measure and therefore poorly constrained</w:t>
        </w:r>
      </w:ins>
      <w:ins w:id="204" w:author="Jacob Cram" w:date="2021-10-01T22:10:00Z">
        <w:r w:rsidR="002C3808">
          <w:t>. Despite their importance of zooplankton mediated processes to global carbon flux, zooplankton are often missing from models of particle transfer.</w:t>
        </w:r>
      </w:ins>
      <w:del w:id="205" w:author="September" w:date="2021-10-08T15:59:00Z">
        <w:r w:rsidR="007B69A1">
          <w:delText>.</w:delText>
        </w:r>
      </w:del>
    </w:p>
    <w:p w14:paraId="0000001A" w14:textId="0A7FB367" w:rsidR="00104E87" w:rsidRDefault="004D045E" w:rsidP="00EF63F8">
      <w:pPr>
        <w:rPr>
          <w:moveFrom w:id="206" w:author="Jacob Cram" w:date="2021-10-01T15:20:00Z"/>
        </w:rPr>
      </w:pPr>
      <w:moveFromRangeStart w:id="207" w:author="Jacob Cram" w:date="2021-10-01T15:20:00Z" w:name="move83994063"/>
      <w:moveFrom w:id="208" w:author="Jacob Cram" w:date="2021-10-01T15:20:00Z">
        <w:r>
          <w:t xml:space="preserve">Oxygen concentrations, and </w:t>
        </w:r>
        <w:r w:rsidR="000604AF">
          <w:t>the</w:t>
        </w:r>
        <w:r>
          <w:t xml:space="preserve"> geographic and depth range of anoxic</w:t>
        </w:r>
        <w:r w:rsidR="009C493F">
          <w:t xml:space="preserve"> ocean</w:t>
        </w:r>
        <w:r>
          <w:t xml:space="preserve"> regions, appear to modulate particle flux through the mesopelagic. Observations of particle flux in the </w:t>
        </w:r>
        <w:r w:rsidR="007B69A1">
          <w:t>Eastern</w:t>
        </w:r>
        <w:r>
          <w:t xml:space="preserve"> Tropical North Pacific</w:t>
        </w:r>
        <w:r w:rsidR="009C493F">
          <w:t xml:space="preserve"> near the Mexican coast</w:t>
        </w:r>
        <w:r>
          <w:t xml:space="preserve"> </w:t>
        </w:r>
        <w:r w:rsidR="00750A5E">
          <w:fldChar w:fldCharType="begin"/>
        </w:r>
        <w:r w:rsidR="00DF46B2">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DF46B2" w:rsidRPr="00DF46B2">
          <w:t>(Hartnett &amp; Devol, 2003; Van Mooy et al., 2002; Weber &amp; Bianchi, 2020)</w:t>
        </w:r>
        <w:r w:rsidR="00750A5E">
          <w:fldChar w:fldCharType="end"/>
        </w:r>
        <w:r>
          <w:t xml:space="preserve">, the Eastern Tropical South Pacific </w:t>
        </w:r>
        <w:r w:rsidR="00750A5E">
          <w:fldChar w:fldCharType="begin"/>
        </w:r>
        <w:r w:rsidR="00DF46B2">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rsidR="00750A5E">
          <w:fldChar w:fldCharType="separate"/>
        </w:r>
        <w:r w:rsidR="00DF46B2" w:rsidRPr="00DF46B2">
          <w:t>(Pavia et al., 2019)</w:t>
        </w:r>
        <w:r w:rsidR="00750A5E">
          <w:fldChar w:fldCharType="end"/>
        </w:r>
        <w:r>
          <w:t xml:space="preserve">, and Arabian Sea </w:t>
        </w:r>
        <w:r w:rsidR="00750A5E">
          <w:fldChar w:fldCharType="begin"/>
        </w:r>
        <w:r w:rsidR="00DF46B2">
          <w:instrText xml:space="preserve"> ADDIN ZOTERO_ITEM CSL_CITATION {"citationID":"jyZu3NlO","properties":{"formattedCitation":"(Keil et al., 2016; Roullier et al., 2014)","plainCitation":"(Keil et al., 2016; Roullier et al., 2014)","noteIndex":0},"citationItems":[{"id":7189,"uris":["http://zotero.org/users/158097/items/QIAZNTII"],"uri":["http://zotero.org/users/158097/items/QIAZNTII"],"itemData":{"id":7189,"type":"article-journal","abstract":"Free-drifting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rsidR="00750A5E">
          <w:fldChar w:fldCharType="separate"/>
        </w:r>
        <w:r w:rsidR="00DF46B2" w:rsidRPr="00DF46B2">
          <w:t>(Keil et al., 2016; Roullier et al., 2014)</w:t>
        </w:r>
        <w:r w:rsidR="00750A5E">
          <w:fldChar w:fldCharType="end"/>
        </w:r>
        <w:r>
          <w:t xml:space="preserve"> have suggested lower flux attenuation in these ODZ systems. Models have shown that accounting for oxygen limitation in ODZs is necessary to fit global patterns of particle transfer </w:t>
        </w:r>
        <w:r w:rsidR="00750A5E">
          <w:fldChar w:fldCharType="begin"/>
        </w:r>
        <w:r w:rsidR="00DF46B2">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DF46B2">
          <w:rPr>
            <w:rFonts w:ascii="Cambria Math" w:hAnsi="Cambria Math" w:cs="Cambria Math"/>
          </w:rPr>
          <w:instrText>∼</w:instrText>
        </w:r>
        <w:r w:rsidR="00DF46B2">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DF46B2" w:rsidRPr="00DF46B2">
          <w:t>(Cram et al., 2018; DeVries &amp; Weber, 2017)</w:t>
        </w:r>
        <w:r w:rsidR="00750A5E">
          <w:fldChar w:fldCharType="end"/>
        </w:r>
        <w:r>
          <w:t xml:space="preserve">. Analysis of remineralization tracers also shows evidence of slow flux attention in the ODZs </w:t>
        </w:r>
        <w:r w:rsidR="00750A5E">
          <w:fldChar w:fldCharType="begin"/>
        </w:r>
        <w:r w:rsidR="00DF46B2">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DF46B2" w:rsidRPr="00DF46B2">
          <w:t>(Weber &amp; Bianchi, 2020)</w:t>
        </w:r>
        <w:r w:rsidR="00750A5E">
          <w:fldChar w:fldCharType="end"/>
        </w:r>
        <w:r>
          <w:t xml:space="preserve">. </w:t>
        </w:r>
        <w:commentRangeStart w:id="209"/>
        <w:r>
          <w:t>The oxygen content of the ocean is decreasing</w:t>
        </w:r>
        <w:r w:rsidR="00394613">
          <w:t xml:space="preserve"> </w:t>
        </w:r>
      </w:moveFrom>
      <w:commentRangeEnd w:id="209"/>
      <w:r w:rsidR="00DF000B">
        <w:rPr>
          <w:rStyle w:val="CommentReference"/>
        </w:rPr>
        <w:commentReference w:id="209"/>
      </w:r>
      <w:moveFrom w:id="210" w:author="Jacob Cram" w:date="2021-10-01T15:20:00Z">
        <w:r w:rsidR="00394613">
          <w:fldChar w:fldCharType="begin"/>
        </w:r>
        <w:r w:rsidR="00DF46B2">
          <w:instrText xml:space="preserve"> ADDIN ZOTERO_ITEM CSL_CITATION {"citationID":"V1Nn23l0","properties":{"formattedCitation":"(Ito et al., 2017; Schmidtko et al., 2017)","plainCitation":"(Ito et al., 2017; Schmidtko et al., 2017)","noteIndex":0},"citationItems":[{"id":7180,"uris":["http://zotero.org/users/158097/items/N2T9WI8L"],"uri":["http://zotero.org/users/158097/items/N2T9WI8L"],"itemData":{"id":7180,"type":"article-journal","container-title":"Geophysical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rsidR="00394613">
          <w:fldChar w:fldCharType="separate"/>
        </w:r>
        <w:r w:rsidR="00DF46B2" w:rsidRPr="00DF46B2">
          <w:t>(Ito et al., 2017; Schmidtko et al., 2017)</w:t>
        </w:r>
        <w:r w:rsidR="00394613">
          <w:fldChar w:fldCharType="end"/>
        </w:r>
        <w:r w:rsidR="00750A5E">
          <w:t>,</w:t>
        </w:r>
        <w:r>
          <w:t xml:space="preserve"> and the spatial extent and depth range of ODZs, including the ETNP ODZ are likely to change, though there is disagreement over whether they are expanding or undergoing natural fluctuation </w:t>
        </w:r>
        <w:r w:rsidR="00750A5E">
          <w:fldChar w:fldCharType="begin"/>
        </w:r>
        <w:r w:rsidR="00DF46B2">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750A5E">
          <w:fldChar w:fldCharType="separate"/>
        </w:r>
        <w:r w:rsidR="00DF46B2" w:rsidRPr="00DF46B2">
          <w:t>(Deutsch et al., 2014; Horak et al., 2016; Stramma et al., 2008)</w:t>
        </w:r>
        <w:r w:rsidR="00750A5E">
          <w:fldChar w:fldCharType="end"/>
        </w:r>
        <w:r>
          <w:t xml:space="preserve">. Changes to ODZ ranges are likely to affect ocean chemistry, the habitat of marine organisms, and the interactions between organisms and chemistry </w:t>
        </w:r>
        <w:r w:rsidR="00750A5E">
          <w:fldChar w:fldCharType="begin"/>
        </w:r>
        <w:r w:rsidR="00DF46B2">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750A5E">
          <w:fldChar w:fldCharType="separate"/>
        </w:r>
        <w:r w:rsidR="00DF46B2" w:rsidRPr="00DF46B2">
          <w:t>(Gilly et al., 2013)</w:t>
        </w:r>
        <w:r w:rsidR="00750A5E">
          <w:fldChar w:fldCharType="end"/>
        </w:r>
        <w:commentRangeStart w:id="211"/>
        <w:r>
          <w:t xml:space="preserve">. </w:t>
        </w:r>
      </w:moveFrom>
      <w:commentRangeEnd w:id="211"/>
      <w:r w:rsidR="00DF000B">
        <w:rPr>
          <w:rStyle w:val="CommentReference"/>
        </w:rPr>
        <w:commentReference w:id="211"/>
      </w:r>
      <w:moveFrom w:id="212" w:author="Jacob Cram" w:date="2021-10-01T15:20:00Z">
        <w:r>
          <w:t xml:space="preserve">Models and chemical data suggest that ODZs may enhance carbon transport to the deep ocean, by inhibiting microbial degradation of sinking marine particles </w:t>
        </w:r>
        <w:r w:rsidR="00750A5E">
          <w:fldChar w:fldCharType="begin"/>
        </w:r>
        <w:r w:rsidR="00DF46B2">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750A5E">
          <w:fldChar w:fldCharType="separate"/>
        </w:r>
        <w:r w:rsidR="00DF46B2" w:rsidRPr="00DF46B2">
          <w:t>(Cram et al., 2018)</w:t>
        </w:r>
        <w:r w:rsidR="00750A5E">
          <w:fldChar w:fldCharType="end"/>
        </w:r>
        <w:r>
          <w:t xml:space="preserve">. However, biological organic matter transport is also modulated by zooplankton whose interactions </w:t>
        </w:r>
        <w:r w:rsidR="000604AF">
          <w:t>with</w:t>
        </w:r>
        <w:r>
          <w:t xml:space="preserve"> particle flux in pelagic ODZs are </w:t>
        </w:r>
        <w:commentRangeStart w:id="213"/>
        <w:r>
          <w:t xml:space="preserve">only beginning to be explored </w:t>
        </w:r>
      </w:moveFrom>
      <w:commentRangeEnd w:id="213"/>
      <w:r w:rsidR="00DF000B">
        <w:rPr>
          <w:rStyle w:val="CommentReference"/>
        </w:rPr>
        <w:commentReference w:id="213"/>
      </w:r>
      <w:moveFrom w:id="214" w:author="Jacob Cram" w:date="2021-10-01T15:20:00Z">
        <w:r w:rsidR="00750A5E">
          <w:fldChar w:fldCharType="begin"/>
        </w:r>
      </w:moveFrom>
      <w:r w:rsidR="00DF46B2">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moveFrom w:id="215" w:author="Jacob Cram" w:date="2021-10-01T15:20:00Z">
        <w:r w:rsidR="00750A5E">
          <w:fldChar w:fldCharType="separate"/>
        </w:r>
      </w:moveFrom>
      <w:r w:rsidR="00DF46B2" w:rsidRPr="00DF46B2">
        <w:t>(Kiko et al., 2020)</w:t>
      </w:r>
      <w:moveFrom w:id="216" w:author="Jacob Cram" w:date="2021-10-01T15:20:00Z">
        <w:r w:rsidR="00750A5E">
          <w:fldChar w:fldCharType="end"/>
        </w:r>
        <w:commentRangeStart w:id="217"/>
        <w:r>
          <w:t>.</w:t>
        </w:r>
        <w:commentRangeEnd w:id="217"/>
        <w:r w:rsidR="00A87914" w:rsidDel="00743FA3">
          <w:rPr>
            <w:rStyle w:val="CommentReference"/>
          </w:rPr>
          <w:commentReference w:id="217"/>
        </w:r>
      </w:moveFrom>
    </w:p>
    <w:moveFromRangeEnd w:id="207"/>
    <w:p w14:paraId="0000001B" w14:textId="54821C34" w:rsidR="00104E87" w:rsidRDefault="005127C5" w:rsidP="00EF63F8">
      <w:ins w:id="218" w:author="Jacob Cram" w:date="2021-10-11T17:59:00Z">
        <w:r>
          <w:t>Current</w:t>
        </w:r>
      </w:ins>
      <w:ins w:id="219" w:author="Jacob Cram" w:date="2021-10-09T20:00:00Z">
        <w:r w:rsidR="00CE0605">
          <w:t xml:space="preserve"> m</w:t>
        </w:r>
      </w:ins>
      <w:commentRangeStart w:id="220"/>
      <w:commentRangeStart w:id="221"/>
      <w:del w:id="222" w:author="Jacob Cram" w:date="2021-10-09T20:00:00Z">
        <w:r w:rsidR="004D045E" w:rsidDel="00CE0605">
          <w:delText>M</w:delText>
        </w:r>
      </w:del>
      <w:r w:rsidR="004D045E">
        <w:t xml:space="preserve">odels of </w:t>
      </w:r>
      <w:commentRangeEnd w:id="220"/>
      <w:r w:rsidR="00DF000B">
        <w:rPr>
          <w:rStyle w:val="CommentReference"/>
        </w:rPr>
        <w:commentReference w:id="220"/>
      </w:r>
      <w:commentRangeEnd w:id="221"/>
      <w:r w:rsidR="00CE0605">
        <w:rPr>
          <w:rStyle w:val="CommentReference"/>
        </w:rPr>
        <w:commentReference w:id="221"/>
      </w:r>
      <w:r w:rsidR="004D045E">
        <w:t xml:space="preserve">particle transfer through the mesopelagic oceans predict that particle size, ocean temperature, and oxygen concentrations are the dominant factors modulating particle flux attenuation </w:t>
      </w:r>
      <w:r w:rsidR="00750A5E">
        <w:fldChar w:fldCharType="begin"/>
      </w:r>
      <w:r w:rsidR="00DF46B2">
        <w:instrText xml:space="preserve"> ADDIN ZOTERO_ITEM CSL_CITATION {"citationID":"Aj3QjFSN","properties":{"formattedCitation":"(Cram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DF46B2">
        <w:rPr>
          <w:rFonts w:ascii="Cambria Math" w:hAnsi="Cambria Math" w:cs="Cambria Math"/>
        </w:rPr>
        <w:instrText>∼</w:instrText>
      </w:r>
      <w:r w:rsidR="00DF46B2">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DF46B2" w:rsidRPr="00DF46B2">
        <w:t>(Cram et al., 2018; DeVries &amp; Weber, 2017)</w:t>
      </w:r>
      <w:r w:rsidR="00750A5E">
        <w:fldChar w:fldCharType="end"/>
      </w:r>
      <w:r w:rsidR="00F06FFB">
        <w:t xml:space="preserve">. </w:t>
      </w:r>
      <w:r w:rsidR="004D045E">
        <w:t xml:space="preserve">These models, however, do not account for active transport or disaggregation by zooplankton. As a result of this assumption, the models predict that small particles preferentially attenuate with depth, which is often not borne out by observations </w:t>
      </w:r>
      <w:r w:rsidR="00750A5E">
        <w:fldChar w:fldCharType="begin"/>
      </w:r>
      <w:r w:rsidR="00DF46B2">
        <w:instrText xml:space="preserve"> ADDIN ZOTERO_ITEM CSL_CITATION {"citationID":"WjaqX9Bc","properties":{"formattedCitation":"(Durkin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DF46B2" w:rsidRPr="00DF46B2">
        <w:t>(Durkin et al., 2015)</w:t>
      </w:r>
      <w:r w:rsidR="00750A5E">
        <w:fldChar w:fldCharType="end"/>
      </w:r>
      <w:r w:rsidR="004D045E">
        <w:t>. Therefore</w:t>
      </w:r>
      <w:r w:rsidR="00750A5E">
        <w:t>,</w:t>
      </w:r>
      <w:r w:rsidR="004D045E">
        <w:t xml:space="preserve"> these models’ predictions provide a useful null hypothesis of expected particle size </w:t>
      </w:r>
      <w:r w:rsidR="004D045E">
        <w:lastRenderedPageBreak/>
        <w:t>distributions in the absence of zooplankton effects, which can be compared to observed distributions of particles to explore the magnitude of zooplankton effects.</w:t>
      </w:r>
    </w:p>
    <w:p w14:paraId="0000001C" w14:textId="3C8C169C" w:rsidR="00104E87" w:rsidRDefault="004D045E" w:rsidP="00EF63F8">
      <w:r>
        <w:t xml:space="preserve">Underwater vision profilers </w:t>
      </w:r>
      <w:r w:rsidR="007262B8">
        <w:t xml:space="preserve">are </w:t>
      </w:r>
      <w:r w:rsidR="00750A5E">
        <w:t>cameras</w:t>
      </w:r>
      <w:r>
        <w:t xml:space="preserve"> that can count and size many particles over large water volumes </w:t>
      </w:r>
      <w:r w:rsidR="00750A5E">
        <w:fldChar w:fldCharType="begin"/>
      </w:r>
      <w:r w:rsidR="00DF46B2">
        <w:instrText xml:space="preserve"> ADDIN ZOTERO_ITEM CSL_CITATION {"citationID":"4R0VWLil","properties":{"formattedCitation":"(Picheral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DF46B2" w:rsidRPr="00DF46B2">
        <w:t>(Picheral et al., 2010)</w:t>
      </w:r>
      <w:r w:rsidR="00750A5E">
        <w:fldChar w:fldCharType="end"/>
      </w:r>
      <w:r>
        <w:t xml:space="preserve"> </w:t>
      </w:r>
      <w:r w:rsidR="007262B8">
        <w:t>and</w:t>
      </w:r>
      <w:r>
        <w:t xml:space="preserve"> provide valuable information about particle distributions and transport. When deployed in concert with particle traps in some regions, they can be used to predict flux in other regions where traps have not been deployed </w:t>
      </w:r>
      <w:r w:rsidR="00750A5E">
        <w:fldChar w:fldCharType="begin"/>
      </w:r>
      <w:r w:rsidR="00DF46B2">
        <w:instrText xml:space="preserve"> ADDIN ZOTERO_ITEM CSL_CITATION {"citationID":"s0w9Ym2l","properties":{"formattedCitation":"(Guidi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DF46B2" w:rsidRPr="00DF46B2">
        <w:t>(Guidi et al., 2008; Kiko et al., 2020)</w:t>
      </w:r>
      <w:r w:rsidR="00750A5E">
        <w:fldChar w:fldCharType="end"/>
      </w:r>
      <w:r>
        <w:t xml:space="preserve">. </w:t>
      </w:r>
      <w:commentRangeStart w:id="224"/>
      <w:commentRangeStart w:id="225"/>
      <w:commentRangeStart w:id="226"/>
      <w:commentRangeStart w:id="227"/>
      <w:del w:id="228" w:author="Jacob Cram" w:date="2021-10-09T20:00:00Z">
        <w:r w:rsidDel="00CE0605">
          <w:delText>UVPs can provide information about.</w:delText>
        </w:r>
      </w:del>
      <w:commentRangeEnd w:id="226"/>
      <w:commentRangeEnd w:id="227"/>
      <w:ins w:id="229" w:author="R2" w:date="2021-10-08T15:56:00Z">
        <w:del w:id="230" w:author="Jacob Cram" w:date="2021-10-09T20:00:00Z">
          <w:r w:rsidDel="00CE0605">
            <w:delText xml:space="preserve"> </w:delText>
          </w:r>
        </w:del>
      </w:ins>
      <w:commentRangeEnd w:id="224"/>
      <w:ins w:id="231" w:author="LineByLine" w:date="2021-10-08T15:59:00Z">
        <w:del w:id="232" w:author="Jacob Cram" w:date="2021-10-09T20:00:00Z">
          <w:r w:rsidR="00DF000B" w:rsidDel="00CE0605">
            <w:rPr>
              <w:rStyle w:val="CommentReference"/>
            </w:rPr>
            <w:commentReference w:id="224"/>
          </w:r>
        </w:del>
      </w:ins>
      <w:commentRangeEnd w:id="225"/>
      <w:r w:rsidR="00CE0605">
        <w:rPr>
          <w:rStyle w:val="CommentReference"/>
        </w:rPr>
        <w:commentReference w:id="225"/>
      </w:r>
      <w:ins w:id="234" w:author="LineByLine" w:date="2021-10-08T15:59:00Z">
        <w:del w:id="235" w:author="Jacob Cram" w:date="2021-10-09T20:00:00Z">
          <w:r w:rsidR="004A476E" w:rsidDel="00CE0605">
            <w:rPr>
              <w:rStyle w:val="CommentReference"/>
            </w:rPr>
            <w:commentReference w:id="226"/>
          </w:r>
        </w:del>
      </w:ins>
      <w:r w:rsidR="00CE0605">
        <w:rPr>
          <w:rStyle w:val="CommentReference"/>
        </w:rPr>
        <w:commentReference w:id="227"/>
      </w:r>
      <w:ins w:id="237" w:author="R1" w:date="2021-10-08T15:56:00Z">
        <w:del w:id="238" w:author="Jacob Cram" w:date="2021-10-09T20:00:00Z">
          <w:r w:rsidDel="00CE0605">
            <w:delText xml:space="preserve"> </w:delText>
          </w:r>
        </w:del>
      </w:ins>
      <w:r>
        <w:t>Connecting UVP and trap data can furthermore inform about</w:t>
      </w:r>
      <w:r w:rsidR="006E0668">
        <w:t xml:space="preserve"> total particle flux variability across space and time,</w:t>
      </w:r>
      <w:r>
        <w:t xml:space="preserve"> relationships between particle size, biomass, composition, and sinking speed, as well as the contributions of the different particle sizes to flux </w:t>
      </w:r>
      <w:r w:rsidR="006E0668">
        <w:fldChar w:fldCharType="begin"/>
      </w:r>
      <w:r w:rsidR="00DF46B2">
        <w:instrText xml:space="preserve"> ADDIN ZOTERO_ITEM CSL_CITATION {"citationID":"3mwMvcdO","properties":{"formattedCitation":"(Guidi et al., 2008; Kiko et al., 2017)","plainCitation":"(Guidi et al., 2008; Kiko et al., 2017)","noteIndex":0},"citationItems":[{"id":7315,"uris":["http://zotero.org/users/158097/items/Q8RBFZKG"],"uri":["http://zotero.org/users/158097/items/Q8RBFZKG"],"itemData":{"id":7315,"type":"article-journal","abstract":"Large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6E0668">
        <w:fldChar w:fldCharType="separate"/>
      </w:r>
      <w:r w:rsidR="00DF46B2" w:rsidRPr="00DF46B2">
        <w:t>(Guidi et al., 2008; Kiko et al., 2017)</w:t>
      </w:r>
      <w:r w:rsidR="006E0668">
        <w:fldChar w:fldCharType="end"/>
      </w:r>
      <w:r>
        <w:t>.</w:t>
      </w:r>
    </w:p>
    <w:p w14:paraId="0000001D" w14:textId="5607C994" w:rsidR="00104E87" w:rsidRDefault="0014548D" w:rsidP="00EF63F8">
      <w:r>
        <w:t>UVP have provided insight into other anoxic and hypoxic environments. In the Arabian Sea, particle size data from a UVP were compared to</w:t>
      </w:r>
      <w:r w:rsidR="006E0668">
        <w:t xml:space="preserve"> </w:t>
      </w:r>
      <w:commentRangeStart w:id="239"/>
      <w:commentRangeStart w:id="240"/>
      <w:r w:rsidR="006E0668">
        <w:t>measurements</w:t>
      </w:r>
      <w:ins w:id="241" w:author="Jacob Cram" w:date="2021-10-09T20:00:00Z">
        <w:r w:rsidR="00CE0605">
          <w:t xml:space="preserve"> of</w:t>
        </w:r>
      </w:ins>
      <w:r>
        <w:t xml:space="preserve"> zooplankton </w:t>
      </w:r>
      <w:commentRangeEnd w:id="239"/>
      <w:r w:rsidR="00DF000B">
        <w:rPr>
          <w:rStyle w:val="CommentReference"/>
        </w:rPr>
        <w:commentReference w:id="239"/>
      </w:r>
      <w:commentRangeEnd w:id="240"/>
      <w:r w:rsidR="00CE0605">
        <w:rPr>
          <w:rStyle w:val="CommentReference"/>
        </w:rPr>
        <w:commentReference w:id="240"/>
      </w:r>
      <w:r>
        <w:t>abundances and surface productivity. The authors concluded that in this ODZ region, particle size distributions were shaped by microbial and zooplankton activit</w:t>
      </w:r>
      <w:r w:rsidR="006E0668">
        <w:t>y</w:t>
      </w:r>
      <w:r>
        <w:t xml:space="preserve">, the spatiotemporal structure of surface </w:t>
      </w:r>
      <w:commentRangeStart w:id="243"/>
      <w:r>
        <w:t>phytoplan</w:t>
      </w:r>
      <w:del w:id="244" w:author="Clara Fuchsman" w:date="2021-10-16T15:57:00Z">
        <w:r w:rsidDel="000B157A">
          <w:delText>t</w:delText>
        </w:r>
      </w:del>
      <w:r>
        <w:t>k</w:t>
      </w:r>
      <w:ins w:id="245" w:author="Clara Fuchsman" w:date="2021-10-16T15:57:00Z">
        <w:r w:rsidR="000B157A">
          <w:t>t</w:t>
        </w:r>
      </w:ins>
      <w:r>
        <w:t>on</w:t>
      </w:r>
      <w:commentRangeEnd w:id="243"/>
      <w:r w:rsidR="000B157A">
        <w:rPr>
          <w:rStyle w:val="CommentReference"/>
        </w:rPr>
        <w:commentReference w:id="243"/>
      </w:r>
      <w:r>
        <w:t xml:space="preserve"> blooms</w:t>
      </w:r>
      <w:r w:rsidR="006E0668">
        <w:t>,</w:t>
      </w:r>
      <w:r>
        <w:t xml:space="preserve"> and horizontal transport of particles by currents </w:t>
      </w:r>
      <w:r>
        <w:fldChar w:fldCharType="begin"/>
      </w:r>
      <w:r w:rsidR="00DF46B2">
        <w:instrText xml:space="preserve"> ADDIN ZOTERO_ITEM CSL_CITATION {"citationID":"WTKbxDSf","properties":{"formattedCitation":"(Roullier et al., 2014)","plainCitation":"(Roullier et al., 2014)","noteIndex":0},"citationItems":[{"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fldChar w:fldCharType="separate"/>
      </w:r>
      <w:r w:rsidR="00DF46B2" w:rsidRPr="00DF46B2">
        <w:t>(Roullier et al., 2014)</w:t>
      </w:r>
      <w:r>
        <w:fldChar w:fldCharType="end"/>
      </w:r>
      <w:r>
        <w:t>. Another</w:t>
      </w:r>
      <w:r w:rsidR="004D045E">
        <w:t xml:space="preserve"> recent study combined new particle size tracking, </w:t>
      </w:r>
      <w:commentRangeStart w:id="246"/>
      <w:commentRangeStart w:id="247"/>
      <w:del w:id="248" w:author="Jacob Cram" w:date="2021-10-09T20:01:00Z">
        <w:r w:rsidR="004D045E" w:rsidDel="00CE0605">
          <w:delText xml:space="preserve">mockness </w:delText>
        </w:r>
      </w:del>
      <w:commentRangeEnd w:id="246"/>
      <w:commentRangeEnd w:id="247"/>
      <w:ins w:id="249" w:author="Jacob Cram" w:date="2021-10-09T20:01:00Z">
        <w:r w:rsidR="00CE0605">
          <w:t xml:space="preserve">MOCNESS </w:t>
        </w:r>
      </w:ins>
      <w:r w:rsidR="00DF000B">
        <w:rPr>
          <w:rStyle w:val="CommentReference"/>
        </w:rPr>
        <w:commentReference w:id="246"/>
      </w:r>
      <w:r w:rsidR="00CE0605">
        <w:rPr>
          <w:rStyle w:val="CommentReference"/>
        </w:rPr>
        <w:commentReference w:id="247"/>
      </w:r>
      <w:r w:rsidR="004D045E">
        <w:t>tows, and acoustic data, all collected at one site, with previously collected trap measurements from nearby locations to explore zooplankton transport in the Eastern Tropical North Atlantic, a hypoxic, but not anoxic, Oxygen Minimum Zone</w:t>
      </w:r>
      <w:r w:rsidR="00B33156">
        <w:t xml:space="preserve"> (OMZ)</w:t>
      </w:r>
      <w:r w:rsidR="004D045E">
        <w:t xml:space="preserve"> </w:t>
      </w:r>
      <w:r w:rsidR="00911372">
        <w:fldChar w:fldCharType="begin"/>
      </w:r>
      <w:r w:rsidR="00DF46B2">
        <w:instrText xml:space="preserve"> ADDIN ZOTERO_ITEM CSL_CITATION {"citationID":"CGdYd8k3","properties":{"formattedCitation":"(Kiko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911372">
        <w:fldChar w:fldCharType="separate"/>
      </w:r>
      <w:r w:rsidR="00DF46B2" w:rsidRPr="00DF46B2">
        <w:t>(Kiko et al., 2020)</w:t>
      </w:r>
      <w:r w:rsidR="00911372">
        <w:fldChar w:fldCharType="end"/>
      </w:r>
      <w:r w:rsidR="004D045E">
        <w:t xml:space="preserve">. The authors found a particle concentration maximum in the mesopelagic and </w:t>
      </w:r>
      <w:r w:rsidR="006E0668">
        <w:t>contend</w:t>
      </w:r>
      <w:r w:rsidR="004D045E">
        <w:t xml:space="preserve"> that this feature suggests transport by zooplankton, and/or mortality of migrating zooplankton. The authors suggest that in more anoxic and larger ODZs, such as the modern day ETNP, and in particular as hypoxic water shifts to anoxia</w:t>
      </w:r>
      <w:r w:rsidR="005C68C5">
        <w:t>,</w:t>
      </w:r>
      <w:r w:rsidR="004D045E">
        <w:t xml:space="preserve"> there might be reduced active transport into the mesopelagic, since many migratory organisms would presumably not migrate into the anoxic water and would be less active. In this manuscript we provide data from such a fully anoxic region.</w:t>
      </w:r>
    </w:p>
    <w:p w14:paraId="0000001E" w14:textId="20BD6542" w:rsidR="00104E87" w:rsidRDefault="004D045E" w:rsidP="00EF63F8">
      <w:r>
        <w:t xml:space="preserve">A recent modeling study posed three hypotheses to explain why particle flux attenuates slowly in ODZs </w:t>
      </w:r>
      <w:r w:rsidR="00911372">
        <w:fldChar w:fldCharType="begin"/>
      </w:r>
      <w:r w:rsidR="00DF46B2">
        <w:instrText xml:space="preserve"> ADDIN ZOTERO_ITEM CSL_CITATION {"citationID":"8DO503EB","properties":{"formattedCitation":"(Weber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DF46B2" w:rsidRPr="00DF46B2">
        <w:t>(Weber &amp; Bianchi, 2020)</w:t>
      </w:r>
      <w:r w:rsidR="00911372">
        <w:fldChar w:fldCharType="end"/>
      </w:r>
      <w:r>
        <w:t xml:space="preserve">, which are susceptible to testing with UVP data. These are: </w:t>
      </w:r>
      <w:r w:rsidR="00374C9F">
        <w:rPr>
          <w:b/>
        </w:rPr>
        <w:t>H1</w:t>
      </w:r>
      <w:r>
        <w:rPr>
          <w:b/>
        </w:rPr>
        <w:t>:</w:t>
      </w:r>
      <w:r>
        <w:t xml:space="preserve"> </w:t>
      </w:r>
      <w:r>
        <w:rPr>
          <w:i/>
        </w:rPr>
        <w:t>All</w:t>
      </w:r>
      <w:r>
        <w:t xml:space="preserve"> particles in ODZs remineralize more slowly than in oxic water, regardless of their size, due to slower carbon oxidation during denitrification than </w:t>
      </w:r>
      <w:r w:rsidR="00911372">
        <w:t>aerobic</w:t>
      </w:r>
      <w:r>
        <w:t xml:space="preserve"> respiration. </w:t>
      </w:r>
      <w:r w:rsidR="00374C9F">
        <w:rPr>
          <w:b/>
        </w:rPr>
        <w:t>H2</w:t>
      </w:r>
      <w:r>
        <w:rPr>
          <w:b/>
        </w:rPr>
        <w:t>:</w:t>
      </w:r>
      <w:r>
        <w:t xml:space="preserve"> </w:t>
      </w:r>
      <w:ins w:id="250" w:author="Jacob Cram" w:date="2021-10-01T14:55:00Z">
        <w:r w:rsidR="00BB601D">
          <w:t xml:space="preserve">Breakdown of large particles into small particles is </w:t>
        </w:r>
      </w:ins>
      <w:ins w:id="251" w:author="Jacob Cram" w:date="2021-10-01T15:53:00Z">
        <w:r w:rsidR="003A7C5E">
          <w:t>suppressed</w:t>
        </w:r>
      </w:ins>
      <w:ins w:id="252" w:author="Jacob Cram" w:date="2021-10-01T14:55:00Z">
        <w:r w:rsidR="00BB601D">
          <w:t xml:space="preserve"> in the ODZ because there is less d</w:t>
        </w:r>
      </w:ins>
      <w:del w:id="253" w:author="Jacob Cram" w:date="2021-10-01T14:55:00Z">
        <w:r>
          <w:delText>D</w:delText>
        </w:r>
      </w:del>
      <w:r>
        <w:t xml:space="preserve">isaggregation by zooplankton </w:t>
      </w:r>
      <w:del w:id="254" w:author="Jacob Cram" w:date="2021-10-01T14:56:00Z">
        <w:r>
          <w:delText xml:space="preserve">is slower in ODZs </w:delText>
        </w:r>
      </w:del>
      <w:r>
        <w:t xml:space="preserve">than elsewhere. </w:t>
      </w:r>
      <w:r w:rsidR="00374C9F">
        <w:rPr>
          <w:b/>
        </w:rPr>
        <w:t>H3</w:t>
      </w:r>
      <w:r>
        <w:rPr>
          <w:b/>
        </w:rPr>
        <w:t>:</w:t>
      </w:r>
      <w:r w:rsidR="00911372">
        <w:rPr>
          <w:b/>
        </w:rPr>
        <w:t xml:space="preserve"> </w:t>
      </w:r>
      <w:r>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fldChar w:fldCharType="begin"/>
      </w:r>
      <w:r w:rsidR="00DF46B2">
        <w:instrText xml:space="preserve"> ADDIN ZOTERO_ITEM CSL_CITATION {"citationID":"Lj6pMJiy","properties":{"formattedCitation":"(Bianchi et al., 2018; Lam &amp; Kuypers, 2011)","plainCitation":"(Bianchi et al., 2018; Lam &amp; Kuypers, 2011)","noteIndex":0},"citationItems":[{"id":5998,"uris":["http://zotero.org/users/158097/items/JGYPMTNA"],"uri":["http://zotero.org/users/158097/items/JGYPMTNA"],"itemData":{"id":5998,"type":"article-journal","abstract":"Particle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fldChar w:fldCharType="separate"/>
      </w:r>
      <w:r w:rsidR="00DF46B2" w:rsidRPr="00DF46B2">
        <w:t>(Bianchi et al., 2018; Lam &amp; Kuypers, 2011)</w:t>
      </w:r>
      <w:r w:rsidR="00911372">
        <w:fldChar w:fldCharType="end"/>
      </w:r>
      <w:r>
        <w:t>. Sulfide and organic matter sulfurization have been found on particles at this site</w:t>
      </w:r>
      <w:r w:rsidR="007262B8">
        <w:t xml:space="preserve"> at nanomolar concentrations</w:t>
      </w:r>
      <w:r>
        <w:t xml:space="preserve"> </w:t>
      </w:r>
      <w:r w:rsidR="00911372">
        <w:fldChar w:fldCharType="begin"/>
      </w:r>
      <w:r w:rsidR="00DF46B2">
        <w:instrText xml:space="preserve"> ADDIN ZOTERO_ITEM CSL_CITATION {"citationID":"7at5QIb5","properties":{"formattedCitation":"(Raven et al., 2021)","plainCitation":"(Raven et al., 2021)","noteIndex":0},"citationItems":[{"id":9406,"uris":["http://zotero.org/users/158097/items/DJBVS9KS"],"uri":["http://zotero.org/users/158097/items/DJBVS9KS"],"itemData":{"id":9406,"type":"article-journal","abstract":"Climate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fldChar w:fldCharType="separate"/>
      </w:r>
      <w:r w:rsidR="00DF46B2" w:rsidRPr="00DF46B2">
        <w:t>(Raven et al., 2021)</w:t>
      </w:r>
      <w:r w:rsidR="00911372">
        <w:fldChar w:fldCharType="end"/>
      </w:r>
      <w:r>
        <w:t xml:space="preserve">. Microbial analysis of particles found sulfate reducers </w:t>
      </w:r>
      <w:r>
        <w:lastRenderedPageBreak/>
        <w:t xml:space="preserve">and S-oxidizing denitrifiers at low abundance </w:t>
      </w:r>
      <w:r w:rsidR="00911372">
        <w:fldChar w:fldCharType="begin"/>
      </w:r>
      <w:r w:rsidR="00DF46B2">
        <w:instrText xml:space="preserve"> ADDIN ZOTERO_ITEM CSL_CITATION {"citationID":"ZwfUGRwt","properties":{"formattedCitation":"(Fuchsman et al., 2017; Saunders et al., 2019)","plainCitation":"(Fuchsman et al., 2017; Saunders et al., 2019)","noteIndex":0},"citationItems":[{"id":5897,"uris":["http://zotero.org/users/158097/items/B428D2G3"],"uri":["http://zotero.org/users/158097/items/B428D2G3"],"itemData":{"id":5897,"type":"article-journal","container-title":"Frontiers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fldChar w:fldCharType="separate"/>
      </w:r>
      <w:r w:rsidR="00DF46B2" w:rsidRPr="00DF46B2">
        <w:t>(Fuchsman et al., 2017; Saunders et al., 2019)</w:t>
      </w:r>
      <w:r w:rsidR="00911372">
        <w:fldChar w:fldCharType="end"/>
      </w:r>
      <w:r>
        <w:t xml:space="preserve">.  Each of the hypotheses outlined above were predicted to leave distinct signatures in particle size distributions in the core of ODZ regions </w:t>
      </w:r>
      <w:r w:rsidR="00911372">
        <w:fldChar w:fldCharType="begin"/>
      </w:r>
      <w:r w:rsidR="00DF46B2">
        <w:instrText xml:space="preserve"> ADDIN ZOTERO_ITEM CSL_CITATION {"citationID":"HdvrVWKt","properties":{"formattedCitation":"(Weber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DF46B2" w:rsidRPr="00DF46B2">
        <w:t>(Weber &amp; Bianchi, 2020)</w:t>
      </w:r>
      <w:r w:rsidR="00911372">
        <w:fldChar w:fldCharType="end"/>
      </w:r>
      <w:r>
        <w:t>. The model with slow attenuation of all particles, predicts an increase in the abundance of small particles in the ODZ core</w:t>
      </w:r>
      <w:r w:rsidR="006E0668">
        <w:t xml:space="preserve"> (</w:t>
      </w:r>
      <w:r w:rsidR="006E0668" w:rsidRPr="006E0668">
        <w:rPr>
          <w:b/>
          <w:bCs/>
        </w:rPr>
        <w:t>H1</w:t>
      </w:r>
      <w:r w:rsidR="006E0668">
        <w:t>)</w:t>
      </w:r>
      <w:r>
        <w:t xml:space="preserve">, while the other two models predict </w:t>
      </w:r>
      <w:ins w:id="255" w:author="Jacob Cram" w:date="2021-10-03T09:45:00Z">
        <w:del w:id="256" w:author="Clara Fuchsman" w:date="2021-10-16T15:59:00Z">
          <w:r w:rsidR="00A83497" w:rsidDel="007C701C">
            <w:delText>decreases.</w:delText>
          </w:r>
        </w:del>
      </w:ins>
      <w:del w:id="257" w:author="Clara Fuchsman" w:date="2021-10-16T15:59:00Z">
        <w:r w:rsidDel="007C701C">
          <w:delText xml:space="preserve">a </w:delText>
        </w:r>
      </w:del>
      <w:r>
        <w:t>decrease</w:t>
      </w:r>
      <w:ins w:id="258" w:author="Clara Fuchsman" w:date="2021-10-16T15:59:00Z">
        <w:r w:rsidR="007C701C">
          <w:t>s</w:t>
        </w:r>
      </w:ins>
      <w:r>
        <w:t xml:space="preserve"> in small particle abundance</w:t>
      </w:r>
      <w:del w:id="259" w:author="Jacob Cram" w:date="2021-10-03T09:44:00Z">
        <w:r>
          <w:delText>,</w:delText>
        </w:r>
      </w:del>
      <w:del w:id="260" w:author="Clara Fuchsman" w:date="2021-10-16T15:59:00Z">
        <w:r w:rsidDel="007C701C">
          <w:delText xml:space="preserve"> </w:delText>
        </w:r>
      </w:del>
      <w:ins w:id="261" w:author="Jacob Cram" w:date="2021-10-03T09:45:00Z">
        <w:r w:rsidR="00A83497">
          <w:t>. A large decrease is expected if</w:t>
        </w:r>
        <w:del w:id="262" w:author="Clara Fuchsman" w:date="2021-10-16T15:59:00Z">
          <w:r w:rsidR="00A83497" w:rsidDel="007C701C">
            <w:delText xml:space="preserve"> </w:delText>
          </w:r>
        </w:del>
        <w:r w:rsidR="00A83497">
          <w:t xml:space="preserve"> </w:t>
        </w:r>
      </w:ins>
      <w:del w:id="263" w:author="Jacob Cram" w:date="2021-10-03T09:45:00Z">
        <w:r>
          <w:delText xml:space="preserve">because </w:delText>
        </w:r>
      </w:del>
      <w:r>
        <w:t xml:space="preserve">small particles are </w:t>
      </w:r>
      <w:del w:id="264" w:author="Jacob Cram" w:date="2021-10-11T18:00:00Z">
        <w:r w:rsidDel="005127C5">
          <w:delText xml:space="preserve">either </w:delText>
        </w:r>
      </w:del>
      <w:r>
        <w:t>not replaced by disaggregation of large particles (</w:t>
      </w:r>
      <w:r w:rsidR="00374C9F" w:rsidRPr="003D07DB">
        <w:rPr>
          <w:b/>
          <w:bCs/>
        </w:rPr>
        <w:t>H2</w:t>
      </w:r>
      <w:r>
        <w:t xml:space="preserve">) </w:t>
      </w:r>
      <w:del w:id="265" w:author="Jacob Cram" w:date="2021-10-03T09:45:00Z">
        <w:r>
          <w:delText xml:space="preserve">or </w:delText>
        </w:r>
      </w:del>
      <w:ins w:id="266" w:author="Jacob Cram" w:date="2021-10-03T09:45:00Z">
        <w:r w:rsidR="00A83497">
          <w:t>while a smaller decrease</w:t>
        </w:r>
      </w:ins>
      <w:ins w:id="267" w:author="Jacob Cram" w:date="2021-10-03T09:46:00Z">
        <w:r w:rsidR="00A83497">
          <w:t xml:space="preserve"> is expected if</w:t>
        </w:r>
      </w:ins>
      <w:del w:id="268" w:author="Jacob Cram" w:date="2021-10-03T09:46:00Z">
        <w:r>
          <w:delText>because</w:delText>
        </w:r>
      </w:del>
      <w:r>
        <w:t xml:space="preserve"> those particles are remineralized more quickly than larger particles (</w:t>
      </w:r>
      <w:r w:rsidR="006E5628" w:rsidRPr="003D07DB">
        <w:rPr>
          <w:b/>
          <w:bCs/>
        </w:rPr>
        <w:t>H</w:t>
      </w:r>
      <w:r w:rsidRPr="003D07DB">
        <w:rPr>
          <w:b/>
          <w:bCs/>
        </w:rPr>
        <w:t>3</w:t>
      </w:r>
      <w:r>
        <w:t>).</w:t>
      </w:r>
      <w:ins w:id="269" w:author="Jacob Cram" w:date="2021-10-01T15:54:00Z">
        <w:r>
          <w:t xml:space="preserve"> </w:t>
        </w:r>
      </w:ins>
      <w:del w:id="270" w:author="Jacob Cram" w:date="2021-10-03T09:46:00Z">
        <w:r w:rsidDel="00A83497">
          <w:delText xml:space="preserve"> </w:delText>
        </w:r>
      </w:del>
      <w:r>
        <w:t xml:space="preserve">However, </w:t>
      </w:r>
      <w:ins w:id="271" w:author="Clara Fuchsman" w:date="2021-10-16T16:00:00Z">
        <w:r w:rsidR="007C701C">
          <w:t xml:space="preserve">previously </w:t>
        </w:r>
      </w:ins>
      <w:r>
        <w:t>the necessary particle size data from an ODZ was not available to support any hypothesis at the exclusion of the others. In this manuscript we present a new dataset that is sufficient to test these three hypotheses</w:t>
      </w:r>
      <w:r w:rsidR="006E0668">
        <w:t>.</w:t>
      </w:r>
    </w:p>
    <w:p w14:paraId="0000001F" w14:textId="196DDA93" w:rsidR="00104E87" w:rsidRDefault="004D045E" w:rsidP="00EF63F8">
      <w:r>
        <w:t xml:space="preserve">While UVP and traps have been sampled together </w:t>
      </w:r>
      <w:r w:rsidR="00911372">
        <w:fldChar w:fldCharType="begin"/>
      </w:r>
      <w:r w:rsidR="00DF46B2">
        <w:instrText xml:space="preserve"> ADDIN ZOTERO_ITEM CSL_CITATION {"citationID":"Z1GNT5f4","properties":{"formattedCitation":"(Guidi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DF46B2" w:rsidRPr="00DF46B2">
        <w:t>(Guidi et al., 2008)</w:t>
      </w:r>
      <w:r w:rsidR="00911372">
        <w:fldChar w:fldCharType="end"/>
      </w:r>
      <w:r>
        <w:t xml:space="preserve">, combined trap and UVP measurements have not been taken together previously in an ODZ. Most of the volume of the ETNP ODZ is below regions of very low surface productivity </w:t>
      </w:r>
      <w:r w:rsidR="00911372">
        <w:fldChar w:fldCharType="begin"/>
      </w:r>
      <w:r w:rsidR="00DF46B2">
        <w:instrText xml:space="preserve"> ADDIN ZOTERO_ITEM CSL_CITATION {"citationID":"9zbrAhZ9","properties":{"formattedCitation":"(Fuchsman et al., 2019; Pennington et al., 2006)","plainCitation":"(Fuchsman et al., 2019; Pennington et al., 2006)","noteIndex":0},"citationItems":[{"id":6635,"uris":["http://zotero.org/users/158097/items/5ZFAMN8H"],"uri":["http://zotero.org/users/158097/items/5ZFAMN8H"],"itemData":{"id":6635,"type":"article-journal","abstract":"Up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911372">
        <w:fldChar w:fldCharType="separate"/>
      </w:r>
      <w:r w:rsidR="00DF46B2" w:rsidRPr="00DF46B2">
        <w:t>(Fuchsman et al., 2019; Pennington et al., 2006)</w:t>
      </w:r>
      <w:r w:rsidR="00911372">
        <w:fldChar w:fldCharType="end"/>
      </w:r>
      <w:r>
        <w:t xml:space="preserve">. Meanwhile most flux data </w:t>
      </w:r>
      <w:r w:rsidR="008A4608">
        <w:t>have</w:t>
      </w:r>
      <w:r>
        <w:t xml:space="preserve"> been measured in </w:t>
      </w:r>
      <w:r w:rsidR="007262B8">
        <w:t xml:space="preserve">more coastal, </w:t>
      </w:r>
      <w:r>
        <w:t xml:space="preserve">higher productivity regions of the ETNP </w:t>
      </w:r>
      <w:r w:rsidR="00911372">
        <w:fldChar w:fldCharType="begin"/>
      </w:r>
      <w:r w:rsidR="00DF46B2">
        <w:instrText xml:space="preserve"> ADDIN ZOTERO_ITEM CSL_CITATION {"citationID":"MZLQkK16","properties":{"formattedCitation":"(Hartnett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911372">
        <w:fldChar w:fldCharType="separate"/>
      </w:r>
      <w:r w:rsidR="00DF46B2" w:rsidRPr="00DF46B2">
        <w:t>(Hartnett &amp; Devol, 2003; Van Mooy et al., 2002)</w:t>
      </w:r>
      <w:r w:rsidR="00911372">
        <w:fldChar w:fldCharType="end"/>
      </w:r>
      <w:r>
        <w:t>. Furthermore, the degree to which zooplankton swimming or other processes lead to particle disaggregation, both in ODZs and elsewhere in the ocean, is unknown.</w:t>
      </w:r>
    </w:p>
    <w:p w14:paraId="00000020" w14:textId="63990D6C" w:rsidR="00104E87" w:rsidRDefault="004D045E" w:rsidP="00EF63F8">
      <w:r>
        <w:t>To provide the data to test hypotheses</w:t>
      </w:r>
      <w:r w:rsidR="008A4608">
        <w:t xml:space="preserve"> </w:t>
      </w:r>
      <w:r w:rsidR="008A4608" w:rsidRPr="008A4608">
        <w:rPr>
          <w:b/>
          <w:bCs/>
        </w:rPr>
        <w:t>H1-H3</w:t>
      </w:r>
      <w:r>
        <w:t xml:space="preserve"> and illuminate zooplankton particle interactions in oligotrophic ODZs, we collected particle size data at high temporal resolution over the course of a week in an anoxic site typical of the oligotrophic ETNP ODZ, well away from the high productivity zone in the coast. We integrated this size data with observed flux measurements, and acoustic data. We quantified, throughout the water column, how changes in size distribution deviate from changes that would be predicted by remineralization and sinking only models.</w:t>
      </w:r>
    </w:p>
    <w:p w14:paraId="00000022" w14:textId="460A5FE8" w:rsidR="00104E87" w:rsidRDefault="002133E7" w:rsidP="00EF63F8">
      <w:sdt>
        <w:sdtPr>
          <w:tag w:val="goog_rdk_1"/>
          <w:id w:val="-1032494430"/>
        </w:sdtPr>
        <w:sdtEndPr/>
        <w:sdtContent/>
      </w:sdt>
      <w:sdt>
        <w:sdtPr>
          <w:tag w:val="goog_rdk_2"/>
          <w:id w:val="1153559436"/>
        </w:sdtPr>
        <w:sdtEndPr/>
        <w:sdtContent/>
      </w:sdt>
      <w:sdt>
        <w:sdtPr>
          <w:tag w:val="goog_rdk_3"/>
          <w:id w:val="-1094015425"/>
        </w:sdtPr>
        <w:sdtEndPr/>
        <w:sdtContent/>
      </w:sdt>
      <w:sdt>
        <w:sdtPr>
          <w:tag w:val="goog_rdk_4"/>
          <w:id w:val="516664913"/>
        </w:sdtPr>
        <w:sdtEndPr/>
        <w:sdtContent/>
      </w:sdt>
      <w:sdt>
        <w:sdtPr>
          <w:tag w:val="goog_rdk_5"/>
          <w:id w:val="-1151365691"/>
        </w:sdtPr>
        <w:sdtEndPr/>
        <w:sdtContent/>
      </w:sdt>
      <w:r w:rsidR="004D045E">
        <w:t xml:space="preserve">We ask the following </w:t>
      </w:r>
      <w:del w:id="272" w:author="Jacob Cram" w:date="2021-10-01T22:15:00Z">
        <w:r w:rsidR="004D045E">
          <w:delText xml:space="preserve">three </w:delText>
        </w:r>
      </w:del>
      <w:ins w:id="273" w:author="Jacob Cram" w:date="2021-10-01T22:15:00Z">
        <w:r w:rsidR="005126F3">
          <w:t xml:space="preserve">four </w:t>
        </w:r>
      </w:ins>
      <w:r w:rsidR="004D045E">
        <w:t xml:space="preserve">questions: </w:t>
      </w:r>
    </w:p>
    <w:p w14:paraId="200AD929" w14:textId="0B0CF82A" w:rsidR="005126F3" w:rsidRDefault="004D045E" w:rsidP="005126F3">
      <w:pPr>
        <w:rPr>
          <w:moveTo w:id="274" w:author="Jacob Cram" w:date="2021-10-01T22:15:00Z"/>
        </w:rPr>
      </w:pPr>
      <w:moveToRangeStart w:id="275" w:author="Jacob Cram" w:date="2021-10-01T22:15:00Z" w:name="move84018947"/>
      <w:moveTo w:id="276" w:author="Jacob Cram" w:date="2021-10-01T22:15:00Z">
        <w:r>
          <w:rPr>
            <w:b/>
          </w:rPr>
          <w:t xml:space="preserve">Question </w:t>
        </w:r>
        <w:del w:id="277" w:author="Jacob Cram" w:date="2021-10-01T22:15:00Z">
          <w:r w:rsidR="005126F3" w:rsidDel="005126F3">
            <w:rPr>
              <w:b/>
            </w:rPr>
            <w:delText>B</w:delText>
          </w:r>
        </w:del>
      </w:moveTo>
      <w:ins w:id="278" w:author="Jacob Cram" w:date="2021-10-01T22:15:00Z">
        <w:r w:rsidR="005126F3">
          <w:rPr>
            <w:b/>
          </w:rPr>
          <w:t>A</w:t>
        </w:r>
      </w:ins>
      <w:moveTo w:id="279" w:author="Jacob Cram" w:date="2021-10-01T22:15:00Z">
        <w:r w:rsidR="005126F3">
          <w:rPr>
            <w:b/>
          </w:rPr>
          <w:t>:</w:t>
        </w:r>
        <w:r w:rsidR="005126F3">
          <w:t xml:space="preserve"> How does the particle size distribution at one location in the oligotrophic Eastern Tropical North Pacific vary with respect to depth and time?</w:t>
        </w:r>
      </w:moveTo>
    </w:p>
    <w:moveToRangeEnd w:id="275"/>
    <w:p w14:paraId="00000024" w14:textId="655A6FB9" w:rsidR="00104E87" w:rsidRDefault="004D045E" w:rsidP="00EF63F8">
      <w:ins w:id="280" w:author="September" w:date="2021-10-08T15:59:00Z">
        <w:r>
          <w:rPr>
            <w:b/>
          </w:rPr>
          <w:t xml:space="preserve">Question </w:t>
        </w:r>
      </w:ins>
      <w:del w:id="281" w:author="Jacob Cram" w:date="2021-10-01T22:15:00Z">
        <w:r w:rsidDel="005126F3">
          <w:rPr>
            <w:b/>
          </w:rPr>
          <w:delText>A</w:delText>
        </w:r>
      </w:del>
      <w:ins w:id="282" w:author="Jacob Cram" w:date="2021-10-01T22:15:00Z">
        <w:r w:rsidR="005126F3">
          <w:rPr>
            <w:b/>
          </w:rPr>
          <w:t>B</w:t>
        </w:r>
      </w:ins>
      <w:del w:id="283" w:author="September" w:date="2021-10-08T15:59:00Z">
        <w:r>
          <w:rPr>
            <w:b/>
          </w:rPr>
          <w:delText>A</w:delText>
        </w:r>
      </w:del>
      <w:r>
        <w:rPr>
          <w:b/>
        </w:rPr>
        <w:t>:</w:t>
      </w:r>
      <w:r>
        <w:t xml:space="preserve"> Do our data support any of the three Weber and Bianchi </w:t>
      </w:r>
      <w:r w:rsidR="00911372">
        <w:fldChar w:fldCharType="begin"/>
      </w:r>
      <w:r w:rsidR="00DF46B2">
        <w:instrText xml:space="preserve"> ADDIN ZOTERO_ITEM CSL_CITATION {"citationID":"Xem0Vw0A","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DF46B2" w:rsidRPr="00DF46B2">
        <w:t>(2020)</w:t>
      </w:r>
      <w:r w:rsidR="00911372">
        <w:fldChar w:fldCharType="end"/>
      </w:r>
      <w:r>
        <w:t xml:space="preserve"> models (</w:t>
      </w:r>
      <w:r w:rsidR="00374C9F">
        <w:rPr>
          <w:b/>
        </w:rPr>
        <w:t>H</w:t>
      </w:r>
      <w:r>
        <w:rPr>
          <w:b/>
        </w:rPr>
        <w:t>1-</w:t>
      </w:r>
      <w:r w:rsidR="00374C9F">
        <w:rPr>
          <w:b/>
        </w:rPr>
        <w:t>H</w:t>
      </w:r>
      <w:r>
        <w:rPr>
          <w:b/>
        </w:rPr>
        <w:t>3</w:t>
      </w:r>
      <w:r>
        <w:t xml:space="preserve">)? </w:t>
      </w:r>
    </w:p>
    <w:p w14:paraId="40753917" w14:textId="574E3F9B" w:rsidR="00911372" w:rsidRDefault="004D045E" w:rsidP="00EF63F8">
      <w:pPr>
        <w:rPr>
          <w:moveFrom w:id="284" w:author="Jacob Cram" w:date="2021-10-01T22:15:00Z"/>
        </w:rPr>
      </w:pPr>
      <w:moveFromRangeStart w:id="285" w:author="Jacob Cram" w:date="2021-10-01T22:15:00Z" w:name="move84018947"/>
      <w:moveFrom w:id="286" w:author="Jacob Cram" w:date="2021-10-01T22:15:00Z">
        <w:r>
          <w:rPr>
            <w:b/>
          </w:rPr>
          <w:t>Question B:</w:t>
        </w:r>
        <w:r>
          <w:t xml:space="preserve"> How </w:t>
        </w:r>
        <w:r w:rsidR="008A4608">
          <w:t>does</w:t>
        </w:r>
        <w:r>
          <w:t xml:space="preserve"> the particle size distribution at </w:t>
        </w:r>
        <w:commentRangeStart w:id="287"/>
        <w:commentRangeStart w:id="288"/>
        <w:r>
          <w:t xml:space="preserve">one location </w:t>
        </w:r>
      </w:moveFrom>
      <w:commentRangeEnd w:id="287"/>
      <w:r w:rsidR="00DF000B">
        <w:rPr>
          <w:rStyle w:val="CommentReference"/>
        </w:rPr>
        <w:commentReference w:id="287"/>
      </w:r>
      <w:commentRangeEnd w:id="288"/>
      <w:r w:rsidR="00CE0605">
        <w:rPr>
          <w:rStyle w:val="CommentReference"/>
        </w:rPr>
        <w:commentReference w:id="288"/>
      </w:r>
      <w:moveFrom w:id="290" w:author="Jacob Cram" w:date="2021-10-01T22:15:00Z">
        <w:r>
          <w:t>in the oligotrophic Eastern Tropical North Pacific vary with respect to depth and time?</w:t>
        </w:r>
      </w:moveFrom>
    </w:p>
    <w:moveFromRangeEnd w:id="285"/>
    <w:p w14:paraId="00000027" w14:textId="587149A9" w:rsidR="00104E87" w:rsidRDefault="00911372" w:rsidP="00EF63F8">
      <w:pPr>
        <w:rPr>
          <w:ins w:id="291" w:author="Jacob Cram" w:date="2021-10-01T22:15:00Z"/>
        </w:rPr>
      </w:pPr>
      <w:r>
        <w:rPr>
          <w:b/>
        </w:rPr>
        <w:t>Question</w:t>
      </w:r>
      <w:r w:rsidR="004D045E">
        <w:rPr>
          <w:b/>
        </w:rPr>
        <w:t xml:space="preserve"> C:</w:t>
      </w:r>
      <w:r w:rsidR="004D045E">
        <w:t xml:space="preserve"> Do our data suggest</w:t>
      </w:r>
      <w:r w:rsidR="006E5628">
        <w:t xml:space="preserve"> that</w:t>
      </w:r>
      <w:r w:rsidR="004D045E">
        <w:t xml:space="preserve"> regions of the oxygen deficient zone </w:t>
      </w:r>
      <w:r w:rsidR="006E5628">
        <w:t>harbor</w:t>
      </w:r>
      <w:r w:rsidR="004D045E">
        <w:t xml:space="preserve"> disaggregation like processes, and if so, do these co-occur with migratory zooplankton</w:t>
      </w:r>
      <w:commentRangeStart w:id="292"/>
      <w:commentRangeStart w:id="293"/>
      <w:r w:rsidR="004D045E">
        <w:t>?</w:t>
      </w:r>
      <w:commentRangeEnd w:id="292"/>
      <w:r w:rsidR="004A476E">
        <w:rPr>
          <w:rStyle w:val="CommentReference"/>
        </w:rPr>
        <w:commentReference w:id="292"/>
      </w:r>
      <w:commentRangeEnd w:id="293"/>
      <w:r w:rsidR="00ED16AC">
        <w:rPr>
          <w:rStyle w:val="CommentReference"/>
        </w:rPr>
        <w:commentReference w:id="293"/>
      </w:r>
    </w:p>
    <w:p w14:paraId="6583F02F" w14:textId="0ECF8080" w:rsidR="005126F3" w:rsidRDefault="005126F3" w:rsidP="00EF63F8">
      <w:pPr>
        <w:rPr>
          <w:ins w:id="295" w:author="Jacob Cram" w:date="2021-10-09T20:02:00Z"/>
        </w:rPr>
      </w:pPr>
      <w:bookmarkStart w:id="296" w:name="_heading=h.mszek3c207e" w:colFirst="0" w:colLast="0"/>
      <w:bookmarkStart w:id="297" w:name="bookmark=id.tyjcwt" w:colFirst="0" w:colLast="0"/>
      <w:bookmarkEnd w:id="296"/>
      <w:bookmarkEnd w:id="297"/>
      <w:ins w:id="298" w:author="Jacob Cram" w:date="2021-10-01T22:15:00Z">
        <w:r>
          <w:t xml:space="preserve">Question D: How do </w:t>
        </w:r>
      </w:ins>
      <w:ins w:id="299" w:author="Jacob Cram" w:date="2021-10-01T22:16:00Z">
        <w:r>
          <w:t xml:space="preserve">particle size distribution spectra in the ODZ compare to those seen </w:t>
        </w:r>
        <w:r w:rsidR="00CB5B16">
          <w:t>in the oxic ocean?</w:t>
        </w:r>
      </w:ins>
    </w:p>
    <w:p w14:paraId="49815F6E" w14:textId="2EC8E2A9" w:rsidR="00CE0605" w:rsidRDefault="00CE0605" w:rsidP="00EF63F8">
      <w:pPr>
        <w:rPr>
          <w:ins w:id="300" w:author="September" w:date="2021-10-08T15:59:00Z"/>
        </w:rPr>
      </w:pPr>
      <w:ins w:id="301" w:author="Jacob Cram" w:date="2021-10-09T20:04:00Z">
        <w:r>
          <w:t xml:space="preserve">In this manuscript, we report a </w:t>
        </w:r>
      </w:ins>
      <w:ins w:id="302" w:author="Jacob Cram" w:date="2021-10-09T20:03:00Z">
        <w:r>
          <w:t>steepening of the particle size distribution in the</w:t>
        </w:r>
      </w:ins>
      <w:ins w:id="303" w:author="Jacob Cram" w:date="2021-10-09T20:04:00Z">
        <w:r>
          <w:t xml:space="preserve"> upper ODZ, which supports Weber and Bianchi’s first model</w:t>
        </w:r>
        <w:r w:rsidR="00C62272">
          <w:t xml:space="preserve"> that </w:t>
        </w:r>
      </w:ins>
      <w:ins w:id="304" w:author="Jacob Cram" w:date="2021-10-09T20:05:00Z">
        <w:r w:rsidR="00C62272">
          <w:t xml:space="preserve">microbial remineralization of all particles slows, while </w:t>
        </w:r>
        <w:r w:rsidR="00C62272">
          <w:lastRenderedPageBreak/>
          <w:t>disaggregation continues in the ODZ. These disaggregation</w:t>
        </w:r>
        <w:del w:id="305" w:author="Clara Fuchsman" w:date="2021-10-16T16:01:00Z">
          <w:r w:rsidR="00C62272" w:rsidDel="007C701C">
            <w:delText xml:space="preserve"> </w:delText>
          </w:r>
        </w:del>
      </w:ins>
      <w:ins w:id="306" w:author="Clara Fuchsman" w:date="2021-10-16T16:01:00Z">
        <w:r w:rsidR="007C701C">
          <w:t>-</w:t>
        </w:r>
      </w:ins>
      <w:ins w:id="307" w:author="Jacob Cram" w:date="2021-10-09T20:05:00Z">
        <w:r w:rsidR="00C62272">
          <w:t xml:space="preserve">like processes did indeed appear to co-occur with acoustic </w:t>
        </w:r>
      </w:ins>
      <w:ins w:id="308" w:author="Jacob Cram" w:date="2021-10-11T17:20:00Z">
        <w:r w:rsidR="00ED16AC">
          <w:t>measurements</w:t>
        </w:r>
      </w:ins>
      <w:ins w:id="309" w:author="Jacob Cram" w:date="2021-10-09T20:05:00Z">
        <w:r w:rsidR="00C62272">
          <w:t xml:space="preserve"> of migratory zooplankton. </w:t>
        </w:r>
      </w:ins>
    </w:p>
    <w:p w14:paraId="00000028" w14:textId="77777777" w:rsidR="00104E87" w:rsidRDefault="004D045E" w:rsidP="00EF63F8">
      <w:pPr>
        <w:pStyle w:val="Heading1"/>
      </w:pPr>
      <w:commentRangeStart w:id="310"/>
      <w:proofErr w:type="spellStart"/>
      <w:ins w:id="311" w:author="September" w:date="2021-10-08T15:59:00Z">
        <w:r w:rsidRPr="00C42B62">
          <w:t>Methods</w:t>
        </w:r>
      </w:ins>
      <w:del w:id="312" w:author="R1" w:date="2021-10-08T15:56:00Z">
        <w:r w:rsidRPr="00C42B62">
          <w:delText>Methods</w:delText>
        </w:r>
      </w:del>
      <w:commentRangeStart w:id="313"/>
      <w:commentRangeStart w:id="314"/>
      <w:ins w:id="315" w:author="R1" w:date="2021-10-08T15:56:00Z">
        <w:r w:rsidRPr="00C42B62">
          <w:t>Method</w:t>
        </w:r>
        <w:commentRangeEnd w:id="313"/>
        <w:r w:rsidR="004A476E">
          <w:rPr>
            <w:rStyle w:val="CommentReference"/>
            <w:b w:val="0"/>
            <w:i w:val="0"/>
          </w:rPr>
          <w:commentReference w:id="313"/>
        </w:r>
      </w:ins>
      <w:commentRangeEnd w:id="314"/>
      <w:r w:rsidR="00ED16AC">
        <w:rPr>
          <w:rStyle w:val="CommentReference"/>
          <w:b w:val="0"/>
          <w:i w:val="0"/>
        </w:rPr>
        <w:commentReference w:id="314"/>
      </w:r>
      <w:ins w:id="317" w:author="R1" w:date="2021-10-08T15:56:00Z">
        <w:r w:rsidRPr="00C42B62">
          <w:t>s</w:t>
        </w:r>
      </w:ins>
      <w:commentRangeEnd w:id="310"/>
      <w:proofErr w:type="spellEnd"/>
      <w:r w:rsidR="007C701C">
        <w:rPr>
          <w:rStyle w:val="CommentReference"/>
          <w:b w:val="0"/>
          <w:i w:val="0"/>
        </w:rPr>
        <w:commentReference w:id="310"/>
      </w:r>
    </w:p>
    <w:p w14:paraId="00000029" w14:textId="7BC4D895" w:rsidR="00104E87" w:rsidRDefault="004D045E" w:rsidP="00EF63F8">
      <w:r>
        <w:t xml:space="preserve">Unless specified otherwise, measurements were taken on board the R/V </w:t>
      </w:r>
      <w:proofErr w:type="spellStart"/>
      <w:r w:rsidRPr="00FE6E28">
        <w:rPr>
          <w:i/>
          <w:iCs/>
        </w:rPr>
        <w:t>Sikuliaq</w:t>
      </w:r>
      <w:proofErr w:type="spellEnd"/>
      <w:r w:rsidR="004F704B">
        <w:t>, cruise number SKQ201617S,</w:t>
      </w:r>
      <w:r>
        <w:t xml:space="preserve"> from 07 January 2017 through 13 January 2017 at</w:t>
      </w:r>
      <w:r w:rsidR="004F704B">
        <w:t xml:space="preserve"> a single station</w:t>
      </w:r>
      <w:r>
        <w:t xml:space="preserve"> 16.5°N 106.9°W,</w:t>
      </w:r>
      <w:r w:rsidR="004F704B">
        <w:t xml:space="preserve"> which was</w:t>
      </w:r>
      <w:r>
        <w:t xml:space="preserve"> located in an oligotrophic region of the Eastern Tropical North Pacific Oxygen Deficient Zone (ETNP Station P2; Figure 1A). Data are compared against measurements taken at 16.5°N 152.0°</w:t>
      </w:r>
      <w:proofErr w:type="spellStart"/>
      <w:r>
        <w:t>W on</w:t>
      </w:r>
      <w:proofErr w:type="spellEnd"/>
      <w:r>
        <w:t xml:space="preserve"> 08 May 2015, collected on the GO-SHIP CLIVAR/CARBON P16N Leg 1 Cruise (CCHDO Hydrographic Cruise 33RO20150410). This station was at the same latitude as ETNP Station P2, west of the ODZ, </w:t>
      </w:r>
      <w:r w:rsidR="007262B8">
        <w:t xml:space="preserve">but </w:t>
      </w:r>
      <w:r>
        <w:t>was not anoxic</w:t>
      </w:r>
      <w:r w:rsidR="003D3B05">
        <w:t xml:space="preserve"> </w:t>
      </w:r>
      <w:r>
        <w:t>(P16 Transect Station 100; Figure S1).</w:t>
      </w:r>
    </w:p>
    <w:p w14:paraId="0000002A" w14:textId="77777777" w:rsidR="00104E87" w:rsidRDefault="004D045E" w:rsidP="00EF63F8">
      <w:pPr>
        <w:pStyle w:val="Heading2"/>
      </w:pPr>
      <w:bookmarkStart w:id="318" w:name="bookmark=id.3dy6vkm" w:colFirst="0" w:colLast="0"/>
      <w:bookmarkEnd w:id="318"/>
      <w:r w:rsidRPr="00B25AB1">
        <w:t>Water</w:t>
      </w:r>
      <w:r>
        <w:t xml:space="preserve"> </w:t>
      </w:r>
      <w:r w:rsidRPr="00B25AB1">
        <w:t>property</w:t>
      </w:r>
      <w:r>
        <w:t xml:space="preserve"> </w:t>
      </w:r>
      <w:r w:rsidRPr="00C42B62">
        <w:t>measurements</w:t>
      </w:r>
    </w:p>
    <w:p w14:paraId="6B84A845" w14:textId="0E28EB3E" w:rsidR="00DA0A01" w:rsidRPr="007C701C" w:rsidDel="007C701C" w:rsidRDefault="004D045E" w:rsidP="007C701C">
      <w:pPr>
        <w:pStyle w:val="Heading2"/>
        <w:numPr>
          <w:ilvl w:val="0"/>
          <w:numId w:val="0"/>
        </w:numPr>
        <w:rPr>
          <w:del w:id="319" w:author="Jacob Cram" w:date="2021-10-10T16:50:00Z"/>
          <w:b w:val="0"/>
          <w:sz w:val="22"/>
          <w:szCs w:val="22"/>
          <w:rPrChange w:id="320" w:author="Clara Fuchsman" w:date="2021-10-16T16:04:00Z">
            <w:rPr>
              <w:del w:id="321" w:author="Jacob Cram" w:date="2021-10-10T16:50:00Z"/>
              <w:b w:val="0"/>
              <w:bCs/>
              <w:sz w:val="24"/>
              <w:szCs w:val="24"/>
            </w:rPr>
          </w:rPrChange>
        </w:rPr>
      </w:pPr>
      <w:r w:rsidRPr="007C701C">
        <w:rPr>
          <w:b w:val="0"/>
          <w:sz w:val="22"/>
          <w:szCs w:val="22"/>
        </w:rPr>
        <w:t xml:space="preserve">We measured water properties of temperature, salinity, fluorescence, oxygen concentration and turbidity using the shipboard </w:t>
      </w:r>
      <w:proofErr w:type="spellStart"/>
      <w:r w:rsidRPr="007C701C">
        <w:rPr>
          <w:b w:val="0"/>
          <w:sz w:val="22"/>
          <w:szCs w:val="22"/>
        </w:rPr>
        <w:t>SeaBird</w:t>
      </w:r>
      <w:proofErr w:type="spellEnd"/>
      <w:r w:rsidRPr="007C701C">
        <w:rPr>
          <w:b w:val="0"/>
          <w:sz w:val="22"/>
          <w:szCs w:val="22"/>
        </w:rPr>
        <w:t xml:space="preserve"> 911 CTD. Auxiliary sensors included a </w:t>
      </w:r>
      <w:proofErr w:type="spellStart"/>
      <w:r w:rsidRPr="007C701C">
        <w:rPr>
          <w:b w:val="0"/>
          <w:sz w:val="22"/>
          <w:szCs w:val="22"/>
        </w:rPr>
        <w:t>WetLabs</w:t>
      </w:r>
      <w:proofErr w:type="spellEnd"/>
      <w:r w:rsidRPr="007C701C">
        <w:rPr>
          <w:b w:val="0"/>
          <w:sz w:val="22"/>
          <w:szCs w:val="22"/>
        </w:rPr>
        <w:t xml:space="preserve"> C-Star (beam attenuation and transm</w:t>
      </w:r>
      <w:r w:rsidRPr="007C701C">
        <w:rPr>
          <w:b w:val="0"/>
          <w:sz w:val="22"/>
          <w:szCs w:val="22"/>
          <w:rPrChange w:id="322" w:author="Clara Fuchsman" w:date="2021-10-16T16:04:00Z">
            <w:rPr/>
          </w:rPrChange>
        </w:rPr>
        <w:t xml:space="preserve">ission) and a </w:t>
      </w:r>
      <w:proofErr w:type="spellStart"/>
      <w:r w:rsidRPr="007C701C">
        <w:rPr>
          <w:b w:val="0"/>
          <w:sz w:val="22"/>
          <w:szCs w:val="22"/>
          <w:rPrChange w:id="323" w:author="Clara Fuchsman" w:date="2021-10-16T16:04:00Z">
            <w:rPr/>
          </w:rPrChange>
        </w:rPr>
        <w:t>Seapoint</w:t>
      </w:r>
      <w:proofErr w:type="spellEnd"/>
      <w:r w:rsidRPr="007C701C">
        <w:rPr>
          <w:b w:val="0"/>
          <w:sz w:val="22"/>
          <w:szCs w:val="22"/>
          <w:rPrChange w:id="324" w:author="Clara Fuchsman" w:date="2021-10-16T16:04:00Z">
            <w:rPr/>
          </w:rPrChange>
        </w:rPr>
        <w:t xml:space="preserve"> fluorometer. Data were processed with Seabird Software, (programs–data conversion, align, thermal mass, derive, bin average and bottle summary) using factory supplied calibrations. Data was analyzed and visualized in </w:t>
      </w:r>
      <w:r w:rsidRPr="007C701C">
        <w:rPr>
          <w:b w:val="0"/>
          <w:i/>
          <w:sz w:val="22"/>
          <w:szCs w:val="22"/>
          <w:rPrChange w:id="325" w:author="Clara Fuchsman" w:date="2021-10-16T16:04:00Z">
            <w:rPr>
              <w:i/>
            </w:rPr>
          </w:rPrChange>
        </w:rPr>
        <w:t xml:space="preserve">R </w:t>
      </w:r>
      <w:r w:rsidRPr="007C701C">
        <w:rPr>
          <w:b w:val="0"/>
          <w:sz w:val="22"/>
          <w:szCs w:val="22"/>
          <w:rPrChange w:id="326" w:author="Clara Fuchsman" w:date="2021-10-16T16:04:00Z">
            <w:rPr/>
          </w:rPrChange>
        </w:rPr>
        <w:t>(Team 2011).</w:t>
      </w:r>
      <w:r w:rsidR="004F704B" w:rsidRPr="007C701C">
        <w:rPr>
          <w:b w:val="0"/>
          <w:sz w:val="22"/>
          <w:szCs w:val="22"/>
          <w:rPrChange w:id="327" w:author="Clara Fuchsman" w:date="2021-10-16T16:04:00Z">
            <w:rPr/>
          </w:rPrChange>
        </w:rPr>
        <w:t xml:space="preserve"> Processed data are available under NCEI Accession number 1064968 </w:t>
      </w:r>
      <w:r w:rsidR="000A079F" w:rsidRPr="007C701C">
        <w:rPr>
          <w:b w:val="0"/>
          <w:sz w:val="22"/>
          <w:szCs w:val="22"/>
        </w:rPr>
        <w:fldChar w:fldCharType="begin"/>
      </w:r>
      <w:r w:rsidR="000A079F" w:rsidRPr="007C701C">
        <w:rPr>
          <w:b w:val="0"/>
          <w:sz w:val="22"/>
          <w:szCs w:val="22"/>
          <w:rPrChange w:id="328" w:author="Clara Fuchsman" w:date="2021-10-16T16:04:00Z">
            <w:rPr/>
          </w:rPrChange>
        </w:rPr>
        <w:instrText xml:space="preserve"> ADDIN ZOTERO_ITEM CSL_CITATION {"citationID":"P7jnxe68","properties":{"formattedCitation":"(Rocap et al., 2017)","plainCitation":"(Rocap et al., 2017)","noteIndex":0},"citationItems":[{"id":9499,"uris":["http://zotero.org/users/158097/items/Q75XIIFC"],"uri":["http://zotero.org/users/158097/items/Q75XIIFC"],"itemData":{"id":9499,"type":"report","note":"itemType: dataset","publisher":"NOAA National Centers for Environmental Information","title":"Water temperature, salinity, and other data from CTD taken from the RV Sikuliaq in the Pacific Ocean between San Diego, California and Manzanillo, Mexico from 2016-12-21 to 2017-01-13 (NCEI Accession 0164968). [Temperature, Salinity, Oxygen, Beam Attenuation, Fluorescence, PAR].","URL":"https://accession.nodc.noaa.gov/0164968","author":[{"family":"Rocap","given":"Gabrielle"},{"family":"Keil","given":"Rick"},{"family":"Devol","given":"Allan"},{"family":"Deutsch","given":"Curtis"}],"accessed":{"date-parts":[["2021",4,20]]},"issued":{"date-parts":[["2017"]]}}}],"schema":"https://github.com/citation-style-language/schema/raw/master/csl-citation.json"} </w:instrText>
      </w:r>
      <w:r w:rsidR="000A079F" w:rsidRPr="007C701C">
        <w:rPr>
          <w:b w:val="0"/>
          <w:sz w:val="22"/>
          <w:szCs w:val="22"/>
          <w:rPrChange w:id="329" w:author="Clara Fuchsman" w:date="2021-10-16T16:04:00Z">
            <w:rPr/>
          </w:rPrChange>
        </w:rPr>
        <w:fldChar w:fldCharType="separate"/>
      </w:r>
      <w:r w:rsidR="000A079F" w:rsidRPr="007C701C">
        <w:rPr>
          <w:b w:val="0"/>
          <w:sz w:val="22"/>
          <w:szCs w:val="22"/>
        </w:rPr>
        <w:t>(Rocap et al., 2017)</w:t>
      </w:r>
      <w:r w:rsidR="000A079F" w:rsidRPr="007C701C">
        <w:rPr>
          <w:b w:val="0"/>
          <w:sz w:val="22"/>
          <w:szCs w:val="22"/>
        </w:rPr>
        <w:fldChar w:fldCharType="end"/>
      </w:r>
      <w:r w:rsidR="000A079F" w:rsidRPr="007C701C">
        <w:rPr>
          <w:b w:val="0"/>
          <w:sz w:val="22"/>
          <w:szCs w:val="22"/>
        </w:rPr>
        <w:t>.</w:t>
      </w:r>
    </w:p>
    <w:p w14:paraId="52D5531C" w14:textId="77777777" w:rsidR="007C701C" w:rsidRPr="007C701C" w:rsidRDefault="007C701C" w:rsidP="007C701C">
      <w:pPr>
        <w:rPr>
          <w:ins w:id="330" w:author="Clara Fuchsman" w:date="2021-10-16T16:04:00Z"/>
        </w:rPr>
      </w:pPr>
    </w:p>
    <w:p w14:paraId="0000002C" w14:textId="24A8C6E8" w:rsidR="00104E87" w:rsidRPr="007C701C" w:rsidRDefault="007C701C" w:rsidP="007C701C">
      <w:pPr>
        <w:pStyle w:val="Heading2"/>
        <w:numPr>
          <w:ilvl w:val="0"/>
          <w:numId w:val="0"/>
        </w:numPr>
        <w:pPrChange w:id="331" w:author="Clara Fuchsman" w:date="2021-10-16T16:03:00Z">
          <w:pPr>
            <w:pStyle w:val="Heading2"/>
          </w:pPr>
        </w:pPrChange>
      </w:pPr>
      <w:bookmarkStart w:id="332" w:name="bookmark=id.1t3h5sf" w:colFirst="0" w:colLast="0"/>
      <w:bookmarkEnd w:id="332"/>
      <w:ins w:id="333" w:author="Clara Fuchsman" w:date="2021-10-16T16:05:00Z">
        <w:r w:rsidRPr="007C701C">
          <w:rPr>
            <w:rPrChange w:id="334" w:author="Clara Fuchsman" w:date="2021-10-16T16:05:00Z">
              <w:rPr>
                <w:b w:val="0"/>
                <w:bCs/>
                <w:sz w:val="24"/>
                <w:szCs w:val="24"/>
              </w:rPr>
            </w:rPrChange>
          </w:rPr>
          <w:t xml:space="preserve">5.2 </w:t>
        </w:r>
      </w:ins>
      <w:r w:rsidR="004D045E" w:rsidRPr="007C701C">
        <w:t>Water mass analysis</w:t>
      </w:r>
    </w:p>
    <w:p w14:paraId="0000002D" w14:textId="4458AACE" w:rsidR="00104E87" w:rsidRDefault="004D045E" w:rsidP="00EF63F8">
      <w:pPr>
        <w:rPr>
          <w:ins w:id="335" w:author="Jacob Cram" w:date="2021-10-10T16:50:00Z"/>
        </w:rPr>
      </w:pPr>
      <w:r>
        <w:t xml:space="preserve">Evans et al. (2020) previously employed optimum multiparameter analysis to map the percent identity of the water observed at each depth to three water masses: the 13 Degree Celsius Water </w:t>
      </w:r>
      <w:r w:rsidR="001A5B17">
        <w:t>(</w:t>
      </w:r>
      <w:r>
        <w:t>13CW</w:t>
      </w:r>
      <w:r w:rsidR="001A5B17">
        <w:t>)</w:t>
      </w:r>
      <w:r>
        <w:t>, North Equatorial Pacific Intermediate Water (NEPIW), and Antarctic Intermediate Water (AAIW). We subset and examine only the portion of these data that correspond to our site.</w:t>
      </w:r>
    </w:p>
    <w:p w14:paraId="2FD35AD1" w14:textId="77777777" w:rsidR="00DA0A01" w:rsidRDefault="00DA0A01" w:rsidP="00DA0A01">
      <w:pPr>
        <w:pStyle w:val="Heading2"/>
        <w:rPr>
          <w:ins w:id="336" w:author="Jacob Cram" w:date="2021-10-10T16:50:00Z"/>
        </w:rPr>
      </w:pPr>
      <w:ins w:id="337" w:author="Jacob Cram" w:date="2021-10-10T16:50:00Z">
        <w:r>
          <w:t>Acoustic Measurements</w:t>
        </w:r>
      </w:ins>
    </w:p>
    <w:p w14:paraId="189D7FB3" w14:textId="01D6FA63" w:rsidR="00DA0A01" w:rsidRDefault="00DA0A01" w:rsidP="00EF63F8">
      <w:ins w:id="338" w:author="Jacob Cram" w:date="2021-10-10T16:50:00Z">
        <w:r>
          <w:t xml:space="preserve">Backscattering signals from the ship-board </w:t>
        </w:r>
      </w:ins>
      <w:ins w:id="339" w:author="Jacob Cram" w:date="2021-10-11T17:21:00Z">
        <w:r w:rsidR="00ED16AC">
          <w:t>EK-60</w:t>
        </w:r>
      </w:ins>
      <w:ins w:id="340" w:author="Jacob Cram" w:date="2021-10-10T16:50:00Z">
        <w:r>
          <w:t xml:space="preserve"> were </w:t>
        </w:r>
      </w:ins>
      <w:ins w:id="341" w:author="Jacob Cram" w:date="2021-10-11T17:22:00Z">
        <w:r w:rsidR="00ED16AC">
          <w:t>collected</w:t>
        </w:r>
      </w:ins>
      <w:ins w:id="342" w:author="Jacob Cram" w:date="2021-10-11T17:21:00Z">
        <w:r w:rsidR="00ED16AC">
          <w:t xml:space="preserve"> and archived</w:t>
        </w:r>
      </w:ins>
      <w:ins w:id="343" w:author="Jacob Cram" w:date="2021-10-10T16:50:00Z">
        <w:r>
          <w:t xml:space="preserve"> by UNOLS</w:t>
        </w:r>
      </w:ins>
      <w:ins w:id="344" w:author="Jacob Cram" w:date="2021-10-11T17:22:00Z">
        <w:r w:rsidR="00ED16AC">
          <w:t xml:space="preserve"> as raw data files</w:t>
        </w:r>
      </w:ins>
      <w:ins w:id="345" w:author="Jacob Cram" w:date="2021-10-10T16:50:00Z">
        <w:r>
          <w:t xml:space="preserve">. We used </w:t>
        </w:r>
        <w:proofErr w:type="spellStart"/>
        <w:r>
          <w:t>echopipe</w:t>
        </w:r>
        <w:proofErr w:type="spellEnd"/>
        <w:r>
          <w:t xml:space="preserve"> software to convert</w:t>
        </w:r>
      </w:ins>
      <w:ins w:id="346" w:author="Jacob Cram" w:date="2021-10-11T17:22:00Z">
        <w:r w:rsidR="00ED16AC">
          <w:t xml:space="preserve"> these</w:t>
        </w:r>
      </w:ins>
      <w:ins w:id="347" w:author="Jacob Cram" w:date="2021-10-10T16:50:00Z">
        <w:r>
          <w:t xml:space="preserve"> raw files to </w:t>
        </w:r>
        <w:proofErr w:type="spellStart"/>
        <w:r>
          <w:t>netcdf</w:t>
        </w:r>
        <w:proofErr w:type="spellEnd"/>
        <w:r>
          <w:t xml:space="preserve"> files</w:t>
        </w:r>
      </w:ins>
      <w:ins w:id="348" w:author="Jacob Cram" w:date="2021-10-10T16:51:00Z">
        <w:r>
          <w:t xml:space="preserve">, which were </w:t>
        </w:r>
      </w:ins>
      <w:ins w:id="349" w:author="Jacob Cram" w:date="2021-10-10T16:53:00Z">
        <w:r w:rsidR="00EC03A9">
          <w:t>down-sampled</w:t>
        </w:r>
      </w:ins>
      <w:ins w:id="350" w:author="Jacob Cram" w:date="2021-10-10T16:51:00Z">
        <w:r>
          <w:t xml:space="preserve"> to </w:t>
        </w:r>
        <w:proofErr w:type="gramStart"/>
        <w:r>
          <w:t>five minute</w:t>
        </w:r>
        <w:proofErr w:type="gramEnd"/>
        <w:r>
          <w:t xml:space="preserve"> time-step resolution</w:t>
        </w:r>
      </w:ins>
      <w:ins w:id="351" w:author="Jacob Cram" w:date="2021-10-11T18:03:00Z">
        <w:r w:rsidR="00471E14">
          <w:t xml:space="preserve">, </w:t>
        </w:r>
      </w:ins>
      <w:ins w:id="352" w:author="Jacob Cram" w:date="2021-10-10T16:51:00Z">
        <w:r>
          <w:t>saved as a text file</w:t>
        </w:r>
      </w:ins>
      <w:ins w:id="353" w:author="Jacob Cram" w:date="2021-10-10T16:54:00Z">
        <w:r w:rsidR="00EC03A9">
          <w:t>, and later visualized</w:t>
        </w:r>
      </w:ins>
      <w:ins w:id="354" w:author="Jacob Cram" w:date="2021-10-10T16:51:00Z">
        <w:r>
          <w:t xml:space="preserve"> in R</w:t>
        </w:r>
      </w:ins>
      <w:ins w:id="355" w:author="Jacob Cram" w:date="2021-10-10T16:54:00Z">
        <w:r w:rsidR="00EC03A9">
          <w:t>.</w:t>
        </w:r>
      </w:ins>
      <w:ins w:id="356" w:author="Jacob Cram" w:date="2021-10-10T16:57:00Z">
        <w:r w:rsidR="00CE3F36">
          <w:t xml:space="preserve"> The </w:t>
        </w:r>
      </w:ins>
      <w:ins w:id="357" w:author="Jacob Cram" w:date="2021-10-10T16:58:00Z">
        <w:r w:rsidR="00CE3F36">
          <w:t xml:space="preserve">acoustic </w:t>
        </w:r>
      </w:ins>
      <w:ins w:id="358" w:author="Jacob Cram" w:date="2021-10-10T16:57:00Z">
        <w:r w:rsidR="00CE3F36">
          <w:t xml:space="preserve">data </w:t>
        </w:r>
      </w:ins>
      <w:ins w:id="359" w:author="Jacob Cram" w:date="2021-10-10T16:58:00Z">
        <w:r w:rsidR="00CE3F36">
          <w:t xml:space="preserve">appeared to be </w:t>
        </w:r>
      </w:ins>
      <w:ins w:id="360" w:author="Jacob Cram" w:date="2021-10-11T18:03:00Z">
        <w:r w:rsidR="00471E14">
          <w:t>off by one hour</w:t>
        </w:r>
      </w:ins>
      <w:ins w:id="361" w:author="Jacob Cram" w:date="2021-10-11T18:05:00Z">
        <w:r w:rsidR="00471E14">
          <w:t xml:space="preserve"> and</w:t>
        </w:r>
      </w:ins>
      <w:ins w:id="362" w:author="Jacob Cram" w:date="2021-10-10T16:59:00Z">
        <w:r w:rsidR="00CE3F36">
          <w:t xml:space="preserve"> so one hour was subtracted from all time measurements.</w:t>
        </w:r>
      </w:ins>
    </w:p>
    <w:p w14:paraId="0000002E" w14:textId="77777777" w:rsidR="00104E87" w:rsidRDefault="004D045E" w:rsidP="00EF63F8">
      <w:pPr>
        <w:pStyle w:val="Heading2"/>
      </w:pPr>
      <w:bookmarkStart w:id="363" w:name="bookmark=id.4d34og8" w:colFirst="0" w:colLast="0"/>
      <w:bookmarkEnd w:id="363"/>
      <w:r>
        <w:t>Particle size measurements</w:t>
      </w:r>
    </w:p>
    <w:p w14:paraId="6008DE10" w14:textId="216F643D" w:rsidR="00CE3F36" w:rsidRDefault="004D045E" w:rsidP="00EF63F8">
      <w:pPr>
        <w:rPr>
          <w:ins w:id="364" w:author="Jacob Cram" w:date="2021-10-10T16:57:00Z"/>
        </w:rPr>
      </w:pPr>
      <w:r>
        <w:t xml:space="preserve">Particle size data were collected by Underwater Vision Profiler 5 (UVP) that was mounted below the CTD-rosette and deployed for all CTD casts shallower than 2500 m. A UVP is a combination camera and </w:t>
      </w:r>
      <w:r>
        <w:lastRenderedPageBreak/>
        <w:t xml:space="preserve">light source that quantifies the abundance and size of particles from </w:t>
      </w:r>
      <w:r w:rsidR="006E5628">
        <w:t xml:space="preserve">100 </w:t>
      </w:r>
      <w:proofErr w:type="spellStart"/>
      <w:r w:rsidR="006E5628">
        <w:t>μm</w:t>
      </w:r>
      <w:proofErr w:type="spellEnd"/>
      <w:r>
        <w:t xml:space="preserve"> to several centimeters in size </w:t>
      </w:r>
      <w:r w:rsidR="00911372">
        <w:fldChar w:fldCharType="begin"/>
      </w:r>
      <w:r w:rsidR="00DF46B2">
        <w:instrText xml:space="preserve"> ADDIN ZOTERO_ITEM CSL_CITATION {"citationID":"XIIOBeyW","properties":{"formattedCitation":"(Picheral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DF46B2" w:rsidRPr="00DF46B2">
        <w:t>(Picheral et al., 2010)</w:t>
      </w:r>
      <w:r w:rsidR="00911372">
        <w:fldChar w:fldCharType="end"/>
      </w:r>
      <w:r>
        <w:t>.</w:t>
      </w:r>
      <w:ins w:id="365" w:author="Jacob Cram" w:date="2021-10-11T16:45:00Z">
        <w:r w:rsidR="001F723E">
          <w:t xml:space="preserve"> </w:t>
        </w:r>
      </w:ins>
      <w:ins w:id="366" w:author="Jacob Cram" w:date="2021-10-10T16:57:00Z">
        <w:r w:rsidR="00CE3F36" w:rsidRPr="00CE3F36">
          <w:t xml:space="preserve">UVP data were processed using the </w:t>
        </w:r>
        <w:proofErr w:type="spellStart"/>
        <w:r w:rsidR="00CE3F36" w:rsidRPr="00CE3F36">
          <w:t>Zooprocess</w:t>
        </w:r>
        <w:proofErr w:type="spellEnd"/>
        <w:r w:rsidR="00CE3F36" w:rsidRPr="00CE3F36">
          <w:t xml:space="preserve"> software, which prepares the data for upload to the </w:t>
        </w:r>
        <w:proofErr w:type="spellStart"/>
        <w:r w:rsidR="00CE3F36" w:rsidRPr="00CE3F36">
          <w:t>Ecotaxa</w:t>
        </w:r>
        <w:proofErr w:type="spellEnd"/>
        <w:r w:rsidR="00CE3F36" w:rsidRPr="00CE3F36">
          <w:t xml:space="preserve"> database</w:t>
        </w:r>
      </w:ins>
      <w:ins w:id="367" w:author="Jacob Cram" w:date="2021-10-11T18:05:00Z">
        <w:r w:rsidR="00471E14">
          <w:t xml:space="preserve"> </w:t>
        </w:r>
      </w:ins>
      <w:r w:rsidR="00471E14">
        <w:fldChar w:fldCharType="begin"/>
      </w:r>
      <w:r w:rsidR="00471E14">
        <w:instrText xml:space="preserve"> ADDIN ZOTERO_ITEM CSL_CITATION {"citationID":"AWVZCLfJ","properties":{"formattedCitation":"(Picheral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471E14">
        <w:fldChar w:fldCharType="separate"/>
      </w:r>
      <w:r w:rsidR="00471E14" w:rsidRPr="00471E14">
        <w:t>(</w:t>
      </w:r>
      <w:proofErr w:type="spellStart"/>
      <w:r w:rsidR="00471E14" w:rsidRPr="00471E14">
        <w:t>Picheral</w:t>
      </w:r>
      <w:proofErr w:type="spellEnd"/>
      <w:r w:rsidR="00471E14" w:rsidRPr="00471E14">
        <w:t xml:space="preserve"> et al., 2017)</w:t>
      </w:r>
      <w:r w:rsidR="00471E14">
        <w:fldChar w:fldCharType="end"/>
      </w:r>
      <w:ins w:id="368" w:author="Jacob Cram" w:date="2021-10-10T16:57:00Z">
        <w:r w:rsidR="00CE3F36" w:rsidRPr="00CE3F36">
          <w:t xml:space="preserve">; data from all UVP instruments is located on this online database for ease of access. Detailed descriptions for installation of the </w:t>
        </w:r>
        <w:proofErr w:type="spellStart"/>
        <w:r w:rsidR="00CE3F36" w:rsidRPr="00CE3F36">
          <w:t>Zooprocess</w:t>
        </w:r>
        <w:proofErr w:type="spellEnd"/>
        <w:r w:rsidR="00CE3F36" w:rsidRPr="00CE3F36">
          <w:t xml:space="preserve"> software can be found on the </w:t>
        </w:r>
        <w:proofErr w:type="spellStart"/>
        <w:r w:rsidR="00CE3F36" w:rsidRPr="00CE3F36">
          <w:t>PIQv</w:t>
        </w:r>
        <w:proofErr w:type="spellEnd"/>
        <w:r w:rsidR="00CE3F36" w:rsidRPr="00CE3F36">
          <w:t xml:space="preserve"> website (https://sites.google.com/view/piqv/zooprocess-uvpapp). </w:t>
        </w:r>
        <w:proofErr w:type="spellStart"/>
        <w:r w:rsidR="00CE3F36" w:rsidRPr="00CE3F36">
          <w:t>Zooprocess</w:t>
        </w:r>
        <w:proofErr w:type="spellEnd"/>
        <w:r w:rsidR="00CE3F36" w:rsidRPr="00CE3F36">
          <w:t xml:space="preserve"> uses the first and last image number selected by the user in metadata to isolate the downcast and process this subset for both particle size distribution and image data. The processed files and metadata are then uploaded to a shared FTP database where it is available for upload to </w:t>
        </w:r>
        <w:proofErr w:type="spellStart"/>
        <w:r w:rsidR="00CE3F36" w:rsidRPr="00CE3F36">
          <w:t>Ecotaxa</w:t>
        </w:r>
        <w:proofErr w:type="spellEnd"/>
        <w:r w:rsidR="00CE3F36" w:rsidRPr="00CE3F36">
          <w:t xml:space="preserve">. This project required the extra step of filtering out images due to the discovery of an issue with the lighting system, where only one of the two LEDs would illuminate, resulting in an incomplete sample. The filtering procedure is documented in a link available at the same location as the </w:t>
        </w:r>
        <w:proofErr w:type="spellStart"/>
        <w:r w:rsidR="00CE3F36" w:rsidRPr="00CE3F36">
          <w:t>Zooprocess</w:t>
        </w:r>
        <w:proofErr w:type="spellEnd"/>
        <w:r w:rsidR="00CE3F36" w:rsidRPr="00CE3F36">
          <w:t xml:space="preserve"> download. Images where only a single light illuminated were removed from the dataset before it was uploaded on to </w:t>
        </w:r>
        <w:proofErr w:type="spellStart"/>
        <w:r w:rsidR="00CE3F36" w:rsidRPr="00CE3F36">
          <w:t>Ecotaxa</w:t>
        </w:r>
        <w:proofErr w:type="spellEnd"/>
        <w:r w:rsidR="00CE3F36" w:rsidRPr="00CE3F36">
          <w:t xml:space="preserve">. Once uploaded to </w:t>
        </w:r>
        <w:proofErr w:type="spellStart"/>
        <w:r w:rsidR="00CE3F36" w:rsidRPr="00CE3F36">
          <w:t>Ecotaxa</w:t>
        </w:r>
        <w:proofErr w:type="spellEnd"/>
        <w:r w:rsidR="00CE3F36" w:rsidRPr="00CE3F36">
          <w:t xml:space="preserve">, data were downloaded from the </w:t>
        </w:r>
        <w:proofErr w:type="spellStart"/>
        <w:r w:rsidR="00CE3F36" w:rsidRPr="00CE3F36">
          <w:t>EcoPart</w:t>
        </w:r>
        <w:proofErr w:type="spellEnd"/>
        <w:r w:rsidR="00CE3F36" w:rsidRPr="00CE3F36">
          <w:t xml:space="preserve"> (particle section) of the database in detailed TSV format, and analyzed in R. The UVP provided estimates of particle abundances of particles in different size-bins, as well as information about the volumes over which those particle numbers had been calculated.</w:t>
        </w:r>
      </w:ins>
    </w:p>
    <w:p w14:paraId="0000002F" w14:textId="46BD1AFC" w:rsidR="00104E87" w:rsidRPr="001854EC" w:rsidRDefault="004D045E" w:rsidP="00EF63F8">
      <w:pPr>
        <w:rPr>
          <w:u w:val="single"/>
          <w:rPrChange w:id="369" w:author="Jacob Cram" w:date="2021-10-08T15:59:00Z">
            <w:rPr/>
          </w:rPrChange>
        </w:rPr>
      </w:pPr>
      <w:bookmarkStart w:id="370" w:name="_Hlk84863246"/>
      <w:ins w:id="371" w:author="Jacob Cram" w:date="2021-10-03T09:56:00Z">
        <w:r>
          <w:t xml:space="preserve"> </w:t>
        </w:r>
        <w:r w:rsidR="001854EC">
          <w:t>The instrument is capable</w:t>
        </w:r>
      </w:ins>
      <w:del w:id="372" w:author="September" w:date="2021-10-08T15:59:00Z">
        <w:r>
          <w:delText>Visual inspection</w:delText>
        </w:r>
      </w:del>
      <w:ins w:id="373" w:author="Jacob Cram" w:date="2021-10-03T09:56:00Z">
        <w:r>
          <w:t xml:space="preserve"> of </w:t>
        </w:r>
        <w:r w:rsidR="001854EC">
          <w:t xml:space="preserve">observing smaller particles (down to 60 </w:t>
        </w:r>
        <w:proofErr w:type="spellStart"/>
        <w:r w:rsidR="001854EC">
          <w:rPr>
            <w:u w:val="single"/>
          </w:rPr>
          <w:t>μ</w:t>
        </w:r>
      </w:ins>
      <w:ins w:id="374" w:author="Jacob Cram" w:date="2021-10-03T09:57:00Z">
        <w:r w:rsidR="001854EC">
          <w:rPr>
            <w:u w:val="single"/>
          </w:rPr>
          <w:t>m</w:t>
        </w:r>
        <w:proofErr w:type="spellEnd"/>
        <w:r w:rsidR="001854EC">
          <w:rPr>
            <w:u w:val="single"/>
          </w:rPr>
          <w:t xml:space="preserve">), but these tend to be </w:t>
        </w:r>
        <w:commentRangeStart w:id="375"/>
        <w:r w:rsidR="001854EC">
          <w:rPr>
            <w:u w:val="single"/>
          </w:rPr>
          <w:t>underest</w:t>
        </w:r>
        <w:del w:id="376" w:author="Clara Fuchsman" w:date="2021-10-16T16:07:00Z">
          <w:r w:rsidR="001854EC" w:rsidDel="007C701C">
            <w:rPr>
              <w:u w:val="single"/>
            </w:rPr>
            <w:delText>e</w:delText>
          </w:r>
        </w:del>
      </w:ins>
      <w:ins w:id="377" w:author="Clara Fuchsman" w:date="2021-10-16T16:07:00Z">
        <w:r w:rsidR="007C701C">
          <w:rPr>
            <w:u w:val="single"/>
          </w:rPr>
          <w:t>i</w:t>
        </w:r>
      </w:ins>
      <w:ins w:id="378" w:author="Jacob Cram" w:date="2021-10-03T09:57:00Z">
        <w:r w:rsidR="001854EC">
          <w:rPr>
            <w:u w:val="single"/>
          </w:rPr>
          <w:t>mated</w:t>
        </w:r>
      </w:ins>
      <w:commentRangeEnd w:id="375"/>
      <w:r w:rsidR="007C701C">
        <w:rPr>
          <w:rStyle w:val="CommentReference"/>
        </w:rPr>
        <w:commentReference w:id="375"/>
      </w:r>
      <w:ins w:id="379" w:author="Jacob Cram" w:date="2021-10-03T09:57:00Z">
        <w:r w:rsidR="001854EC">
          <w:rPr>
            <w:u w:val="single"/>
          </w:rPr>
          <w:t xml:space="preserve"> and so are excluded from the analysis. The instrument can in principle also measure</w:t>
        </w:r>
      </w:ins>
      <w:del w:id="380" w:author="September" w:date="2021-10-08T15:59:00Z">
        <w:r>
          <w:delText>images</w:delText>
        </w:r>
      </w:del>
      <w:ins w:id="381" w:author="Jacob Cram" w:date="2021-10-03T09:57:00Z">
        <w:r>
          <w:rPr>
            <w:u w:val="single"/>
            <w:rPrChange w:id="382" w:author="September" w:date="2021-10-08T15:59:00Z">
              <w:rPr/>
            </w:rPrChange>
          </w:rPr>
          <w:t xml:space="preserve"> larger </w:t>
        </w:r>
        <w:r w:rsidR="001854EC">
          <w:rPr>
            <w:u w:val="single"/>
          </w:rPr>
          <w:t>particles</w:t>
        </w:r>
      </w:ins>
      <w:ins w:id="383" w:author="Jacob Cram" w:date="2021-10-03T10:00:00Z">
        <w:r w:rsidR="001854EC">
          <w:rPr>
            <w:u w:val="single"/>
          </w:rPr>
          <w:t xml:space="preserve"> (up to the field of view of the camera)</w:t>
        </w:r>
      </w:ins>
      <w:ins w:id="384" w:author="Jacob Cram" w:date="2021-10-03T09:57:00Z">
        <w:r w:rsidR="001854EC">
          <w:rPr>
            <w:u w:val="single"/>
          </w:rPr>
          <w:t xml:space="preserve">, though these tend to be scarce enough to be not detected. In this paper, </w:t>
        </w:r>
        <w:commentRangeStart w:id="385"/>
        <w:r w:rsidR="001854EC">
          <w:rPr>
            <w:u w:val="single"/>
          </w:rPr>
          <w:t xml:space="preserve">we do not have an upper size cut-off </w:t>
        </w:r>
      </w:ins>
      <w:ins w:id="386" w:author="Jacob Cram" w:date="2021-10-03T09:58:00Z">
        <w:r w:rsidR="001854EC">
          <w:rPr>
            <w:u w:val="single"/>
          </w:rPr>
          <w:t>for our analysis</w:t>
        </w:r>
      </w:ins>
      <w:commentRangeEnd w:id="385"/>
      <w:r w:rsidR="007C701C">
        <w:rPr>
          <w:rStyle w:val="CommentReference"/>
        </w:rPr>
        <w:commentReference w:id="385"/>
      </w:r>
      <w:ins w:id="387" w:author="Jacob Cram" w:date="2021-10-03T09:58:00Z">
        <w:r w:rsidR="001854EC">
          <w:rPr>
            <w:u w:val="single"/>
          </w:rPr>
          <w:t xml:space="preserve"> and rather implement statistics that are robust to non-detection of scarce large particles (section 5.5.</w:t>
        </w:r>
      </w:ins>
      <w:del w:id="388" w:author="September" w:date="2021-10-08T15:59:00Z">
        <w:r>
          <w:delText xml:space="preserve">than </w:delText>
        </w:r>
      </w:del>
      <w:ins w:id="389" w:author="Jacob Cram" w:date="2021-10-03T09:58:00Z">
        <w:r>
          <w:rPr>
            <w:u w:val="single"/>
            <w:rPrChange w:id="390" w:author="September" w:date="2021-10-08T15:59:00Z">
              <w:rPr/>
            </w:rPrChange>
          </w:rPr>
          <w:t>1</w:t>
        </w:r>
        <w:r w:rsidR="001854EC">
          <w:rPr>
            <w:u w:val="single"/>
          </w:rPr>
          <w:t>)</w:t>
        </w:r>
      </w:ins>
      <w:ins w:id="391" w:author="September" w:date="2021-10-08T15:59:00Z">
        <w:r>
          <w:t xml:space="preserve"> </w:t>
        </w:r>
        <w:bookmarkEnd w:id="370"/>
        <w:r>
          <w:t>Visual inspection of images larger than 1</w:t>
        </w:r>
      </w:ins>
      <w:r>
        <w:t xml:space="preserve"> mm suggests that</w:t>
      </w:r>
      <w:ins w:id="392" w:author="Jacob Cram" w:date="2021-10-03T09:59:00Z">
        <w:r>
          <w:t xml:space="preserve"> </w:t>
        </w:r>
        <w:r w:rsidR="001854EC">
          <w:t>these large</w:t>
        </w:r>
      </w:ins>
      <w:ins w:id="393" w:author="September" w:date="2021-10-08T15:59:00Z">
        <w:r>
          <w:t xml:space="preserve"> </w:t>
        </w:r>
      </w:ins>
      <w:r>
        <w:t>particles are primarily “marine snow” but about 5% are zooplankton.</w:t>
      </w:r>
      <w:ins w:id="394" w:author="Jacob Cram" w:date="2021-10-03T10:02:00Z">
        <w:r w:rsidR="002C7BFF">
          <w:t xml:space="preserve"> We did not quantify the size distribution of these images, nor </w:t>
        </w:r>
      </w:ins>
      <w:ins w:id="395" w:author="Jacob Cram" w:date="2021-10-03T10:03:00Z">
        <w:r w:rsidR="002C7BFF">
          <w:t>consider them at any point in our future analysis.</w:t>
        </w:r>
      </w:ins>
      <w:r>
        <w:t xml:space="preserve"> </w:t>
      </w:r>
      <w:commentRangeStart w:id="396"/>
      <w:r>
        <w:t xml:space="preserve">UVP data were processed using custom MATLAB scripts, uploaded to </w:t>
      </w:r>
      <w:proofErr w:type="spellStart"/>
      <w:r>
        <w:t>EcoTaxa</w:t>
      </w:r>
      <w:proofErr w:type="spellEnd"/>
      <w:r>
        <w:t xml:space="preserve"> </w:t>
      </w:r>
      <w:r w:rsidR="00911372">
        <w:fldChar w:fldCharType="begin"/>
      </w:r>
      <w:r w:rsidR="00DF46B2">
        <w:instrText xml:space="preserve"> ADDIN ZOTERO_ITEM CSL_CITATION {"citationID":"Zp7NTDUM","properties":{"formattedCitation":"(Picheral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911372">
        <w:fldChar w:fldCharType="separate"/>
      </w:r>
      <w:r w:rsidR="00DF46B2" w:rsidRPr="00DF46B2">
        <w:t>(</w:t>
      </w:r>
      <w:proofErr w:type="spellStart"/>
      <w:r w:rsidR="00DF46B2" w:rsidRPr="00DF46B2">
        <w:t>Picheral</w:t>
      </w:r>
      <w:proofErr w:type="spellEnd"/>
      <w:r w:rsidR="00DF46B2" w:rsidRPr="00DF46B2">
        <w:t xml:space="preserve"> et al., 2017)</w:t>
      </w:r>
      <w:r w:rsidR="00911372">
        <w:fldChar w:fldCharType="end"/>
      </w:r>
      <w:r>
        <w:t xml:space="preserve">, and analyzed in R. </w:t>
      </w:r>
      <w:commentRangeEnd w:id="396"/>
      <w:r w:rsidR="007C701C">
        <w:rPr>
          <w:rStyle w:val="CommentReference"/>
        </w:rPr>
        <w:commentReference w:id="396"/>
      </w:r>
      <w:r>
        <w:t>The UVP provided estimates of particle abundances of particles in different size-bins, as well as information about the volumes over which those particle numbers had been collected.</w:t>
      </w:r>
    </w:p>
    <w:p w14:paraId="00000030" w14:textId="77777777" w:rsidR="00104E87" w:rsidRDefault="004D045E" w:rsidP="00EF63F8">
      <w:pPr>
        <w:pStyle w:val="Heading2"/>
      </w:pPr>
      <w:bookmarkStart w:id="397" w:name="bookmark=id.2s8eyo1" w:colFirst="0" w:colLast="0"/>
      <w:bookmarkEnd w:id="397"/>
      <w:r>
        <w:t>Flux measurements</w:t>
      </w:r>
    </w:p>
    <w:p w14:paraId="00000031" w14:textId="44302A10" w:rsidR="00104E87" w:rsidRDefault="004D045E" w:rsidP="00EF63F8">
      <w:r>
        <w:t>Free floating, surface tethered particle traps were used to quantify carbon fluxes from sinking particles. Arrays, consisting of a surface float and two traps</w:t>
      </w:r>
      <w:r w:rsidR="006E5628">
        <w:t>,</w:t>
      </w:r>
      <w:r>
        <w:t xml:space="preserve"> were deployed and allowed to float freely </w:t>
      </w:r>
      <w:del w:id="398" w:author="Jacob Cram" w:date="2021-10-10T17:11:00Z">
        <w:r w:rsidDel="00896D66">
          <w:delText xml:space="preserve">for </w:delText>
        </w:r>
        <w:commentRangeStart w:id="399"/>
        <w:commentRangeStart w:id="400"/>
        <w:r w:rsidDel="00896D66">
          <w:delText>at least 21-96 hours</w:delText>
        </w:r>
        <w:commentRangeEnd w:id="399"/>
        <w:r w:rsidR="0097511A" w:rsidDel="00896D66">
          <w:rPr>
            <w:rStyle w:val="CommentReference"/>
          </w:rPr>
          <w:commentReference w:id="399"/>
        </w:r>
        <w:commentRangeEnd w:id="400"/>
        <w:r w:rsidR="00896D66" w:rsidDel="00896D66">
          <w:rPr>
            <w:rStyle w:val="CommentReference"/>
          </w:rPr>
          <w:commentReference w:id="400"/>
        </w:r>
        <w:r w:rsidDel="00896D66">
          <w:delText xml:space="preserve">, </w:delText>
        </w:r>
      </w:del>
      <w:r>
        <w:t xml:space="preserve">during which time they collected </w:t>
      </w:r>
      <w:del w:id="402" w:author="Jacob Cram" w:date="2021-10-11T18:07:00Z">
        <w:r w:rsidDel="00471E14">
          <w:delText>a</w:delText>
        </w:r>
      </w:del>
      <w:del w:id="403" w:author="Jacob Cram" w:date="2021-10-11T18:06:00Z">
        <w:r w:rsidDel="00471E14">
          <w:delText xml:space="preserve">nd incubated </w:delText>
        </w:r>
      </w:del>
      <w:r>
        <w:t xml:space="preserve">particles. Trap deployments began on 07 January, concurrently with the beginning of the UVP sampling, and continued through </w:t>
      </w:r>
      <w:r w:rsidR="00E041A0">
        <w:t xml:space="preserve">12 </w:t>
      </w:r>
      <w:r>
        <w:t xml:space="preserve">January. Trap </w:t>
      </w:r>
      <w:r w:rsidR="00B945FB">
        <w:t>recovery</w:t>
      </w:r>
      <w:r>
        <w:t xml:space="preserve"> began on 08 January and continued through 13 January. Trap depths spanned the photic zone and </w:t>
      </w:r>
      <w:r w:rsidR="003D3B05">
        <w:t>mesopelagic</w:t>
      </w:r>
      <w:r>
        <w:t xml:space="preserve">, with the </w:t>
      </w:r>
      <w:r w:rsidR="003D3B05">
        <w:t>shallowest</w:t>
      </w:r>
      <w:r w:rsidR="00B945FB">
        <w:t xml:space="preserve"> at</w:t>
      </w:r>
      <w:r>
        <w:t xml:space="preserve"> 60 m and the deepest at 965</w:t>
      </w:r>
      <w:r w:rsidR="00CE44D1">
        <w:t xml:space="preserve"> </w:t>
      </w:r>
      <w:r>
        <w:t xml:space="preserve">m. Trap deployments lasted between </w:t>
      </w:r>
      <w:commentRangeStart w:id="404"/>
      <w:commentRangeStart w:id="405"/>
      <w:r>
        <w:t xml:space="preserve">21 and </w:t>
      </w:r>
      <w:del w:id="406" w:author="Jacob Cram" w:date="2021-10-10T17:12:00Z">
        <w:r w:rsidDel="00896D66">
          <w:delText xml:space="preserve">93 </w:delText>
        </w:r>
      </w:del>
      <w:ins w:id="407" w:author="Jacob Cram" w:date="2021-10-10T17:12:00Z">
        <w:r w:rsidR="00896D66">
          <w:t>9</w:t>
        </w:r>
      </w:ins>
      <w:ins w:id="408" w:author="Jacob Cram" w:date="2021-10-10T17:14:00Z">
        <w:r w:rsidR="00896D66">
          <w:t>1</w:t>
        </w:r>
      </w:ins>
      <w:ins w:id="409" w:author="Jacob Cram" w:date="2021-10-10T17:12:00Z">
        <w:r w:rsidR="00896D66">
          <w:t xml:space="preserve"> </w:t>
        </w:r>
      </w:ins>
      <w:r>
        <w:t>hours</w:t>
      </w:r>
      <w:commentRangeEnd w:id="404"/>
      <w:r w:rsidR="0097511A">
        <w:rPr>
          <w:rStyle w:val="CommentReference"/>
        </w:rPr>
        <w:commentReference w:id="404"/>
      </w:r>
      <w:commentRangeEnd w:id="405"/>
      <w:r w:rsidR="00896D66">
        <w:rPr>
          <w:rStyle w:val="CommentReference"/>
        </w:rPr>
        <w:commentReference w:id="405"/>
      </w:r>
      <w:r>
        <w:t xml:space="preserve">, with </w:t>
      </w:r>
      <w:r>
        <w:lastRenderedPageBreak/>
        <w:t>deeper traps left out for longer, to collect more biomass. Two types of traps were deployed</w:t>
      </w:r>
      <w:r w:rsidR="003D3B05">
        <w:t>.</w:t>
      </w:r>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proofErr w:type="spellStart"/>
      <w:r w:rsidR="00CE44D1">
        <w:t>μ</w:t>
      </w:r>
      <w:r>
        <w:t>m</w:t>
      </w:r>
      <w:proofErr w:type="spellEnd"/>
      <w:r>
        <w:t xml:space="preserve"> nylon mesh similar to the description in </w:t>
      </w:r>
      <w:sdt>
        <w:sdtPr>
          <w:tag w:val="goog_rdk_11"/>
          <w:id w:val="1281989196"/>
        </w:sdtPr>
        <w:sdtEndPr/>
        <w:sdtContent/>
      </w:sdt>
      <w:r>
        <w:t xml:space="preserve">Peterson et al. </w:t>
      </w:r>
      <w:r w:rsidR="00911372">
        <w:fldChar w:fldCharType="begin"/>
      </w:r>
      <w:r w:rsidR="00DF46B2">
        <w:instrText xml:space="preserve"> ADDIN ZOTERO_ITEM CSL_CITATION {"citationID":"nJpnftzS","properties":{"formattedCitation":"(2005)","plainCitation":"(2005)","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DF46B2" w:rsidRPr="00DF46B2">
        <w:t>(2005)</w:t>
      </w:r>
      <w:r w:rsidR="00911372">
        <w:fldChar w:fldCharType="end"/>
      </w:r>
      <w:r>
        <w:t>.</w:t>
      </w:r>
      <w:ins w:id="411" w:author="Jacob Cram" w:date="2021-10-10T17:15:00Z">
        <w:r w:rsidR="00896D66">
          <w:t xml:space="preserve"> </w:t>
        </w:r>
      </w:ins>
      <w:ins w:id="412" w:author="Jacob Cram" w:date="2021-10-11T18:07:00Z">
        <w:r w:rsidR="00471E14">
          <w:t>All</w:t>
        </w:r>
      </w:ins>
      <w:ins w:id="413" w:author="Jacob Cram" w:date="2021-10-10T17:15:00Z">
        <w:r w:rsidR="00896D66">
          <w:t xml:space="preserve"> </w:t>
        </w:r>
        <w:del w:id="414" w:author="Clara Fuchsman" w:date="2021-10-16T16:10:00Z">
          <w:r w:rsidR="00896D66" w:rsidDel="00DB0405">
            <w:delText>traps</w:delText>
          </w:r>
        </w:del>
      </w:ins>
      <w:ins w:id="415" w:author="Clara Fuchsman" w:date="2021-10-16T16:10:00Z">
        <w:r w:rsidR="00DB0405">
          <w:t>equipment</w:t>
        </w:r>
      </w:ins>
      <w:ins w:id="416" w:author="Jacob Cram" w:date="2021-10-10T17:15:00Z">
        <w:r w:rsidR="00896D66">
          <w:t xml:space="preserve"> were combination incubators and particle traps, but in this study we only use</w:t>
        </w:r>
        <w:del w:id="417" w:author="Clara Fuchsman" w:date="2021-10-16T16:10:00Z">
          <w:r w:rsidR="00896D66" w:rsidDel="00DB0405">
            <w:delText>d</w:delText>
          </w:r>
        </w:del>
        <w:r w:rsidR="00896D66">
          <w:t xml:space="preserve"> trap</w:t>
        </w:r>
      </w:ins>
      <w:ins w:id="418" w:author="Jacob Cram" w:date="2021-10-10T17:16:00Z">
        <w:r w:rsidR="00896D66">
          <w:t xml:space="preserve"> data.</w:t>
        </w:r>
      </w:ins>
      <w:del w:id="419" w:author="Jacob Cram" w:date="2021-10-10T17:16:00Z">
        <w:r w:rsidDel="00896D66">
          <w:delText xml:space="preserve">  In all cases, particles collected in the net or cone fell into one of two chambers. The bottom chamber collected particles from the net and incubated them -- we did not use these samples in this study. The top chamber collected particles for 22-27 hours</w:delText>
        </w:r>
        <w:r w:rsidR="00E041A0" w:rsidDel="00896D66">
          <w:delText xml:space="preserve">. </w:delText>
        </w:r>
        <w:commentRangeStart w:id="420"/>
        <w:commentRangeStart w:id="421"/>
        <w:r w:rsidR="00E041A0" w:rsidDel="00896D66">
          <w:delText>When</w:delText>
        </w:r>
        <w:r w:rsidDel="00896D66">
          <w:delText xml:space="preserve"> </w:delText>
        </w:r>
        <w:r w:rsidR="001A5B17" w:rsidDel="00896D66">
          <w:delText xml:space="preserve">the door at the top of the trap closed, </w:delText>
        </w:r>
        <w:r w:rsidR="00E041A0" w:rsidDel="00896D66">
          <w:delText xml:space="preserve">the trap was </w:delText>
        </w:r>
        <w:r w:rsidDel="00896D66">
          <w:delText>returned immediately to the surface</w:delText>
        </w:r>
        <w:commentRangeEnd w:id="420"/>
        <w:r w:rsidR="0097511A" w:rsidDel="00896D66">
          <w:rPr>
            <w:rStyle w:val="CommentReference"/>
          </w:rPr>
          <w:commentReference w:id="420"/>
        </w:r>
      </w:del>
      <w:commentRangeEnd w:id="421"/>
      <w:r w:rsidR="00896D66">
        <w:rPr>
          <w:rStyle w:val="CommentReference"/>
        </w:rPr>
        <w:commentReference w:id="421"/>
      </w:r>
      <w:del w:id="423" w:author="Jacob Cram" w:date="2021-10-10T17:16:00Z">
        <w:r w:rsidDel="00896D66">
          <w:delText xml:space="preserve">. For some traps, </w:delText>
        </w:r>
        <w:r w:rsidR="00394613" w:rsidDel="00896D66">
          <w:delText>in order to increase collection time,</w:delText>
        </w:r>
        <w:r w:rsidDel="00896D66">
          <w:delText xml:space="preserve"> the door between the bottom and top chamber </w:delText>
        </w:r>
        <w:r w:rsidR="00394613" w:rsidDel="00896D66">
          <w:delText>was never closed</w:delText>
        </w:r>
        <w:r w:rsidDel="00896D66">
          <w:delText>, in which case we sampled from the combined volume. This meant that these traps had a longer effective collection time of 33-35 hours (69m, 365m 452</w:delText>
        </w:r>
        <w:r w:rsidR="00911372" w:rsidDel="00896D66">
          <w:delText xml:space="preserve"> </w:delText>
        </w:r>
        <w:r w:rsidDel="00896D66">
          <w:delText xml:space="preserve">m). The trap </w:delText>
        </w:r>
        <w:r w:rsidR="003D3B05" w:rsidDel="00896D66">
          <w:delText>at 965</w:delText>
        </w:r>
        <w:r w:rsidDel="00896D66">
          <w:delText xml:space="preserve"> m was deployed for an extended period such that collection time was effectively 91 hours.</w:delText>
        </w:r>
      </w:del>
      <w:r>
        <w:t xml:space="preserve"> No poisons were used, and living zooplankton, or ‘swimmers’, were manually removed from collection bottles, while </w:t>
      </w:r>
      <w:commentRangeStart w:id="424"/>
      <w:r>
        <w:t>zooplankton carcasses were retained</w:t>
      </w:r>
      <w:commentRangeEnd w:id="424"/>
      <w:r w:rsidR="00DB0405">
        <w:rPr>
          <w:rStyle w:val="CommentReference"/>
        </w:rPr>
        <w:commentReference w:id="424"/>
      </w:r>
      <w:r>
        <w:t xml:space="preserve">. </w:t>
      </w:r>
    </w:p>
    <w:p w14:paraId="00000032" w14:textId="418E5D3A" w:rsidR="00104E87" w:rsidRDefault="004D045E" w:rsidP="00EF63F8">
      <w:r>
        <w:t xml:space="preserve">Sediment trap material was filtered immediately upon trap recovery onto </w:t>
      </w:r>
      <w:r w:rsidRPr="00911372">
        <w:t>pre-combusted</w:t>
      </w:r>
      <w:r>
        <w:t xml:space="preserve"> GF-75 45mm filters </w:t>
      </w:r>
      <w:r w:rsidR="001A5B17">
        <w:t xml:space="preserve">(nominal pore size of 0.3 µm) </w:t>
      </w:r>
      <w:r>
        <w:t xml:space="preserve">and preserved until further analysis at -80°C. These filters were split into several fractions for other analyses not discussed here. </w:t>
      </w:r>
      <w:r w:rsidR="00E041A0">
        <w:t>Total c</w:t>
      </w:r>
      <w:r>
        <w:t xml:space="preserve">arbon content of particles in each trap </w:t>
      </w:r>
      <w:r w:rsidR="00E041A0">
        <w:t>were</w:t>
      </w:r>
      <w:r>
        <w:t xml:space="preserve"> measured by isotope ratio mass spectrometry. Elemental analyses for particulate carbon and nitrogen 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w:t>
      </w:r>
      <w:ins w:id="425" w:author="Clara Fuchsman" w:date="2021-10-16T16:30:00Z">
        <w:r w:rsidR="00196DAA">
          <w:t>C</w:t>
        </w:r>
      </w:ins>
      <w:ins w:id="426" w:author="Clara Fuchsman" w:date="2021-10-16T16:29:00Z">
        <w:r w:rsidR="00196DAA">
          <w:t>arbon</w:t>
        </w:r>
        <w:r w:rsidR="00196DAA">
          <w:t xml:space="preserve"> was below </w:t>
        </w:r>
      </w:ins>
      <w:commentRangeStart w:id="427"/>
      <w:commentRangeStart w:id="428"/>
      <w:del w:id="429" w:author="Clara Fuchsman" w:date="2021-10-16T16:30:00Z">
        <w:r w:rsidDel="00196DAA">
          <w:delText xml:space="preserve">Mass </w:delText>
        </w:r>
      </w:del>
      <w:ins w:id="430" w:author="Clara Fuchsman" w:date="2021-10-16T16:30:00Z">
        <w:r w:rsidR="00196DAA">
          <w:t>m</w:t>
        </w:r>
        <w:r w:rsidR="00196DAA">
          <w:t xml:space="preserve">ass </w:t>
        </w:r>
      </w:ins>
      <w:r>
        <w:t xml:space="preserve">spectrometry </w:t>
      </w:r>
      <w:del w:id="431" w:author="Clara Fuchsman" w:date="2021-10-16T16:30:00Z">
        <w:r w:rsidDel="00196DAA">
          <w:delText xml:space="preserve">failed to </w:delText>
        </w:r>
      </w:del>
      <w:r>
        <w:t>detect</w:t>
      </w:r>
      <w:ins w:id="432" w:author="Clara Fuchsman" w:date="2021-10-16T16:30:00Z">
        <w:r w:rsidR="00196DAA">
          <w:t>ion</w:t>
        </w:r>
      </w:ins>
      <w:r>
        <w:t xml:space="preserve"> </w:t>
      </w:r>
      <w:ins w:id="433" w:author="Clara Fuchsman" w:date="2021-10-16T16:30:00Z">
        <w:r w:rsidR="00196DAA">
          <w:t xml:space="preserve">limits </w:t>
        </w:r>
      </w:ins>
      <w:del w:id="434" w:author="Clara Fuchsman" w:date="2021-10-16T16:29:00Z">
        <w:r w:rsidDel="00196DAA">
          <w:delText xml:space="preserve">carbon </w:delText>
        </w:r>
      </w:del>
      <w:del w:id="435" w:author="Jacob Cram" w:date="2021-10-10T17:18:00Z">
        <w:r w:rsidDel="00955F05">
          <w:delText xml:space="preserve">above detection limits </w:delText>
        </w:r>
      </w:del>
      <w:r>
        <w:t xml:space="preserve">in four </w:t>
      </w:r>
      <w:commentRangeStart w:id="436"/>
      <w:proofErr w:type="gramStart"/>
      <w:r>
        <w:t>surface</w:t>
      </w:r>
      <w:proofErr w:type="gramEnd"/>
      <w:r>
        <w:t xml:space="preserve"> </w:t>
      </w:r>
      <w:commentRangeEnd w:id="436"/>
      <w:r w:rsidR="00196DAA">
        <w:rPr>
          <w:rStyle w:val="CommentReference"/>
        </w:rPr>
        <w:commentReference w:id="436"/>
      </w:r>
      <w:r>
        <w:t>traps</w:t>
      </w:r>
      <w:ins w:id="437" w:author="Jacob Cram" w:date="2021-10-10T17:19:00Z">
        <w:r w:rsidR="00955F05">
          <w:t xml:space="preserve"> – these traps</w:t>
        </w:r>
      </w:ins>
      <w:del w:id="438" w:author="Jacob Cram" w:date="2021-10-10T17:19:00Z">
        <w:r w:rsidDel="00955F05">
          <w:delText>, whic</w:delText>
        </w:r>
      </w:del>
      <w:del w:id="439" w:author="Clara Fuchsman" w:date="2021-10-16T16:26:00Z">
        <w:r w:rsidDel="00196DAA">
          <w:delText>h</w:delText>
        </w:r>
      </w:del>
      <w:r>
        <w:t xml:space="preserve"> were excluded from </w:t>
      </w:r>
      <w:del w:id="440" w:author="Jacob Cram" w:date="2021-10-10T17:19:00Z">
        <w:r w:rsidDel="00955F05">
          <w:delText xml:space="preserve">the </w:delText>
        </w:r>
      </w:del>
      <w:ins w:id="441" w:author="Jacob Cram" w:date="2021-10-10T17:19:00Z">
        <w:r w:rsidR="00955F05">
          <w:t xml:space="preserve">further </w:t>
        </w:r>
      </w:ins>
      <w:r>
        <w:t>analysis</w:t>
      </w:r>
      <w:commentRangeEnd w:id="427"/>
      <w:r w:rsidR="0073524B">
        <w:rPr>
          <w:rStyle w:val="CommentReference"/>
        </w:rPr>
        <w:commentReference w:id="427"/>
      </w:r>
      <w:commentRangeEnd w:id="428"/>
      <w:r w:rsidR="00955F05">
        <w:rPr>
          <w:rStyle w:val="CommentReference"/>
        </w:rPr>
        <w:commentReference w:id="428"/>
      </w:r>
      <w:r>
        <w:t>. Traps at similar depths did detect carbon, lending confidence to the idea that these non-detections were technical in nature, rather than reflecting environmental conditions.</w:t>
      </w:r>
    </w:p>
    <w:p w14:paraId="00000033" w14:textId="77777777" w:rsidR="00104E87" w:rsidRDefault="004D045E" w:rsidP="00EF63F8">
      <w:pPr>
        <w:pStyle w:val="Heading2"/>
      </w:pPr>
      <w:bookmarkStart w:id="443" w:name="bookmark=id.17dp8vu" w:colFirst="0" w:colLast="0"/>
      <w:bookmarkEnd w:id="443"/>
      <w:r>
        <w:t>Analysis</w:t>
      </w:r>
    </w:p>
    <w:p w14:paraId="00000034" w14:textId="273B7AAE" w:rsidR="00104E87" w:rsidRDefault="004D045E" w:rsidP="00EF63F8">
      <w:r>
        <w:t xml:space="preserve">All analyses focused on the mesopelagic, defined here as the region between the base of the secondary </w:t>
      </w:r>
      <w:commentRangeStart w:id="444"/>
      <w:commentRangeStart w:id="445"/>
      <w:r>
        <w:t>chlorophyll maximum layer (1</w:t>
      </w:r>
      <w:r w:rsidR="00E041A0">
        <w:t>60</w:t>
      </w:r>
      <w:r>
        <w:t xml:space="preserve"> m) (hereafter photic zone), which is </w:t>
      </w:r>
      <w:del w:id="446" w:author="Jacob Cram" w:date="2021-10-10T17:20:00Z">
        <w:r w:rsidDel="00955F05">
          <w:delText>below the upper oxycline</w:delText>
        </w:r>
      </w:del>
      <w:ins w:id="447" w:author="Jacob Cram" w:date="2021-10-10T17:20:00Z">
        <w:r w:rsidR="00955F05">
          <w:t>within the ODZ</w:t>
        </w:r>
      </w:ins>
      <w:r>
        <w:t xml:space="preserve">, and 1000 </w:t>
      </w:r>
      <w:commentRangeEnd w:id="444"/>
      <w:r w:rsidR="0073524B">
        <w:rPr>
          <w:rStyle w:val="CommentReference"/>
        </w:rPr>
        <w:commentReference w:id="444"/>
      </w:r>
      <w:commentRangeEnd w:id="445"/>
      <w:r w:rsidR="00955F05">
        <w:rPr>
          <w:rStyle w:val="CommentReference"/>
        </w:rPr>
        <w:commentReference w:id="445"/>
      </w:r>
      <w:r>
        <w:t xml:space="preserve">m. For many analyses, including visualizations that include the photic region, particles were binned by depth with </w:t>
      </w:r>
      <w:commentRangeStart w:id="449"/>
      <w:r>
        <w:t>20 m resolution between the surface and 100 m</w:t>
      </w:r>
      <w:commentRangeEnd w:id="449"/>
      <w:r w:rsidR="00196DAA">
        <w:rPr>
          <w:rStyle w:val="CommentReference"/>
        </w:rPr>
        <w:commentReference w:id="449"/>
      </w:r>
      <w:r>
        <w:t>, 25 m resolution between 100</w:t>
      </w:r>
      <w:ins w:id="450" w:author="Jacob Cram" w:date="2021-10-11T18:08:00Z">
        <w:r w:rsidR="00F80BE4">
          <w:t> </w:t>
        </w:r>
      </w:ins>
      <w:r>
        <w:t>m and 200 m depths and 50m resolution below 200</w:t>
      </w:r>
      <w:r w:rsidR="00E041A0">
        <w:t xml:space="preserve"> </w:t>
      </w:r>
      <w:r>
        <w:t xml:space="preserve">m. This increasing coarseness of the depth bins helped </w:t>
      </w:r>
      <w:r w:rsidR="00E041A0">
        <w:t>account</w:t>
      </w:r>
      <w:r>
        <w:t xml:space="preserve"> for more scarce particles deeper in the water column, while maintaining higher depth resolution near the surface. To perform this binning, particle numbers, and volumes of water sampled of all observations within each depth bin were summed prior to other analyses.</w:t>
      </w:r>
    </w:p>
    <w:p w14:paraId="00000035" w14:textId="6C9EEA32" w:rsidR="00104E87" w:rsidRDefault="004D045E" w:rsidP="00EF63F8">
      <w:r>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xml:space="preserve">. In the second, particles were divided by both </w:t>
      </w:r>
      <w:proofErr w:type="gramStart"/>
      <w:r>
        <w:t>volume</w:t>
      </w:r>
      <w:proofErr w:type="gramEnd"/>
      <w:r>
        <w:t xml:space="preserv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rsidP="00EF63F8">
      <w:pPr>
        <w:pStyle w:val="Heading3"/>
      </w:pPr>
      <w:bookmarkStart w:id="451" w:name="bookmark=id.3rdcrjn" w:colFirst="0" w:colLast="0"/>
      <w:bookmarkEnd w:id="451"/>
      <w:r>
        <w:t>Particle size distribution</w:t>
      </w:r>
    </w:p>
    <w:p w14:paraId="3B624680" w14:textId="0EA8E2F2" w:rsidR="004D045E" w:rsidRDefault="004D045E" w:rsidP="00EF63F8">
      <w:r>
        <w:t xml:space="preserve">We determined the slope and intercept of the particle size distribution spectrum by fitting a power law to the data, which is a common function for fitting particle size distributions </w:t>
      </w:r>
      <w:r w:rsidR="000703E1">
        <w:fldChar w:fldCharType="begin"/>
      </w:r>
      <w:r w:rsidR="00DF46B2">
        <w:instrText xml:space="preserve"> ADDIN ZOTERO_ITEM CSL_CITATION {"citationID":"XgrjEF9S","properties":{"formattedCitation":"(Buonassissi &amp; Dierssen, 2010)","plainCitation":"(Buonassissi &amp; Dierssen, 2010)","noteIndex":0},"citationItems":[{"id":9388,"uris":["http://zotero.org/users/158097/items/Z38EACE9"],"uri":["http://zotero.org/users/158097/items/Z38EACE9"],"itemData":{"id":9388,"type":"article-journal","abstract":"The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DF46B2" w:rsidRPr="00DF46B2">
        <w:t xml:space="preserve">(Buonassissi &amp; Dierssen, </w:t>
      </w:r>
      <w:r w:rsidR="00DF46B2" w:rsidRPr="00DF46B2">
        <w:lastRenderedPageBreak/>
        <w:t>2010)</w:t>
      </w:r>
      <w:r w:rsidR="000703E1">
        <w:fldChar w:fldCharType="end"/>
      </w:r>
      <w:r>
        <w:t>. Because large particles were infrequently detected, we used a general linear model that assumed residuals of the data followed a negative-binomial (rather than normal) distribution. We fit the equation</w:t>
      </w:r>
    </w:p>
    <w:p w14:paraId="00000038" w14:textId="4A3F9C4E" w:rsidR="00104E87" w:rsidRDefault="004D045E" w:rsidP="00EF63F8">
      <w:r>
        <w:t xml:space="preserve"> </w:t>
      </w:r>
      <m:oMath>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 </m:t>
        </m:r>
        <m:r>
          <w:rPr>
            <w:rFonts w:ascii="Cambria Math" w:hAnsi="Cambria Math"/>
          </w:rPr>
          <m:t>l</m:t>
        </m:r>
        <m:r>
          <m:rPr>
            <m:sty m:val="p"/>
          </m:rPr>
          <w:rPr>
            <w:rFonts w:ascii="Cambria Math" w:hAnsi="Cambria Math"/>
          </w:rPr>
          <m:t>n</m:t>
        </m:r>
        <m:d>
          <m:dPr>
            <m:ctrlPr>
              <w:rPr>
                <w:rFonts w:ascii="Cambria Math" w:hAnsi="Cambria Math"/>
              </w:rPr>
            </m:ctrlPr>
          </m:dPr>
          <m:e>
            <m:r>
              <m:rPr>
                <m:sty m:val="p"/>
              </m:rPr>
              <w:rPr>
                <w:rFonts w:ascii="Cambria Math" w:hAnsi="Cambria Math"/>
              </w:rPr>
              <m:t>Size</m:t>
            </m:r>
          </m:e>
        </m:d>
      </m:oMath>
      <w:r>
        <w:t xml:space="preserve"> </w:t>
      </w:r>
      <w:r w:rsidR="00B87896">
        <w:tab/>
        <w:t xml:space="preserve">(Eqn 1). </w:t>
      </w:r>
    </w:p>
    <w:p w14:paraId="00000039" w14:textId="6C44F32A" w:rsidR="00104E87" w:rsidRDefault="004D045E" w:rsidP="00EF63F8">
      <w:r>
        <w:t>to solve for the Intercept (</w:t>
      </w: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oMath>
      <w:r>
        <w:t>) and particle size distribution slope (</w:t>
      </w:r>
      <m:oMath>
        <m:r>
          <m:rPr>
            <m:sty m:val="p"/>
          </m:rPr>
          <w:rPr>
            <w:rFonts w:ascii="Cambria Math" w:hAnsi="Cambria Math"/>
          </w:rPr>
          <m:t>PSD</m:t>
        </m:r>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w:t>
      </w:r>
      <w:r w:rsidR="00B87896">
        <w:t xml:space="preserve">On the </w:t>
      </w:r>
      <w:r w:rsidR="00FE6E28">
        <w:t>left-hand</w:t>
      </w:r>
      <w:r w:rsidR="00B87896">
        <w:t xml:space="preserve"> side of Eqn 1. </w:t>
      </w:r>
      <w:r w:rsidR="00B87896" w:rsidRPr="00B945FB">
        <w:rPr>
          <w:i/>
          <w:iCs/>
        </w:rPr>
        <w:t>E(Total Particles)</w:t>
      </w:r>
      <w:r w:rsidR="00B87896">
        <w:t xml:space="preserve"> refers to</w:t>
      </w:r>
      <w:r>
        <w:t xml:space="preserve"> the expected number of particles in a given depth and particle size bin assuming a negative binomial distribution of residuals </w:t>
      </w:r>
      <w:r w:rsidR="008422C4">
        <w:fldChar w:fldCharType="begin"/>
      </w:r>
      <w:r w:rsidR="00DF46B2">
        <w:instrText xml:space="preserve"> ADDIN ZOTERO_ITEM CSL_CITATION {"citationID":"HaV3SKqL","properties":{"formattedCitation":"(Date, 2020; Ooi, 2013)","plainCitation":"(Date, 2020; Ooi, 2013)","noteIndex":0},"citationItems":[{"id":9396,"uris":["http://zotero.org/users/158097/items/ZH69AWQD"],"uri":["http://zotero.org/users/158097/items/ZH69AWQD"],"itemData":{"id":9396,"type":"webpage","abstract":"What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DF46B2" w:rsidRPr="00DF46B2">
        <w:t>(Date, 2020; Ooi, 2013)</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proofErr w:type="spellStart"/>
      <w:r>
        <w:rPr>
          <w:i/>
        </w:rPr>
        <w:t>Binsize</w:t>
      </w:r>
      <w:proofErr w:type="spellEnd"/>
      <w:r>
        <w:t xml:space="preserve"> indicates the width of the</w:t>
      </w:r>
      <w:sdt>
        <w:sdtPr>
          <w:tag w:val="goog_rdk_12"/>
          <w:id w:val="-2094931304"/>
        </w:sdtPr>
        <w:sdtEndPr/>
        <w:sdtContent/>
      </w:sdt>
      <w:sdt>
        <w:sdtPr>
          <w:tag w:val="goog_rdk_13"/>
          <w:id w:val="1451205880"/>
        </w:sdtPr>
        <w:sdtEndPr/>
        <w:sdtContent/>
      </w:sdt>
      <w:sdt>
        <w:sdtPr>
          <w:tag w:val="goog_rdk_14"/>
          <w:id w:val="684633214"/>
        </w:sdtPr>
        <w:sdtEndPr/>
        <w:sdtContent/>
      </w:sdt>
      <w:r>
        <w:t xml:space="preserve"> particle-size bin captured by the UVP. Thus, if particles between </w:t>
      </w:r>
      <w:commentRangeStart w:id="452"/>
      <w:ins w:id="453" w:author="Clara Fuchsman" w:date="2021-10-16T16:32:00Z">
        <w:r w:rsidR="00196DAA">
          <w:t>0</w:t>
        </w:r>
      </w:ins>
      <w:r>
        <w:t xml:space="preserve">.1 </w:t>
      </w:r>
      <w:commentRangeEnd w:id="452"/>
      <w:r w:rsidR="00196DAA">
        <w:rPr>
          <w:rStyle w:val="CommentReference"/>
        </w:rPr>
        <w:commentReference w:id="452"/>
      </w:r>
      <w:r>
        <w:t>and 0.12 mm are in a</w:t>
      </w:r>
      <w:r w:rsidR="00B945FB">
        <w:t xml:space="preserve"> particle size</w:t>
      </w:r>
      <w:r>
        <w:t xml:space="preserve"> bin, the </w:t>
      </w:r>
      <w:proofErr w:type="spellStart"/>
      <w:r>
        <w:rPr>
          <w:i/>
        </w:rPr>
        <w:t>Binsize</w:t>
      </w:r>
      <w:proofErr w:type="spellEnd"/>
      <w:r>
        <w:t xml:space="preserve"> is 0.</w:t>
      </w:r>
      <w:r w:rsidR="00E041A0">
        <w:t>0</w:t>
      </w:r>
      <w:r>
        <w:t xml:space="preserve">2. On the </w:t>
      </w:r>
      <w:proofErr w:type="gramStart"/>
      <w:r>
        <w:t>right hand</w:t>
      </w:r>
      <w:proofErr w:type="gramEnd"/>
      <w:r>
        <w:t xml:space="preserve"> </w:t>
      </w:r>
      <w:r w:rsidR="00B87896">
        <w:t xml:space="preserve">side of </w:t>
      </w:r>
      <w:proofErr w:type="spellStart"/>
      <w:r w:rsidR="00B87896">
        <w:t>Eqn</w:t>
      </w:r>
      <w:proofErr w:type="spellEnd"/>
      <w:r w:rsidR="00B87896">
        <w:t xml:space="preserve"> 1</w:t>
      </w:r>
      <w:del w:id="454" w:author="Clara Fuchsman" w:date="2021-10-16T16:32:00Z">
        <w:r w:rsidR="00B87896" w:rsidDel="00196DAA">
          <w:delText>.</w:delText>
        </w:r>
      </w:del>
      <w:r>
        <w:t xml:space="preserve">, </w:t>
      </w:r>
      <w:r>
        <w:rPr>
          <w:i/>
        </w:rPr>
        <w:t>Size</w:t>
      </w:r>
      <w:r>
        <w:t xml:space="preserve"> corresponds to the lower bound of the particle size</w:t>
      </w:r>
      <w:r w:rsidR="00E041A0">
        <w:t>-</w:t>
      </w:r>
      <w:r>
        <w:t>bin. We use the lower bound of a particle size</w:t>
      </w:r>
      <w:r w:rsidR="00E041A0">
        <w:t>-b</w:t>
      </w:r>
      <w:r>
        <w:t>in, rather than its midpoint, because, due to the power-law particle size distribution slopes, the average size of particles in each size-bin is closer to the size-bin’s lower bound rather than its midpoint.</w:t>
      </w:r>
    </w:p>
    <w:p w14:paraId="0000003A" w14:textId="77777777" w:rsidR="00104E87" w:rsidRDefault="004D045E" w:rsidP="00EF63F8">
      <w:pPr>
        <w:pStyle w:val="Heading3"/>
      </w:pPr>
      <w:bookmarkStart w:id="455" w:name="bookmark=id.26in1rg" w:colFirst="0" w:colLast="0"/>
      <w:bookmarkEnd w:id="455"/>
      <w:r>
        <w:t>Estimating particle flux</w:t>
      </w:r>
    </w:p>
    <w:p w14:paraId="0000003B" w14:textId="77777777" w:rsidR="00104E87" w:rsidRDefault="004D045E" w:rsidP="00EF63F8">
      <w:r>
        <w:t>We estimated particle flux throughout the water column, by fitting particle data to trap measurements. We assumed that particle flux in each size bin (j) follow</w:t>
      </w:r>
      <w:sdt>
        <w:sdtPr>
          <w:tag w:val="goog_rdk_15"/>
          <w:id w:val="1740894802"/>
        </w:sdtPr>
        <w:sdtEndPr/>
        <w:sdtContent/>
      </w:sdt>
      <w:sdt>
        <w:sdtPr>
          <w:tag w:val="goog_rdk_16"/>
          <w:id w:val="-1321733096"/>
        </w:sdtPr>
        <w:sdtEndPr/>
        <w:sdtContent/>
      </w:sdt>
      <w:sdt>
        <w:sdtPr>
          <w:tag w:val="goog_rdk_17"/>
          <w:id w:val="-1414459167"/>
        </w:sdtPr>
        <w:sdtEndPr/>
        <w:sdtContent/>
      </w:sdt>
      <w:r>
        <w:t>ed the equation</w:t>
      </w:r>
    </w:p>
    <w:p w14:paraId="0000003D" w14:textId="4996130E" w:rsidR="00104E87" w:rsidRDefault="006A6A8E" w:rsidP="00EF63F8">
      <m:oMath>
        <m:r>
          <m:rPr>
            <m:sty m:val="p"/>
          </m:rPr>
          <w:rPr>
            <w:rFonts w:ascii="Cambria Math" w:hAnsi="Cambria Math"/>
          </w:rPr>
          <m:t>Flux=</m:t>
        </m:r>
        <m:nary>
          <m:naryPr>
            <m:chr m:val="∑"/>
            <m:limLoc m:val="undOvr"/>
            <m:supHide m:val="1"/>
            <m:ctrlPr>
              <w:rPr>
                <w:rFonts w:ascii="Cambria Math" w:hAnsi="Cambria Math"/>
              </w:rPr>
            </m:ctrlPr>
          </m:naryPr>
          <m:sub>
            <m:r>
              <w:rPr>
                <w:rFonts w:ascii="Cambria Math" w:hAnsi="Cambria Math"/>
              </w:rPr>
              <m:t>j</m:t>
            </m:r>
          </m:sub>
          <m:sup/>
          <m:e>
            <m:r>
              <m:rPr>
                <m:sty m:val="p"/>
              </m:rPr>
              <w:rPr>
                <w:rFonts w:ascii="Cambria Math" w:hAnsi="Cambria Math"/>
              </w:rPr>
              <m:t>[</m:t>
            </m:r>
            <m:f>
              <m:fPr>
                <m:ctrlPr>
                  <w:rPr>
                    <w:rFonts w:ascii="Cambria Math" w:hAnsi="Cambria Math"/>
                  </w:rPr>
                </m:ctrlPr>
              </m:fPr>
              <m:num>
                <m:r>
                  <w:rPr>
                    <w:rFonts w:ascii="Cambria Math" w:hAnsi="Cambria Math"/>
                  </w:rPr>
                  <m:t>Total</m:t>
                </m:r>
                <m:r>
                  <m:rPr>
                    <m:sty m:val="p"/>
                  </m:rPr>
                  <w:rPr>
                    <w:rFonts w:ascii="Cambria Math" w:hAnsi="Cambria Math"/>
                  </w:rPr>
                  <m:t> </m:t>
                </m:r>
                <m:r>
                  <w:rPr>
                    <w:rFonts w:ascii="Cambria Math" w:hAnsi="Cambria Math"/>
                  </w:rPr>
                  <m:t>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m:t>
                </m:r>
                <m:r>
                  <m:rPr>
                    <m:sty m:val="p"/>
                  </m:rPr>
                  <w:rPr>
                    <w:rFonts w:ascii="Cambria Math" w:hAnsi="Cambria Math"/>
                  </w:rPr>
                  <m:t>*</m:t>
                </m:r>
                <m:r>
                  <w:rPr>
                    <w:rFonts w:ascii="Cambria Math" w:hAnsi="Cambria Math"/>
                  </w:rPr>
                  <m:t>Binsiz</m:t>
                </m:r>
                <m:sSub>
                  <m:sSubPr>
                    <m:ctrlPr>
                      <w:rPr>
                        <w:rFonts w:ascii="Cambria Math" w:hAnsi="Cambria Math"/>
                      </w:rPr>
                    </m:ctrlPr>
                  </m:sSubPr>
                  <m:e>
                    <m:r>
                      <w:rPr>
                        <w:rFonts w:ascii="Cambria Math" w:hAnsi="Cambria Math"/>
                      </w:rPr>
                      <m:t>e</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Size</m:t>
                    </m:r>
                  </m:e>
                  <m:sub>
                    <m:r>
                      <w:rPr>
                        <w:rFonts w:ascii="Cambria Math" w:hAnsi="Cambria Math"/>
                      </w:rPr>
                      <m:t>j</m:t>
                    </m:r>
                  </m:sub>
                </m:sSub>
                <m:r>
                  <m:rPr>
                    <m:sty m:val="p"/>
                  </m:rPr>
                  <w:rPr>
                    <w:rFonts w:ascii="Cambria Math" w:hAnsi="Cambria Math"/>
                  </w:rPr>
                  <m:t>)</m:t>
                </m:r>
              </m:e>
              <m:sup>
                <m:r>
                  <w:rPr>
                    <w:rFonts w:ascii="Cambria Math" w:hAnsi="Cambria Math"/>
                  </w:rPr>
                  <m:t>A</m:t>
                </m:r>
              </m:sup>
            </m:sSup>
            <m:r>
              <m:rPr>
                <m:sty m:val="p"/>
              </m:rPr>
              <w:rPr>
                <w:rFonts w:ascii="Cambria Math" w:hAnsi="Cambria Math"/>
              </w:rPr>
              <m:t>]</m:t>
            </m:r>
          </m:e>
        </m:nary>
      </m:oMath>
      <w:r w:rsidR="004D045E">
        <w:tab/>
        <w:t xml:space="preserve">(Eqn. </w:t>
      </w:r>
      <w:r w:rsidR="00B87896">
        <w:t>2</w:t>
      </w:r>
      <w:r w:rsidR="004D045E">
        <w:t>)</w:t>
      </w:r>
    </w:p>
    <w:p w14:paraId="0000003E" w14:textId="41FF4501" w:rsidR="00104E87" w:rsidRDefault="004D045E" w:rsidP="00EF63F8">
      <w:r>
        <w:t>Such that flux at a given depth is the sum of all</w:t>
      </w:r>
      <w:r w:rsidR="00E041A0">
        <w:t xml:space="preserve"> size-</w:t>
      </w:r>
      <w:r>
        <w:t>bin specific values.</w:t>
      </w:r>
    </w:p>
    <w:p w14:paraId="00000041" w14:textId="580293F3" w:rsidR="00104E87" w:rsidRDefault="004D045E" w:rsidP="00EF63F8">
      <w:r>
        <w:t xml:space="preserve">We used the </w:t>
      </w:r>
      <w:proofErr w:type="gramStart"/>
      <w:r w:rsidRPr="00B945FB">
        <w:rPr>
          <w:i/>
          <w:iCs/>
        </w:rPr>
        <w:t>optimize(</w:t>
      </w:r>
      <w:proofErr w:type="gramEnd"/>
      <w:r w:rsidRPr="00B945FB">
        <w:rPr>
          <w:i/>
          <w:iCs/>
        </w:rPr>
        <w:t>)</w:t>
      </w:r>
      <w:r>
        <w:t xml:space="preserve"> function in </w:t>
      </w:r>
      <w:r>
        <w:rPr>
          <w:i/>
        </w:rPr>
        <w:t>R</w:t>
      </w:r>
      <w:r>
        <w:t xml:space="preserve">’s stats package to </w:t>
      </w:r>
      <w:del w:id="456" w:author="Jacob Cram" w:date="2021-10-10T17:20:00Z">
        <w:r w:rsidDel="00955F05">
          <w:delText xml:space="preserve">find </w:delText>
        </w:r>
      </w:del>
      <w:ins w:id="457" w:author="Jacob Cram" w:date="2021-10-10T17:20:00Z">
        <w:r w:rsidR="00955F05">
          <w:t>identify</w:t>
        </w:r>
      </w:ins>
      <w:del w:id="458" w:author="Jacob Cram" w:date="2021-10-10T17:20:00Z">
        <w:r w:rsidDel="00955F05">
          <w:delText>the</w:delText>
        </w:r>
      </w:del>
      <w:r>
        <w:t xml:space="preserve"> values</w:t>
      </w:r>
      <w:ins w:id="459" w:author="Jacob Cram" w:date="2021-10-10T17:21:00Z">
        <w:r w:rsidR="00955F05">
          <w:t xml:space="preserve"> for the </w:t>
        </w:r>
      </w:ins>
      <w:del w:id="460" w:author="Jacob Cram" w:date="2021-10-10T17:21:00Z">
        <w:r w:rsidDel="00955F05">
          <w:delText xml:space="preserve"> </w:delText>
        </w:r>
        <w:commentRangeStart w:id="461"/>
        <w:commentRangeStart w:id="462"/>
        <w:r w:rsidDel="00955F05">
          <w:delText>of</w:delText>
        </w:r>
      </w:del>
      <w:r w:rsidR="00B945FB">
        <w:t xml:space="preserve"> </w:t>
      </w:r>
      <w:r w:rsidR="00B945FB" w:rsidRPr="00B945FB">
        <w:rPr>
          <w:i/>
          <w:iCs/>
        </w:rPr>
        <w:t>C</w:t>
      </w:r>
      <w:r w:rsidR="00B945FB" w:rsidRPr="00B945FB">
        <w:rPr>
          <w:i/>
          <w:iCs/>
          <w:vertAlign w:val="subscript"/>
        </w:rPr>
        <w:t>f</w:t>
      </w:r>
      <w:r>
        <w:t xml:space="preserve">  and</w:t>
      </w:r>
      <w:r w:rsidR="00B945FB">
        <w:t xml:space="preserve"> </w:t>
      </w:r>
      <w:r w:rsidR="00B945FB" w:rsidRPr="00B945FB">
        <w:rPr>
          <w:i/>
          <w:iCs/>
        </w:rPr>
        <w:t>A</w:t>
      </w:r>
      <w:r>
        <w:t xml:space="preserve"> </w:t>
      </w:r>
      <w:commentRangeEnd w:id="461"/>
      <w:r w:rsidR="0073524B">
        <w:rPr>
          <w:rStyle w:val="CommentReference"/>
        </w:rPr>
        <w:commentReference w:id="461"/>
      </w:r>
      <w:commentRangeEnd w:id="462"/>
      <w:r w:rsidR="00955F05">
        <w:rPr>
          <w:rStyle w:val="CommentReference"/>
        </w:rPr>
        <w:commentReference w:id="462"/>
      </w:r>
      <w:ins w:id="464" w:author="Jacob Cram" w:date="2021-10-10T17:21:00Z">
        <w:r w:rsidR="00955F05">
          <w:t xml:space="preserve"> coefficients in Eqn 2. </w:t>
        </w:r>
      </w:ins>
      <w:r>
        <w:t>that yielded closest fits of the UVP estimated flux to each particle trap.</w:t>
      </w:r>
    </w:p>
    <w:p w14:paraId="00000042" w14:textId="75CBFEB5" w:rsidR="00104E87" w:rsidRDefault="004D045E" w:rsidP="00EF63F8">
      <w:r>
        <w:t xml:space="preserve">We also estimated the exponent of the particle size to biomass exponent </w:t>
      </w:r>
      <m:oMath>
        <m:r>
          <m:rPr>
            <m:sty m:val="p"/>
          </m:rPr>
          <w:rPr>
            <w:rFonts w:ascii="Cambria Math" w:hAnsi="Cambria Math"/>
          </w:rPr>
          <m:t>α</m:t>
        </m:r>
      </m:oMath>
      <w:r>
        <w:t xml:space="preserve"> and size to sinking speed exponent </w:t>
      </w:r>
      <m:oMath>
        <m:r>
          <m:rPr>
            <m:sty m:val="p"/>
          </m:rPr>
          <w:rPr>
            <w:rFonts w:ascii="Cambria Math" w:hAnsi="Cambria Math"/>
          </w:rPr>
          <m:t>γ</m:t>
        </m:r>
      </m:oMath>
      <w:r>
        <w:t xml:space="preserve"> per the equations </w:t>
      </w:r>
      <m:oMath>
        <m:r>
          <m:rPr>
            <m:sty m:val="p"/>
          </m:rPr>
          <w:rPr>
            <w:rFonts w:ascii="Cambria Math" w:hAnsi="Cambria Math"/>
          </w:rPr>
          <m:t>Biomas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∼Siz</m:t>
        </m:r>
        <m:sSubSup>
          <m:sSubSupPr>
            <m:ctrlPr>
              <w:rPr>
                <w:rFonts w:ascii="Cambria Math" w:hAnsi="Cambria Math"/>
              </w:rPr>
            </m:ctrlPr>
          </m:sSubSupPr>
          <m:e>
            <m:r>
              <w:rPr>
                <w:rFonts w:ascii="Cambria Math" w:hAnsi="Cambria Math"/>
              </w:rPr>
              <m:t>e</m:t>
            </m:r>
            <m:ctrlPr>
              <w:rPr>
                <w:rFonts w:ascii="Cambria Math" w:hAnsi="Cambria Math"/>
                <w:i/>
              </w:rPr>
            </m:ctrlPr>
          </m:e>
          <m:sub>
            <m:r>
              <w:rPr>
                <w:rFonts w:ascii="Cambria Math" w:hAnsi="Cambria Math"/>
              </w:rPr>
              <m:t>j</m:t>
            </m:r>
          </m:sub>
          <m:sup>
            <m:r>
              <m:rPr>
                <m:sty m:val="p"/>
              </m:rPr>
              <w:rPr>
                <w:rFonts w:ascii="Cambria Math" w:hAnsi="Cambria Math"/>
              </w:rPr>
              <m:t>α</m:t>
            </m:r>
          </m:sup>
        </m:sSubSup>
        <m:r>
          <m:rPr>
            <m:sty m:val="p"/>
          </m:rPr>
          <w:rPr>
            <w:rFonts w:ascii="Cambria Math" w:hAnsi="Cambria Math"/>
          </w:rPr>
          <m:t> </m:t>
        </m:r>
      </m:oMath>
      <w:r>
        <w:t xml:space="preserve"> and </w:t>
      </w:r>
      <m:oMath>
        <m:r>
          <m:rPr>
            <m:sty m:val="p"/>
          </m:rPr>
          <w:rPr>
            <w:rFonts w:ascii="Cambria Math" w:hAnsi="Cambria Math"/>
          </w:rPr>
          <m:t>Spee</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r>
              <w:rPr>
                <w:rFonts w:ascii="Cambria Math" w:hAnsi="Cambria Math"/>
              </w:rPr>
              <m:t>γ</m:t>
            </m:r>
          </m:sup>
        </m:sSubSup>
      </m:oMath>
      <w:r>
        <w:t xml:space="preserve">. This is done by assuming a spherical drag profile, in which case </w:t>
      </w:r>
      <m:oMath>
        <m:r>
          <m:rPr>
            <m:sty m:val="p"/>
          </m:rPr>
          <w:rPr>
            <w:rFonts w:ascii="Cambria Math" w:hAnsi="Cambria Math"/>
          </w:rPr>
          <m:t>A</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 xml:space="preserve"> and </w:t>
      </w:r>
      <m:oMath>
        <m:r>
          <m:rPr>
            <m:sty m:val="p"/>
          </m:rPr>
          <w:rPr>
            <w:rFonts w:ascii="Cambria Math" w:hAnsi="Cambria Math"/>
          </w:rPr>
          <m:t>γ</m:t>
        </m:r>
        <m:r>
          <w:rPr>
            <w:rFonts w:ascii="Cambria Math" w:hAnsi="Cambria Math"/>
          </w:rPr>
          <m:t>=</m:t>
        </m:r>
        <m:r>
          <m:rPr>
            <m:sty m:val="p"/>
          </m:rPr>
          <w:rPr>
            <w:rFonts w:ascii="Cambria Math" w:hAnsi="Cambria Math"/>
          </w:rPr>
          <m:t>α</m:t>
        </m:r>
        <m:r>
          <w:rPr>
            <w:rFonts w:ascii="Cambria Math" w:hAnsi="Cambria Math"/>
          </w:rPr>
          <m:t>-1</m:t>
        </m:r>
      </m:oMath>
      <w:r>
        <w:t xml:space="preserve"> </w:t>
      </w:r>
      <w:r w:rsidR="008422C4">
        <w:fldChar w:fldCharType="begin"/>
      </w:r>
      <w:r w:rsidR="00DF46B2">
        <w:instrText xml:space="preserve"> ADDIN ZOTERO_ITEM CSL_CITATION {"citationID":"fRcfpYRI","properties":{"formattedCitation":"(Guidi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DF46B2" w:rsidRPr="00DF46B2">
        <w:t>(Guidi et al., 2008)</w:t>
      </w:r>
      <w:r w:rsidR="008422C4">
        <w:fldChar w:fldCharType="end"/>
      </w:r>
      <w:ins w:id="465" w:author="Jacob Cram" w:date="2021-10-10T17:22:00Z">
        <w:r w:rsidR="00955F05">
          <w:t>; with “A” referring to the exponent in Eqn 2</w:t>
        </w:r>
      </w:ins>
      <w:commentRangeStart w:id="466"/>
      <w:r>
        <w:t>.</w:t>
      </w:r>
      <w:commentRangeEnd w:id="466"/>
      <w:r w:rsidR="0073524B">
        <w:rPr>
          <w:rStyle w:val="CommentReference"/>
        </w:rPr>
        <w:commentReference w:id="466"/>
      </w:r>
    </w:p>
    <w:p w14:paraId="00000043" w14:textId="77777777" w:rsidR="00104E87" w:rsidRDefault="004D045E" w:rsidP="00EF63F8">
      <w:pPr>
        <w:pStyle w:val="Heading3"/>
      </w:pPr>
      <w:bookmarkStart w:id="467" w:name="bookmark=id.lnxbz9" w:colFirst="0" w:colLast="0"/>
      <w:bookmarkEnd w:id="467"/>
      <w:r>
        <w:t>Size specific information</w:t>
      </w:r>
    </w:p>
    <w:p w14:paraId="00000044" w14:textId="4736FF6F" w:rsidR="00104E87" w:rsidRDefault="004D045E" w:rsidP="00EF63F8">
      <w:r>
        <w:t>We separately analyzed total particle numbers, particle size distribution, and particle flux for particles larger than or equal to</w:t>
      </w:r>
      <w:r w:rsidR="008422C4">
        <w:t xml:space="preserve"> 500 </w:t>
      </w:r>
      <w:proofErr w:type="spellStart"/>
      <w:r w:rsidR="008422C4">
        <w:t>μm</w:t>
      </w:r>
      <w:proofErr w:type="spellEnd"/>
      <w:r>
        <w:t>, and those smaller than</w:t>
      </w:r>
      <w:r w:rsidR="008422C4">
        <w:t xml:space="preserve"> 500 </w:t>
      </w:r>
      <w:proofErr w:type="spellStart"/>
      <w:r w:rsidR="008422C4">
        <w:t>μm</w:t>
      </w:r>
      <w:proofErr w:type="spellEnd"/>
      <w:r>
        <w:t xml:space="preserve">, to determine the relative contributions of these two particle classes to particle properties. </w:t>
      </w:r>
      <w:r w:rsidR="008422C4">
        <w:t xml:space="preserve">500 </w:t>
      </w:r>
      <w:proofErr w:type="spellStart"/>
      <w:r w:rsidR="008422C4">
        <w:t>μm</w:t>
      </w:r>
      <w:proofErr w:type="spellEnd"/>
      <w:r w:rsidR="008422C4">
        <w:t xml:space="preserve"> </w:t>
      </w:r>
      <w:r>
        <w:t>was chosen as it has been previously defined as the cutoff point between microscopic “microaggregates” and macroscopic “marine snow”</w:t>
      </w:r>
      <w:r w:rsidR="008422C4">
        <w:t xml:space="preserve"> </w:t>
      </w:r>
      <w:r w:rsidR="008422C4">
        <w:fldChar w:fldCharType="begin"/>
      </w:r>
      <w:r w:rsidR="00DF46B2">
        <w:instrText xml:space="preserve"> ADDIN ZOTERO_ITEM CSL_CITATION {"citationID":"ygDSN4Vm","properties":{"formattedCitation":"(Simon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DF46B2" w:rsidRPr="00DF46B2">
        <w:t>(Simon et al., 2002)</w:t>
      </w:r>
      <w:r w:rsidR="008422C4">
        <w:fldChar w:fldCharType="end"/>
      </w:r>
      <w:r w:rsidR="008422C4">
        <w:t>.</w:t>
      </w:r>
    </w:p>
    <w:p w14:paraId="00000045" w14:textId="77777777" w:rsidR="00104E87" w:rsidRDefault="004D045E" w:rsidP="00EF63F8">
      <w:pPr>
        <w:pStyle w:val="Heading2"/>
      </w:pPr>
      <w:bookmarkStart w:id="468" w:name="bookmark=id.35nkun2" w:colFirst="0" w:colLast="0"/>
      <w:bookmarkEnd w:id="468"/>
      <w:r>
        <w:lastRenderedPageBreak/>
        <w:t>Variability</w:t>
      </w:r>
    </w:p>
    <w:p w14:paraId="00000046" w14:textId="77777777" w:rsidR="00104E87" w:rsidRDefault="004D045E" w:rsidP="00EF63F8">
      <w:r>
        <w:t>To explore the timescales of temporal variability in the POC flux, we determined how well the flux at each depth horizon can be described by the sum of daily and hourly temporal modes. This was achieved by fitting the general additive model of form</w:t>
      </w:r>
    </w:p>
    <w:p w14:paraId="00000047" w14:textId="1D65E53E" w:rsidR="00104E87" w:rsidRDefault="004D045E" w:rsidP="00EF63F8">
      <w:r>
        <w:t xml:space="preserve"> </w:t>
      </w:r>
      <w:sdt>
        <w:sdtPr>
          <w:tag w:val="goog_rdk_18"/>
          <w:id w:val="-1237622893"/>
        </w:sdtPr>
        <w:sdtEndPr/>
        <w:sdtContent/>
      </w:sdt>
      <w:sdt>
        <w:sdtPr>
          <w:tag w:val="goog_rdk_19"/>
          <w:id w:val="-558322051"/>
        </w:sdtPr>
        <w:sdtEndPr/>
        <w:sdtContent/>
      </w:sdt>
      <m:oMath>
        <m:r>
          <m:rPr>
            <m:sty m:val="p"/>
          </m:rPr>
          <w:rPr>
            <w:rFonts w:ascii="Cambria Math" w:hAnsi="Cambria Math"/>
          </w:rPr>
          <m:t>Flu</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r>
              <m:rPr>
                <m:lit/>
                <m:sty m:val="p"/>
              </m:rPr>
              <w:rPr>
                <w:rFonts w:ascii="Cambria Math" w:hAnsi="Cambria Math"/>
              </w:rPr>
              <m:t>/</m:t>
            </m:r>
            <m:r>
              <m:rPr>
                <m:sty m:val="p"/>
              </m:rPr>
              <w:rPr>
                <w:rFonts w:ascii="Cambria Math" w:hAnsi="Cambria Math"/>
              </w:rPr>
              <m:t>5</m:t>
            </m:r>
          </m:sup>
        </m:sSup>
        <m:r>
          <m:rPr>
            <m:sty m:val="p"/>
          </m:rPr>
          <w:rPr>
            <w:rFonts w:ascii="Cambria Math" w:hAnsi="Cambria Math"/>
          </w:rPr>
          <m:t>∼</m:t>
        </m:r>
        <m:r>
          <w:rPr>
            <w:rFonts w:ascii="Cambria Math" w:hAnsi="Cambria Math"/>
          </w:rPr>
          <m:t>s</m:t>
        </m:r>
        <m:d>
          <m:dPr>
            <m:ctrlPr>
              <w:rPr>
                <w:rFonts w:ascii="Cambria Math" w:hAnsi="Cambria Math"/>
                <w:i/>
              </w:rPr>
            </m:ctrlPr>
          </m:dPr>
          <m:e>
            <m:r>
              <m:rPr>
                <m:sty m:val="p"/>
              </m:rPr>
              <w:rPr>
                <w:rFonts w:ascii="Cambria Math" w:hAnsi="Cambria Math"/>
              </w:rPr>
              <m:t>Depth</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Day</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Hour</m:t>
            </m:r>
          </m:e>
        </m:d>
      </m:oMath>
      <w:r>
        <w:tab/>
        <w:t xml:space="preserve">(Eqn. </w:t>
      </w:r>
      <w:r w:rsidR="00B87896">
        <w:t>3</w:t>
      </w:r>
      <w:r>
        <w:t>)</w:t>
      </w:r>
    </w:p>
    <w:p w14:paraId="00000048" w14:textId="67D7E445" w:rsidR="00104E87" w:rsidRDefault="004D045E" w:rsidP="00EF63F8">
      <w:r>
        <w:t xml:space="preserve">This model explored whether estimated flux levels appeared to vary by </w:t>
      </w:r>
      <w:r w:rsidR="006A6A8E">
        <w:t xml:space="preserve">decimal </w:t>
      </w:r>
      <w:r>
        <w:t xml:space="preserve">day and </w:t>
      </w:r>
      <w:r w:rsidR="006A6A8E">
        <w:t xml:space="preserve">decimal </w:t>
      </w:r>
      <w:r>
        <w:t xml:space="preserve">hour, holding the effects of depth constant, in the 250 m to 500 m region. The smooth terms </w:t>
      </w:r>
      <w:r>
        <w:rPr>
          <w:i/>
        </w:rPr>
        <w:t>s</w:t>
      </w:r>
      <w:r>
        <w:t xml:space="preserve"> for </w:t>
      </w:r>
      <w:r w:rsidRPr="00D63462">
        <w:rPr>
          <w:i/>
          <w:iCs/>
        </w:rPr>
        <w:t>Depth</w:t>
      </w:r>
      <w:r>
        <w:t xml:space="preserve"> and </w:t>
      </w:r>
      <w:r w:rsidRPr="00D63462">
        <w:rPr>
          <w:i/>
          <w:iCs/>
        </w:rPr>
        <w:t>Day</w:t>
      </w:r>
      <w:r>
        <w:t xml:space="preserve"> were thin plate splines, while the </w:t>
      </w:r>
      <w:r>
        <w:rPr>
          <w:i/>
        </w:rPr>
        <w:t>s</w:t>
      </w:r>
      <w:r>
        <w:t xml:space="preserve"> term for </w:t>
      </w:r>
      <w:r w:rsidRPr="00D63462">
        <w:rPr>
          <w:i/>
          <w:iCs/>
        </w:rPr>
        <w:t>Hour</w:t>
      </w:r>
      <w:r>
        <w:t xml:space="preserve"> was a cyclic spline of </w:t>
      </w:r>
      <w:r w:rsidR="00D63462">
        <w:t>24-hour</w:t>
      </w:r>
      <w:r>
        <w:t xml:space="preserve"> period.</w:t>
      </w:r>
    </w:p>
    <w:p w14:paraId="00000049" w14:textId="77777777" w:rsidR="00104E87" w:rsidRDefault="004D045E" w:rsidP="00EF63F8">
      <w:pPr>
        <w:pStyle w:val="Heading2"/>
      </w:pPr>
      <w:bookmarkStart w:id="469" w:name="_heading=h.tflkzqnarjy0" w:colFirst="0" w:colLast="0"/>
      <w:bookmarkEnd w:id="469"/>
      <w:r>
        <w:t>Smoothing for Comparison to Model Results</w:t>
      </w:r>
    </w:p>
    <w:p w14:paraId="0000004A" w14:textId="76CB8933" w:rsidR="00104E87" w:rsidRDefault="004D045E" w:rsidP="00EF63F8">
      <w:r>
        <w:t xml:space="preserve">Normalized particle abundance data, from the </w:t>
      </w:r>
      <w:r w:rsidR="006A6A8E">
        <w:t>only UVP</w:t>
      </w:r>
      <w:r>
        <w:t xml:space="preserve"> cast that traversed the top 2</w:t>
      </w:r>
      <w:r w:rsidR="006A6A8E">
        <w:t>0</w:t>
      </w:r>
      <w:r>
        <w:t xml:space="preserve">00m of the water column, taken on January 13 at 06:13, was smoothed with respect to depth, time, and particle size using a general additive model </w:t>
      </w:r>
      <w:commentRangeStart w:id="470"/>
      <w:commentRangeStart w:id="471"/>
      <w:r>
        <w:t>of</w:t>
      </w:r>
      <w:ins w:id="472" w:author="Jacob Cram" w:date="2021-10-10T17:22:00Z">
        <w:r w:rsidR="007F5D16">
          <w:t xml:space="preserve"> the</w:t>
        </w:r>
      </w:ins>
      <w:r>
        <w:t xml:space="preserve"> form</w:t>
      </w:r>
      <w:commentRangeEnd w:id="470"/>
      <w:r w:rsidR="0073524B">
        <w:rPr>
          <w:rStyle w:val="CommentReference"/>
        </w:rPr>
        <w:commentReference w:id="470"/>
      </w:r>
      <w:commentRangeEnd w:id="471"/>
      <w:r w:rsidR="007F5D16">
        <w:rPr>
          <w:rStyle w:val="CommentReference"/>
        </w:rPr>
        <w:commentReference w:id="471"/>
      </w:r>
    </w:p>
    <w:p w14:paraId="787EBB2F" w14:textId="6918373D" w:rsidR="004D045E" w:rsidRDefault="006A6A8E" w:rsidP="00EF63F8">
      <m:oMath>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E</m:t>
                </m:r>
                <m:d>
                  <m:dPr>
                    <m:ctrlPr>
                      <w:rPr>
                        <w:rFonts w:ascii="Cambria Math" w:hAnsi="Cambria Math"/>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m:rPr>
            <m:sty m:val="p"/>
          </m:rPr>
          <w:rPr>
            <w:rFonts w:ascii="Cambria Math" w:hAnsi="Cambria Math"/>
          </w:rPr>
          <m:t> ~ s</m:t>
        </m:r>
        <m:d>
          <m:dPr>
            <m:ctrlPr>
              <w:rPr>
                <w:rFonts w:ascii="Cambria Math" w:hAnsi="Cambria Math"/>
              </w:rPr>
            </m:ctrlPr>
          </m:dPr>
          <m:e>
            <m:r>
              <m:rPr>
                <m:sty m:val="p"/>
              </m:rPr>
              <w:rPr>
                <w:rFonts w:ascii="Cambria Math" w:hAnsi="Cambria Math"/>
              </w:rPr>
              <m:t>Depth, ln</m:t>
            </m:r>
            <m:d>
              <m:dPr>
                <m:ctrlPr>
                  <w:rPr>
                    <w:rFonts w:ascii="Cambria Math" w:hAnsi="Cambria Math"/>
                  </w:rPr>
                </m:ctrlPr>
              </m:dPr>
              <m:e>
                <m:r>
                  <m:rPr>
                    <m:sty m:val="p"/>
                  </m:rPr>
                  <w:rPr>
                    <w:rFonts w:ascii="Cambria Math" w:hAnsi="Cambria Math"/>
                  </w:rPr>
                  <m:t>Size</m:t>
                </m:r>
              </m:e>
            </m:d>
          </m:e>
        </m:d>
      </m:oMath>
      <w:r w:rsidR="004D045E">
        <w:tab/>
        <w:t xml:space="preserve">(Eqn. </w:t>
      </w:r>
      <w:r w:rsidR="00B87896">
        <w:t>4</w:t>
      </w:r>
      <w:r w:rsidR="004D045E">
        <w:t>)</w:t>
      </w:r>
    </w:p>
    <w:p w14:paraId="0000004C" w14:textId="137D009C" w:rsidR="00104E87" w:rsidRDefault="004D045E" w:rsidP="00EF63F8">
      <w:r>
        <w:t xml:space="preserve">In this case, there is a single, </w:t>
      </w:r>
      <w:r w:rsidR="00E63D2A">
        <w:t>two-dimensional</w:t>
      </w:r>
      <w:r>
        <w:t xml:space="preserve">, smooth term, rather than additive </w:t>
      </w:r>
      <w:r w:rsidR="00EE494A">
        <w:t>one-dimensional</w:t>
      </w:r>
      <w:r>
        <w:t xml:space="preserve"> terms as in </w:t>
      </w:r>
      <w:r w:rsidR="003D3B05">
        <w:t>Eqn.</w:t>
      </w:r>
      <w:r>
        <w:t xml:space="preserve"> </w:t>
      </w:r>
      <w:r w:rsidR="00B87896">
        <w:t xml:space="preserve">3 </w:t>
      </w:r>
      <w:r>
        <w:t xml:space="preserve">so that the smooth term can consider interactions between the two parameters, rather than assuming that the terms are additive. The predicted particle numbers at each particle size and depth, as well as particle size distribution spectra, and estimated particle masses of all particles smaller than 500 </w:t>
      </w:r>
      <w:proofErr w:type="spellStart"/>
      <w:r w:rsidR="003B367B">
        <w:t>μ</w:t>
      </w:r>
      <w:r>
        <w:t>m</w:t>
      </w:r>
      <w:proofErr w:type="spellEnd"/>
      <w:r>
        <w:t xml:space="preserve"> and all particles larger than or equal to 500 </w:t>
      </w:r>
      <w:proofErr w:type="spellStart"/>
      <w:r w:rsidR="003B367B">
        <w:t>μ</w:t>
      </w:r>
      <w:r>
        <w:t>m</w:t>
      </w:r>
      <w:proofErr w:type="spellEnd"/>
      <w:r>
        <w:t xml:space="preserve"> were then compared to each of Weber and Bianchi’s </w:t>
      </w:r>
      <w:r w:rsidR="00132F5F">
        <w:fldChar w:fldCharType="begin"/>
      </w:r>
      <w:r w:rsidR="00DF46B2">
        <w:instrText xml:space="preserve"> ADDIN ZOTERO_ITEM CSL_CITATION {"citationID":"QZ1YR4Ws","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DF46B2" w:rsidRPr="00DF46B2">
        <w:t>(2020)</w:t>
      </w:r>
      <w:r w:rsidR="00132F5F">
        <w:fldChar w:fldCharType="end"/>
      </w:r>
      <w:r>
        <w:t xml:space="preserve"> models, corresponding to our </w:t>
      </w:r>
      <w:r w:rsidR="00374C9F">
        <w:rPr>
          <w:b/>
          <w:bCs/>
        </w:rPr>
        <w:t>H1</w:t>
      </w:r>
      <w:r w:rsidRPr="008422C4">
        <w:rPr>
          <w:b/>
          <w:bCs/>
        </w:rPr>
        <w:t>-</w:t>
      </w:r>
      <w:r w:rsidR="00374C9F">
        <w:rPr>
          <w:b/>
          <w:bCs/>
        </w:rPr>
        <w:t>H3</w:t>
      </w:r>
      <w:r>
        <w:t>.</w:t>
      </w:r>
    </w:p>
    <w:p w14:paraId="0000004D" w14:textId="77777777" w:rsidR="00104E87" w:rsidRDefault="004D045E" w:rsidP="00EF63F8">
      <w:pPr>
        <w:pStyle w:val="Heading2"/>
      </w:pPr>
      <w:bookmarkStart w:id="474" w:name="bookmark=id.1ksv4uv" w:colFirst="0" w:colLast="0"/>
      <w:bookmarkEnd w:id="474"/>
      <w:r>
        <w:t>Modeling remineralization and sinking</w:t>
      </w:r>
    </w:p>
    <w:p w14:paraId="0000004E" w14:textId="7FCA7F7B" w:rsidR="00104E87" w:rsidRDefault="003D3B05" w:rsidP="00EF63F8">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475" w:name="_Hlk71627840"/>
      <w:r w:rsidR="004D045E">
        <w:t>particle remineralization and sinking model (PRiSM)</w:t>
      </w:r>
      <w:bookmarkEnd w:id="475"/>
      <w:r w:rsidR="004D045E">
        <w:t xml:space="preserve">, modified from DeVries et al. </w:t>
      </w:r>
      <w:r w:rsidR="00132F5F">
        <w:fldChar w:fldCharType="begin"/>
      </w:r>
      <w:r w:rsidR="00DF46B2">
        <w:instrText xml:space="preserve"> ADDIN ZOTERO_ITEM CSL_CITATION {"citationID":"eJWTy9tx","properties":{"formattedCitation":"(2014)","plainCitation":"(2014)","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uppress-author":true}],"schema":"https://github.com/citation-style-language/schema/raw/master/csl-citation.json"} </w:instrText>
      </w:r>
      <w:r w:rsidR="00132F5F">
        <w:fldChar w:fldCharType="separate"/>
      </w:r>
      <w:r w:rsidR="00DF46B2" w:rsidRPr="00DF46B2">
        <w:t>(2014)</w:t>
      </w:r>
      <w:r w:rsidR="00132F5F">
        <w:fldChar w:fldCharType="end"/>
      </w:r>
      <w:r w:rsidR="004D045E">
        <w:t xml:space="preserve">, </w:t>
      </w:r>
      <w:r w:rsidR="00EE494A">
        <w:t>which we applied</w:t>
      </w:r>
      <w:r w:rsidR="004D045E">
        <w:t xml:space="preserve"> to the shallower spectrum as an initial condition. The difference between the null hypotheses prediction and observation </w:t>
      </w:r>
      <w:commentRangeStart w:id="476"/>
      <w:commentRangeStart w:id="477"/>
      <w:r>
        <w:t>indicates</w:t>
      </w:r>
      <w:r w:rsidR="004D045E">
        <w:t xml:space="preserve"> </w:t>
      </w:r>
      <w:del w:id="478" w:author="Jacob Cram" w:date="2021-10-10T17:22:00Z">
        <w:r w:rsidR="004D045E" w:rsidDel="007F5D16">
          <w:delText xml:space="preserve">of </w:delText>
        </w:r>
      </w:del>
      <w:r w:rsidR="004D045E">
        <w:t xml:space="preserve">the role of </w:t>
      </w:r>
      <w:commentRangeEnd w:id="476"/>
      <w:r w:rsidR="0073524B">
        <w:rPr>
          <w:rStyle w:val="CommentReference"/>
        </w:rPr>
        <w:commentReference w:id="476"/>
      </w:r>
      <w:commentRangeEnd w:id="477"/>
      <w:r w:rsidR="007F5D16">
        <w:rPr>
          <w:rStyle w:val="CommentReference"/>
        </w:rPr>
        <w:commentReference w:id="477"/>
      </w:r>
      <w:r w:rsidR="004D045E">
        <w:t>processes not accounted for in PRiSM, such as disaggregation, aggregation, and active or advective transport of particles with a different size spectrum than the ones seen at the deeper depth.</w:t>
      </w:r>
    </w:p>
    <w:p w14:paraId="36275D77" w14:textId="0E0FDBC4" w:rsidR="00BF6DCA" w:rsidRDefault="004D045E" w:rsidP="00EF63F8">
      <w:r>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t>
      </w:r>
      <w:r w:rsidR="00BF6DCA">
        <w:t>accepts</w:t>
      </w:r>
      <w:r>
        <w:t xml:space="preserve"> inputs </w:t>
      </w:r>
      <w:r w:rsidR="003B367B">
        <w:t>of</w:t>
      </w:r>
      <w:r>
        <w:t xml:space="preserve"> particle size </w:t>
      </w:r>
      <w:r>
        <w:lastRenderedPageBreak/>
        <w:t xml:space="preserve">distributions at each depth, and </w:t>
      </w:r>
      <w:r w:rsidR="00BF6DCA">
        <w:t xml:space="preserve">changes in particle flux between each depth and the depth-bin one depth deeper in the water column.  </w:t>
      </w:r>
      <w:r>
        <w:t xml:space="preserve">The model </w:t>
      </w:r>
      <w:r w:rsidR="00BF6DCA">
        <w:t>optimizes a particle remineralization rate that would result in that observed flux loss. It finally returns a “predicted”</w:t>
      </w:r>
      <w:r w:rsidR="003B367B">
        <w:t xml:space="preserve"> particle size distribution spectrum</w:t>
      </w:r>
      <w:r w:rsidR="00CC1484">
        <w:t xml:space="preserve"> that has total flux equal to the flux of the observed deeper spectrum that would be expected if the shallower spectrum only sank and remineralized. In cases where flux </w:t>
      </w:r>
      <w:r w:rsidR="00EE494A">
        <w:t>increased</w:t>
      </w:r>
      <w:r w:rsidR="00CC1484">
        <w:t xml:space="preserve"> with depth, particles are assumed to put on mass </w:t>
      </w:r>
      <w:commentRangeStart w:id="480"/>
      <w:commentRangeStart w:id="481"/>
      <w:r w:rsidR="00CC1484">
        <w:t xml:space="preserve">rather than lose mass following a negative remineralization rate. </w:t>
      </w:r>
      <w:del w:id="482" w:author="Jacob Cram" w:date="2021-10-10T17:24:00Z">
        <w:r w:rsidR="00CC1484" w:rsidDel="007F5D16">
          <w:delText>While there is no biological basis for</w:delText>
        </w:r>
      </w:del>
      <w:ins w:id="483" w:author="Jacob Cram" w:date="2021-10-10T17:24:00Z">
        <w:r w:rsidR="007F5D16">
          <w:t>While</w:t>
        </w:r>
      </w:ins>
      <w:r w:rsidR="00CC1484">
        <w:t xml:space="preserve"> </w:t>
      </w:r>
      <w:commentRangeEnd w:id="480"/>
      <w:r w:rsidR="004A476E">
        <w:rPr>
          <w:rStyle w:val="CommentReference"/>
        </w:rPr>
        <w:commentReference w:id="480"/>
      </w:r>
      <w:commentRangeEnd w:id="481"/>
      <w:r w:rsidR="007F5D16">
        <w:rPr>
          <w:rStyle w:val="CommentReference"/>
        </w:rPr>
        <w:commentReference w:id="481"/>
      </w:r>
      <w:r w:rsidR="00CC1484">
        <w:t>“negative remineralization”</w:t>
      </w:r>
      <w:ins w:id="485" w:author="Jacob Cram" w:date="2021-10-10T17:24:00Z">
        <w:r w:rsidR="007F5D16">
          <w:t xml:space="preserve"> is clearly a simplification</w:t>
        </w:r>
      </w:ins>
      <w:ins w:id="486" w:author="Jacob Cram" w:date="2021-10-10T17:25:00Z">
        <w:r w:rsidR="007F5D16">
          <w:t xml:space="preserve"> of</w:t>
        </w:r>
      </w:ins>
      <w:ins w:id="487" w:author="Jacob Cram" w:date="2021-10-10T17:24:00Z">
        <w:r w:rsidR="007F5D16">
          <w:t xml:space="preserve"> chemoautotrophy and active transport processes</w:t>
        </w:r>
      </w:ins>
      <w:ins w:id="488" w:author="Jacob Cram" w:date="2021-10-10T17:25:00Z">
        <w:r w:rsidR="007F5D16">
          <w:t xml:space="preserve"> which likely have more complex effects on particle size distribution</w:t>
        </w:r>
      </w:ins>
      <w:r w:rsidR="00CC1484">
        <w:t>, flux increases in the model tend to be close to zero, and this negative remineralization allows our null model to be robust to flux increases when they occur.</w:t>
      </w:r>
    </w:p>
    <w:p w14:paraId="00000051" w14:textId="77777777" w:rsidR="00104E87" w:rsidRDefault="004D045E" w:rsidP="00EF63F8">
      <w:pPr>
        <w:pStyle w:val="Heading1"/>
      </w:pPr>
      <w:bookmarkStart w:id="489" w:name="bookmark=id.44sinio" w:colFirst="0" w:colLast="0"/>
      <w:bookmarkEnd w:id="489"/>
      <w:r>
        <w:t>Results</w:t>
      </w:r>
    </w:p>
    <w:p w14:paraId="00000052" w14:textId="77777777" w:rsidR="00104E87" w:rsidRDefault="004D045E" w:rsidP="00EF63F8">
      <w:pPr>
        <w:pStyle w:val="Heading2"/>
      </w:pPr>
      <w:bookmarkStart w:id="490" w:name="bookmark=id.2jxsxqh" w:colFirst="0" w:colLast="0"/>
      <w:bookmarkEnd w:id="490"/>
      <w:r>
        <w:t>Physical and Chemical Data</w:t>
      </w:r>
    </w:p>
    <w:p w14:paraId="00000053" w14:textId="58EDFB80" w:rsidR="00104E87" w:rsidRDefault="004D045E" w:rsidP="00EF63F8">
      <w:r>
        <w:t xml:space="preserve">The </w:t>
      </w:r>
      <w:r w:rsidR="00D95952">
        <w:t>ODZ</w:t>
      </w:r>
      <w:r>
        <w:t>, characterized</w:t>
      </w:r>
      <w:r w:rsidR="002922A3">
        <w:t xml:space="preserve"> in this study</w:t>
      </w:r>
      <w:r>
        <w:t xml:space="preserve"> by oxygen levels less than 1 </w:t>
      </w:r>
      <w:proofErr w:type="spellStart"/>
      <w:r w:rsidR="00712F66">
        <w:t>μ</w:t>
      </w:r>
      <w:r>
        <w:t>M</w:t>
      </w:r>
      <w:proofErr w:type="spellEnd"/>
      <w:r>
        <w:t xml:space="preserve">, as measured by the CTD, extends from 90 m to 900 m depth, with a sharp upper oxycline and a gradual lower oxycline (Figure 1B-C). </w:t>
      </w:r>
      <w:r w:rsidR="00EE494A">
        <w:t>This</w:t>
      </w:r>
      <w:r w:rsidR="004C1D61">
        <w:t xml:space="preserve"> station has been previously proven to be anoxic with a STOX sensor</w:t>
      </w:r>
      <w:r w:rsidR="00EE494A">
        <w:t xml:space="preserve"> </w:t>
      </w:r>
      <w:r w:rsidR="00FE6E28">
        <w:fldChar w:fldCharType="begin"/>
      </w:r>
      <w:r w:rsidR="00DF46B2">
        <w:instrText xml:space="preserve"> ADDIN ZOTERO_ITEM CSL_CITATION {"citationID":"HpWMLnUU","properties":{"formattedCitation":"(Tiano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FE6E28">
        <w:fldChar w:fldCharType="separate"/>
      </w:r>
      <w:r w:rsidR="00DF46B2" w:rsidRPr="00DF46B2">
        <w:t>(Tiano et al., 2014)</w:t>
      </w:r>
      <w:r w:rsidR="00FE6E28">
        <w:fldChar w:fldCharType="end"/>
      </w:r>
      <w:r w:rsidR="00FE6E28">
        <w:t xml:space="preserve">. </w:t>
      </w:r>
      <w:r>
        <w:t>The upper oxycline tracks a sharp pycnocline (Figure 1</w:t>
      </w:r>
      <w:r w:rsidR="002922A3">
        <w:t>B</w:t>
      </w:r>
      <w:r>
        <w:t>-1D), set by the high salinity of the 13C</w:t>
      </w:r>
      <w:r w:rsidR="00712F66">
        <w:t>W</w:t>
      </w:r>
      <w:r>
        <w:t xml:space="preserve"> water mass (Figure S2),</w:t>
      </w:r>
      <w:r w:rsidR="002922A3">
        <w:t xml:space="preserve"> and is</w:t>
      </w:r>
      <w:r>
        <w:t xml:space="preserve"> characterized by an abrupt drop in temperature below the mixed layer and an increase in salinity (Figure 1B). </w:t>
      </w:r>
      <w:r w:rsidR="00CF7CA5">
        <w:t xml:space="preserve">Water mass analysis indicated that water in the top part of the ODZ is dominated by the 13CW water mass, while water between 275 and 500m is primarily from the NEPIW, with water from the AAIW dominating in the lower 500 m (Figure S2) </w:t>
      </w:r>
      <w:r w:rsidR="00CF7CA5">
        <w:fldChar w:fldCharType="begin"/>
      </w:r>
      <w:r w:rsidR="00DF46B2">
        <w:instrText xml:space="preserve"> ADDIN ZOTERO_ITEM CSL_CITATION {"citationID":"1JSmGX4H","properties":{"formattedCitation":"(Evans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CF7CA5">
        <w:fldChar w:fldCharType="separate"/>
      </w:r>
      <w:r w:rsidR="00DF46B2" w:rsidRPr="00DF46B2">
        <w:t>(Evans et al., 2020)</w:t>
      </w:r>
      <w:r w:rsidR="00CF7CA5">
        <w:fldChar w:fldCharType="end"/>
      </w:r>
      <w:r w:rsidR="00CF7CA5">
        <w:t xml:space="preserve">. </w:t>
      </w:r>
      <w:r>
        <w:t xml:space="preserve">The site is characterized by two fluorescence maxima (Figure 1C). The larger, shallower fluorescence peak is positioned just above the oxycline, with fluorescence from this peak and oxygen attenuating together. The smaller, lower peak is inside of the </w:t>
      </w:r>
      <w:r w:rsidR="00D95952">
        <w:t>ODZ</w:t>
      </w:r>
      <w:r>
        <w:t>.</w:t>
      </w:r>
      <w:r w:rsidR="002922A3">
        <w:t xml:space="preserve"> For the purposes of this study, we define the photic zone as ending at the base of this deeper fluorescence layer (160m). This photic zone base corresponds with </w:t>
      </w:r>
      <w:r>
        <w:t>photosynthetically active radiation (PAR) &lt; 10</w:t>
      </w:r>
      <w:r>
        <w:rPr>
          <w:vertAlign w:val="superscript"/>
        </w:rPr>
        <w:t>-5</w:t>
      </w:r>
      <w:r>
        <w:t xml:space="preserve"> of surface PAR levels</w:t>
      </w:r>
      <w:r w:rsidR="00D95952">
        <w:t xml:space="preserve"> (Figure 1C)</w:t>
      </w:r>
      <w:r w:rsidR="002922A3">
        <w:t xml:space="preserve">. </w:t>
      </w:r>
      <w:r>
        <w:t>We note that this photic zone depth is deeper than conventional definitions, in which the base of the photic zone corresponds with 10</w:t>
      </w:r>
      <w:r>
        <w:rPr>
          <w:vertAlign w:val="superscript"/>
        </w:rPr>
        <w:t>-2</w:t>
      </w:r>
      <w:r>
        <w:t xml:space="preserve"> (90 m) or 10</w:t>
      </w:r>
      <w:r>
        <w:rPr>
          <w:vertAlign w:val="superscript"/>
        </w:rPr>
        <w:t>-3</w:t>
      </w:r>
      <w:r>
        <w:t xml:space="preserve"> (120 m) of surface PAR. Turbidity tracks the two chlorophyll peaks in the </w:t>
      </w:r>
      <w:r w:rsidR="003D3B05">
        <w:t>surface and</w:t>
      </w:r>
      <w:r>
        <w:t xml:space="preserve"> has a tertiary maximum at the lower oxycline (Figure 1D). </w:t>
      </w:r>
      <w:r w:rsidR="004C1D61">
        <w:t xml:space="preserve">The </w:t>
      </w:r>
      <w:r w:rsidR="00CF7CA5">
        <w:t xml:space="preserve">cyanobacteria at the </w:t>
      </w:r>
      <w:r w:rsidR="004C1D61">
        <w:t xml:space="preserve">secondary chlorophyll </w:t>
      </w:r>
      <w:r w:rsidR="00EE494A">
        <w:t>maximum</w:t>
      </w:r>
      <w:r w:rsidR="004C1D61">
        <w:t xml:space="preserve"> </w:t>
      </w:r>
      <w:r w:rsidR="00CF7CA5">
        <w:t>are known to be photosynthesizing and producing organic matter in the ODZ</w:t>
      </w:r>
      <w:r w:rsidR="00FE6E28">
        <w:t xml:space="preserve"> </w:t>
      </w:r>
      <w:r w:rsidR="00FE6E28">
        <w:fldChar w:fldCharType="begin"/>
      </w:r>
      <w:r w:rsidR="00DF46B2">
        <w:instrText xml:space="preserve"> ADDIN ZOTERO_ITEM CSL_CITATION {"citationID":"I4mCqt8U","properties":{"formattedCitation":"(Fuchsman et al., 2019; Garcia-Robledo et al., 2017)","plainCitation":"(Fuchsman et al., 2019; Garcia-Robledo et al., 2017)","noteIndex":0},"citationItems":[{"id":6635,"uris":["http://zotero.org/users/158097/items/5ZFAMN8H"],"uri":["http://zotero.org/users/158097/items/5ZFAMN8H"],"itemData":{"id":6635,"type":"article-journal","abstract":"Up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H."},{"family":"Rocap","given":"Gabrielle"}],"issued":{"date-parts":[["2019",6,27]]}}},{"id":9492,"uris":["http://zotero.org/users/158097/items/RI5MTTG9"],"uri":["http://zotero.org/users/158097/items/RI5MTTG9"],"itemData":{"id":9492,"type":"article-journal","abstract":"Oxygen availability drives changes in microbial diversity and biogeochemical cycling between the aerobic surface layer and the anaerobic core in nitrite-rich anoxic marine zones (AMZs), which constitute huge oxygen-depleted regions in the tropical oceans. The current paradigm is that primary production and nitrification within the oxic surface layer fuel anaerobic processes in the anoxic core of AMZs, where 30–50% of global marine nitrogen loss takes place. Here we demonstrate that oxygenic photosynthesis in the secondary chlorophyll maximum (SCM) releases significant amounts of O\n              2\n              to the otherwise anoxic environment. The SCM, commonly found within AMZs, was dominated by the picocyanobacteria\n              Prochlorococcus\n              spp. Free O\n              2\n              levels in this layer were, however, undetectable by conventional techniques, reflecting a tight coupling between O\n              2\n              production and consumption by aerobic processes under apparent anoxic conditions. Transcriptomic analysis of the microbial community in the seemingly anoxic SCM revealed the enhanced expression of genes for aerobic processes, such as nitrite oxidation. The rates of gross O\n              2\n              production and carbon fixation in the SCM were found to be similar to those reported for nitrite oxidation, as well as for anaerobic dissimilatory nitrate reduction and sulfate reduction, suggesting a significant effect of local oxygenic photosynthesis on Pacific AMZ biogeochemical cycling.","container-title":"Proceedings of the National Academy of Sciences","DOI":"10.1073/pnas.1619844114","ISSN":"0027-8424, 1091-6490","issue":"31","journalAbbreviation":"Proc Natl Acad Sci USA","language":"en","page":"8319-8324","source":"DOI.org (Crossref)","title":"Cryptic oxygen cycling in anoxic marine zones","volume":"114","author":[{"family":"Garcia-Robledo","given":"Emilio"},{"family":"Padilla","given":"Cory C."},{"family":"Aldunate","given":"Montserrat"},{"family":"Stewart","given":"Frank J."},{"family":"Ulloa","given":"Osvaldo"},{"family":"Paulmier","given":"Aurélien"},{"family":"Gregori","given":"Gerald"},{"family":"Revsbech","given":"Niels Peter"}],"issued":{"date-parts":[["2017",8,1]]}}}],"schema":"https://github.com/citation-style-language/schema/raw/master/csl-citation.json"} </w:instrText>
      </w:r>
      <w:r w:rsidR="00FE6E28">
        <w:fldChar w:fldCharType="separate"/>
      </w:r>
      <w:r w:rsidR="00DF46B2" w:rsidRPr="00DF46B2">
        <w:t>(Fuchsman et al., 2019; Garcia-Robledo et al., 2017)</w:t>
      </w:r>
      <w:r w:rsidR="00FE6E28">
        <w:fldChar w:fldCharType="end"/>
      </w:r>
      <w:r w:rsidR="000F1AA1">
        <w:t xml:space="preserve">. </w:t>
      </w:r>
      <w:r w:rsidR="00CF7CA5">
        <w:t>To avoid complication due to this</w:t>
      </w:r>
      <w:r w:rsidR="000F1AA1">
        <w:t xml:space="preserve"> source of</w:t>
      </w:r>
      <w:r w:rsidR="00CF7CA5">
        <w:t xml:space="preserve"> organic matter production, we focus our further analysis below 160</w:t>
      </w:r>
      <w:ins w:id="491" w:author="Jacob Cram" w:date="2021-10-11T18:13:00Z">
        <w:r w:rsidR="002D7D93">
          <w:t xml:space="preserve"> </w:t>
        </w:r>
      </w:ins>
      <w:r w:rsidR="00CF7CA5">
        <w:t>m.</w:t>
      </w:r>
    </w:p>
    <w:p w14:paraId="2AAB62D0" w14:textId="77777777" w:rsidR="00DC428E" w:rsidRDefault="00E442E8" w:rsidP="00EF63F8">
      <w:pPr>
        <w:rPr>
          <w:rStyle w:val="FigureCaptionChar"/>
          <w:b/>
          <w:bCs/>
        </w:rPr>
      </w:pPr>
      <w:r>
        <w:rPr>
          <w:noProof/>
        </w:rPr>
        <w:lastRenderedPageBreak/>
        <w:drawing>
          <wp:inline distT="0" distB="0" distL="114300" distR="114300" wp14:anchorId="79AF5992" wp14:editId="3A031E95">
            <wp:extent cx="5493665" cy="4394932"/>
            <wp:effectExtent l="0" t="0" r="0" b="571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493665" cy="4394932"/>
                    </a:xfrm>
                    <a:prstGeom prst="rect">
                      <a:avLst/>
                    </a:prstGeom>
                    <a:ln/>
                  </pic:spPr>
                </pic:pic>
              </a:graphicData>
            </a:graphic>
          </wp:inline>
        </w:drawing>
      </w:r>
    </w:p>
    <w:p w14:paraId="1EC4A9B5" w14:textId="477504FC" w:rsidR="00E442E8" w:rsidRPr="00E442E8" w:rsidDel="002D7D93" w:rsidRDefault="00E442E8" w:rsidP="00EF63F8">
      <w:pPr>
        <w:rPr>
          <w:del w:id="492" w:author="Jacob Cram" w:date="2021-10-11T18:13:00Z"/>
        </w:rPr>
      </w:pPr>
      <w:r w:rsidRPr="00E442E8">
        <w:rPr>
          <w:rStyle w:val="FigureCaptionChar"/>
          <w:b/>
          <w:bCs/>
        </w:rPr>
        <w:t>Figure 1.</w:t>
      </w:r>
      <w:r w:rsidRPr="00E442E8">
        <w:rPr>
          <w:rStyle w:val="FigureCaptionChar"/>
        </w:rPr>
        <w:t xml:space="preserve"> Overview of the geography, physics and chemistry of ETNP </w:t>
      </w:r>
      <w:r w:rsidR="004F02F7">
        <w:rPr>
          <w:rStyle w:val="FigureCaptionChar"/>
        </w:rPr>
        <w:t>S</w:t>
      </w:r>
      <w:r w:rsidRPr="00E442E8">
        <w:rPr>
          <w:rStyle w:val="FigureCaptionChar"/>
        </w:rPr>
        <w:t>tation P2</w:t>
      </w:r>
      <w:ins w:id="493" w:author="Jacob Cram" w:date="2021-10-11T18:13:00Z">
        <w:r w:rsidR="002D7D93">
          <w:rPr>
            <w:rStyle w:val="FigureCaptionChar"/>
          </w:rPr>
          <w:t>.</w:t>
        </w:r>
      </w:ins>
      <w:r w:rsidRPr="00E442E8">
        <w:rPr>
          <w:rStyle w:val="FigureCaptionChar"/>
        </w:rPr>
        <w:t xml:space="preserve"> </w:t>
      </w:r>
      <w:r w:rsidR="0082101C" w:rsidRPr="0082101C">
        <w:rPr>
          <w:rStyle w:val="FigureCaptionChar"/>
          <w:b/>
          <w:bCs/>
        </w:rPr>
        <w:t>A.</w:t>
      </w:r>
      <w:r w:rsidRPr="00E442E8">
        <w:rPr>
          <w:rStyle w:val="FigureCaptionChar"/>
        </w:rPr>
        <w:t xml:space="preserve"> Map of the ETNP Oxygen </w:t>
      </w:r>
      <w:r w:rsidR="00B33156">
        <w:rPr>
          <w:rStyle w:val="FigureCaptionChar"/>
        </w:rPr>
        <w:t>Deficient</w:t>
      </w:r>
      <w:r w:rsidRPr="00E442E8">
        <w:rPr>
          <w:rStyle w:val="FigureCaptionChar"/>
        </w:rPr>
        <w:t xml:space="preserve"> Zone and the location of </w:t>
      </w:r>
      <w:r w:rsidR="004F02F7">
        <w:rPr>
          <w:rStyle w:val="FigureCaptionChar"/>
        </w:rPr>
        <w:t>S</w:t>
      </w:r>
      <w:r w:rsidRPr="00E442E8">
        <w:rPr>
          <w:rStyle w:val="FigureCaptionChar"/>
        </w:rPr>
        <w:t xml:space="preserve">tation P2. Colors indicate chlorophyll concentrations at the surface as determined by MODIS satellite in 2012, while the black outline signifies the region containing &lt;10 </w:t>
      </w:r>
      <w:proofErr w:type="spellStart"/>
      <w:r>
        <w:rPr>
          <w:rStyle w:val="FigureCaptionChar"/>
          <w:rFonts w:ascii="Cambria Math" w:hAnsi="Cambria Math" w:cs="Cambria Math"/>
        </w:rPr>
        <w:t>μ</w:t>
      </w:r>
      <w:r w:rsidRPr="00E442E8">
        <w:rPr>
          <w:rStyle w:val="FigureCaptionChar"/>
        </w:rPr>
        <w:t>M</w:t>
      </w:r>
      <w:proofErr w:type="spellEnd"/>
      <w:r w:rsidRPr="00E442E8">
        <w:rPr>
          <w:rStyle w:val="FigureCaptionChar"/>
        </w:rPr>
        <w:t xml:space="preserve"> oxygen at 300</w:t>
      </w:r>
      <w:r w:rsidR="002922A3">
        <w:rPr>
          <w:rStyle w:val="FigureCaptionChar"/>
        </w:rPr>
        <w:t xml:space="preserve"> </w:t>
      </w:r>
      <w:commentRangeStart w:id="494"/>
      <w:r w:rsidRPr="00E442E8">
        <w:rPr>
          <w:rStyle w:val="FigureCaptionChar"/>
        </w:rPr>
        <w:t>m</w:t>
      </w:r>
      <w:commentRangeEnd w:id="494"/>
      <w:r w:rsidR="0082235D">
        <w:rPr>
          <w:rStyle w:val="CommentReference"/>
        </w:rPr>
        <w:commentReference w:id="494"/>
      </w:r>
      <w:r w:rsidRPr="00E442E8">
        <w:rPr>
          <w:rStyle w:val="FigureCaptionChar"/>
        </w:rPr>
        <w:t>. The red circle indicates the location of Station P2 (modified from Fuchsman et al 2019, credit Hilary Palevsky</w:t>
      </w:r>
      <w:r w:rsidR="00DB0CA9">
        <w:rPr>
          <w:rStyle w:val="FigureCaptionChar"/>
        </w:rPr>
        <w:t>, Creative Comments License</w:t>
      </w:r>
      <w:r w:rsidR="002F2E8D">
        <w:rPr>
          <w:rStyle w:val="FigureCaptionChar"/>
        </w:rPr>
        <w:t xml:space="preserve"> </w:t>
      </w:r>
      <w:r w:rsidR="002F2E8D" w:rsidRPr="002F2E8D">
        <w:rPr>
          <w:rStyle w:val="FigureCaptionChar"/>
        </w:rPr>
        <w:t>https://creativecommons.org/licenses/by/4.0/</w:t>
      </w:r>
      <w:r w:rsidRPr="00E442E8">
        <w:rPr>
          <w:rStyle w:val="FigureCaptionChar"/>
        </w:rPr>
        <w:t xml:space="preserve">). </w:t>
      </w:r>
      <w:r w:rsidRPr="0082101C">
        <w:rPr>
          <w:rStyle w:val="FigureCaptionChar"/>
          <w:b/>
          <w:bCs/>
        </w:rPr>
        <w:t>B-D</w:t>
      </w:r>
      <w:r w:rsidR="0082101C" w:rsidRPr="0082101C">
        <w:rPr>
          <w:rStyle w:val="FigureCaptionChar"/>
          <w:b/>
          <w:bCs/>
        </w:rPr>
        <w:t>.</w:t>
      </w:r>
      <w:r w:rsidRPr="00E442E8">
        <w:rPr>
          <w:rStyle w:val="FigureCaptionChar"/>
        </w:rPr>
        <w:t xml:space="preserve"> Oceanographic parameters collected from a cast at 2017-01-13 12:15 CST (local time). The thin horizontal green line shows the location of the base of the photic zone (160m</w:t>
      </w:r>
      <w:r w:rsidR="00B92929">
        <w:rPr>
          <w:rStyle w:val="FigureCaptionChar"/>
        </w:rPr>
        <w:t xml:space="preserve"> B-D</w:t>
      </w:r>
      <w:r w:rsidRPr="00E442E8">
        <w:rPr>
          <w:rStyle w:val="FigureCaptionChar"/>
        </w:rPr>
        <w:t>), defined by the complete attenuation of the in-situ fluorescence, while the horizontal blue line</w:t>
      </w:r>
      <w:r w:rsidR="00EE494A">
        <w:rPr>
          <w:rStyle w:val="FigureCaptionChar"/>
        </w:rPr>
        <w:t>s</w:t>
      </w:r>
      <w:r w:rsidRPr="00E442E8">
        <w:rPr>
          <w:rStyle w:val="FigureCaptionChar"/>
        </w:rPr>
        <w:t xml:space="preserve"> show the</w:t>
      </w:r>
      <w:r w:rsidR="00B92929">
        <w:rPr>
          <w:rStyle w:val="FigureCaptionChar"/>
        </w:rPr>
        <w:t xml:space="preserve"> surface (</w:t>
      </w:r>
      <w:r w:rsidR="0082101C">
        <w:rPr>
          <w:rStyle w:val="FigureCaptionChar"/>
        </w:rPr>
        <w:t>90 m, C) and</w:t>
      </w:r>
      <w:r w:rsidRPr="00E442E8">
        <w:rPr>
          <w:rStyle w:val="FigureCaptionChar"/>
        </w:rPr>
        <w:t xml:space="preserve"> base of the ODZ</w:t>
      </w:r>
      <w:r w:rsidR="00B92929">
        <w:rPr>
          <w:rStyle w:val="FigureCaptionChar"/>
        </w:rPr>
        <w:t xml:space="preserve"> (900m</w:t>
      </w:r>
      <w:r w:rsidR="0082101C">
        <w:rPr>
          <w:rStyle w:val="FigureCaptionChar"/>
        </w:rPr>
        <w:t>,</w:t>
      </w:r>
      <w:r w:rsidR="00B92929">
        <w:rPr>
          <w:rStyle w:val="FigureCaptionChar"/>
        </w:rPr>
        <w:t xml:space="preserve"> </w:t>
      </w:r>
      <w:proofErr w:type="gramStart"/>
      <w:r w:rsidR="00B92929">
        <w:rPr>
          <w:rStyle w:val="FigureCaptionChar"/>
        </w:rPr>
        <w:t>B,D</w:t>
      </w:r>
      <w:proofErr w:type="gramEnd"/>
      <w:r w:rsidR="00B92929">
        <w:rPr>
          <w:rStyle w:val="FigureCaptionChar"/>
        </w:rPr>
        <w:t>)</w:t>
      </w:r>
      <w:r w:rsidRPr="00E442E8">
        <w:rPr>
          <w:rStyle w:val="FigureCaptionChar"/>
        </w:rPr>
        <w:t xml:space="preserve">. </w:t>
      </w:r>
      <w:r w:rsidRPr="0082101C">
        <w:rPr>
          <w:rStyle w:val="FigureCaptionChar"/>
          <w:b/>
          <w:bCs/>
        </w:rPr>
        <w:t>B</w:t>
      </w:r>
      <w:r w:rsidR="0082101C" w:rsidRPr="0082101C">
        <w:rPr>
          <w:rStyle w:val="FigureCaptionChar"/>
          <w:b/>
          <w:bCs/>
        </w:rPr>
        <w:t>.</w:t>
      </w:r>
      <w:r w:rsidRPr="00E442E8">
        <w:rPr>
          <w:rStyle w:val="FigureCaptionChar"/>
        </w:rPr>
        <w:t xml:space="preserve"> </w:t>
      </w:r>
      <w:r w:rsidR="008733EE">
        <w:rPr>
          <w:rStyle w:val="FigureCaptionChar"/>
        </w:rPr>
        <w:t>shows</w:t>
      </w:r>
      <w:r w:rsidRPr="00E442E8">
        <w:rPr>
          <w:rStyle w:val="FigureCaptionChar"/>
        </w:rPr>
        <w:t xml:space="preserve"> temperature</w:t>
      </w:r>
      <w:r w:rsidR="008733EE">
        <w:rPr>
          <w:rStyle w:val="FigureCaptionChar"/>
        </w:rPr>
        <w:t>,</w:t>
      </w:r>
      <w:r w:rsidRPr="00E442E8">
        <w:rPr>
          <w:rStyle w:val="FigureCaptionChar"/>
        </w:rPr>
        <w:t xml:space="preserve"> salinity</w:t>
      </w:r>
      <w:r w:rsidR="008733EE">
        <w:rPr>
          <w:rStyle w:val="FigureCaptionChar"/>
        </w:rPr>
        <w:t xml:space="preserve"> and oxygen</w:t>
      </w:r>
      <w:r w:rsidRPr="00E442E8">
        <w:rPr>
          <w:rStyle w:val="FigureCaptionChar"/>
        </w:rPr>
        <w:t xml:space="preserve">. </w:t>
      </w:r>
      <w:r w:rsidRPr="0082101C">
        <w:rPr>
          <w:rStyle w:val="FigureCaptionChar"/>
          <w:b/>
          <w:bCs/>
        </w:rPr>
        <w:t>C</w:t>
      </w:r>
      <w:r w:rsidR="0082101C" w:rsidRPr="0082101C">
        <w:rPr>
          <w:rStyle w:val="FigureCaptionChar"/>
          <w:b/>
          <w:bCs/>
        </w:rPr>
        <w:t>.</w:t>
      </w:r>
      <w:r w:rsidRPr="00E442E8">
        <w:rPr>
          <w:rStyle w:val="FigureCaptionChar"/>
        </w:rPr>
        <w:t xml:space="preserve"> fluorescence and photosynthetically available radiation (PAR), focusing on the top 200m of the water column and photosynthetically active radiation, and </w:t>
      </w:r>
      <w:r w:rsidRPr="0082101C">
        <w:rPr>
          <w:rStyle w:val="FigureCaptionChar"/>
          <w:b/>
          <w:bCs/>
        </w:rPr>
        <w:t>D</w:t>
      </w:r>
      <w:r w:rsidR="0082101C" w:rsidRPr="0082101C">
        <w:rPr>
          <w:rStyle w:val="FigureCaptionChar"/>
          <w:b/>
          <w:bCs/>
        </w:rPr>
        <w:t>.</w:t>
      </w:r>
      <w:r w:rsidRPr="00E442E8">
        <w:rPr>
          <w:rStyle w:val="FigureCaptionChar"/>
        </w:rPr>
        <w:t xml:space="preserve"> beam attenuation and density.</w:t>
      </w:r>
    </w:p>
    <w:p w14:paraId="3FF862A1" w14:textId="77777777" w:rsidR="00E442E8" w:rsidRDefault="00E442E8" w:rsidP="00EF63F8"/>
    <w:p w14:paraId="00000054" w14:textId="77777777" w:rsidR="00104E87" w:rsidRDefault="004D045E" w:rsidP="00EF63F8">
      <w:pPr>
        <w:pStyle w:val="Heading2"/>
      </w:pPr>
      <w:bookmarkStart w:id="495" w:name="bookmark=id.z337ya" w:colFirst="0" w:colLast="0"/>
      <w:bookmarkEnd w:id="495"/>
      <w:r>
        <w:lastRenderedPageBreak/>
        <w:t>Acoustic data reveal diel migration patterns</w:t>
      </w:r>
    </w:p>
    <w:p w14:paraId="4206F545" w14:textId="634072A5" w:rsidR="00E442E8" w:rsidRDefault="004D045E" w:rsidP="00EF63F8">
      <w:r>
        <w:t xml:space="preserve">Acoustic data, produced by the shipboard EK60 </w:t>
      </w:r>
      <w:r w:rsidR="009942FC">
        <w:fldChar w:fldCharType="begin"/>
      </w:r>
      <w:r w:rsidR="00DF46B2">
        <w:instrText xml:space="preserve"> ADDIN ZOTERO_ITEM CSL_CITATION {"citationID":"DyhxUceJ","properties":{"formattedCitation":"(Andersen, 2001)","plainCitation":"(Andersen, 2001)","noteIndex":0},"citationItems":[{"id":9341,"uris":["http://zotero.org/users/158097/items/EP2C64RF"],"uri":["http://zotero.org/users/158097/items/EP2C64RF"],"itemData":{"id":9341,"type":"article-journal","container-title":"The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DF46B2" w:rsidRPr="00DF46B2">
        <w:t>(Andersen, 2001)</w:t>
      </w:r>
      <w:r w:rsidR="009942FC">
        <w:fldChar w:fldCharType="end"/>
      </w:r>
      <w:r w:rsidR="009F1B72">
        <w:t>, at ETNP Station P2</w:t>
      </w:r>
      <w:r>
        <w:t xml:space="preserve">, suggest the presence of multiple cohorts of migratory organisms. We focus initially on backscattering measurements from the EK60’s lowest frequency 18000 Hz signal, corresponding to organisms the size of small fish, because it travels furthest into the water column and has the best resolution of the channels. Most migratory organisms appeared to leave the surface at dawn and return at dusk, spending the day between 250 and 500m (Figure 2A). There appeared to be two local maxima in backscattering intensity at mid-day, one at ~300m and one at ~375 m (Figure 2A). There also appeared to be organisms </w:t>
      </w:r>
      <w:commentRangeStart w:id="496"/>
      <w:commentRangeStart w:id="497"/>
      <w:r>
        <w:t>that</w:t>
      </w:r>
      <w:ins w:id="498" w:author="Jacob Cram" w:date="2021-10-10T17:25:00Z">
        <w:r w:rsidR="007F5D16">
          <w:t xml:space="preserve"> revers</w:t>
        </w:r>
      </w:ins>
      <w:ins w:id="499" w:author="Jacob Cram" w:date="2021-10-10T17:26:00Z">
        <w:r w:rsidR="007F5D16">
          <w:t>e</w:t>
        </w:r>
      </w:ins>
      <w:r>
        <w:t xml:space="preserve"> migrated</w:t>
      </w:r>
      <w:commentRangeEnd w:id="496"/>
      <w:r w:rsidR="00DA6C1E">
        <w:rPr>
          <w:rStyle w:val="CommentReference"/>
        </w:rPr>
        <w:commentReference w:id="496"/>
      </w:r>
      <w:commentRangeEnd w:id="497"/>
      <w:r w:rsidR="007F5D16">
        <w:rPr>
          <w:rStyle w:val="CommentReference"/>
        </w:rPr>
        <w:commentReference w:id="497"/>
      </w:r>
      <w:r>
        <w:t xml:space="preserve"> downward at dusk and upward at dawn, spending the night at ~300m (Figure 2B). There was a peak of organisms that appeared, at mid-day, on some but not all days, without any visible dawn or dusk migration, just above the base of the photic zone. (Figure 2C). Some diel migrators appeared to cross the ODZ and spend the day below the detection range of the EK60 (Figure 2D), as well as organisms that appeared between 500m and 1000m but did not appear to migrate to or from that depth at our site, but rather traveled through the EK60’s field of view (Figure 2D).</w:t>
      </w:r>
    </w:p>
    <w:p w14:paraId="00000056" w14:textId="4A92CBB2" w:rsidR="00104E87" w:rsidRDefault="004D045E" w:rsidP="00EF63F8">
      <w:r>
        <w:t>Similar patterns were evident in each of the other measured frequencies, with better resolution by the lower frequencies (Figure S3).</w:t>
      </w:r>
    </w:p>
    <w:p w14:paraId="378902A8" w14:textId="77777777" w:rsidR="00E442E8" w:rsidRDefault="00E442E8" w:rsidP="00EF63F8">
      <w:r>
        <w:rPr>
          <w:noProof/>
        </w:rPr>
        <w:drawing>
          <wp:inline distT="0" distB="0" distL="114300" distR="114300" wp14:anchorId="5D3C6DAE" wp14:editId="22E89209">
            <wp:extent cx="5030136" cy="3105021"/>
            <wp:effectExtent l="0" t="0" r="0" b="635"/>
            <wp:docPr id="2" name="image16.png"/>
            <wp:cNvGraphicFramePr/>
            <a:graphic xmlns:a="http://schemas.openxmlformats.org/drawingml/2006/main">
              <a:graphicData uri="http://schemas.openxmlformats.org/drawingml/2006/picture">
                <pic:pic xmlns:pic="http://schemas.openxmlformats.org/drawingml/2006/picture">
                  <pic:nvPicPr>
                    <pic:cNvPr id="2" name="image16.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030136" cy="3105021"/>
                    </a:xfrm>
                    <a:prstGeom prst="rect">
                      <a:avLst/>
                    </a:prstGeom>
                    <a:ln/>
                  </pic:spPr>
                </pic:pic>
              </a:graphicData>
            </a:graphic>
          </wp:inline>
        </w:drawing>
      </w:r>
    </w:p>
    <w:p w14:paraId="7C9D3F0E" w14:textId="6CC72708" w:rsidR="00E442E8" w:rsidRDefault="00E442E8" w:rsidP="00EF63F8">
      <w:pPr>
        <w:pStyle w:val="FigureCaption"/>
      </w:pPr>
      <w:commentRangeStart w:id="501"/>
      <w:commentRangeStart w:id="502"/>
      <w:commentRangeStart w:id="503"/>
      <w:r w:rsidRPr="00E442E8">
        <w:rPr>
          <w:b/>
          <w:bCs/>
        </w:rPr>
        <w:t xml:space="preserve">Figure </w:t>
      </w:r>
      <w:commentRangeEnd w:id="501"/>
      <w:r w:rsidR="001A4D90">
        <w:rPr>
          <w:rStyle w:val="CommentReference"/>
          <w:rFonts w:ascii="Times New Roman" w:hAnsi="Times New Roman" w:cs="Times New Roman"/>
        </w:rPr>
        <w:commentReference w:id="501"/>
      </w:r>
      <w:r w:rsidRPr="00E442E8">
        <w:rPr>
          <w:b/>
          <w:bCs/>
        </w:rPr>
        <w:t>2.</w:t>
      </w:r>
      <w:r>
        <w:t xml:space="preserve"> </w:t>
      </w:r>
      <w:commentRangeEnd w:id="502"/>
      <w:r w:rsidR="0013126F">
        <w:rPr>
          <w:rStyle w:val="CommentReference"/>
          <w:rFonts w:ascii="Times New Roman" w:hAnsi="Times New Roman" w:cs="Times New Roman"/>
        </w:rPr>
        <w:commentReference w:id="502"/>
      </w:r>
      <w:commentRangeEnd w:id="503"/>
      <w:r w:rsidR="007F5D16">
        <w:rPr>
          <w:rStyle w:val="CommentReference"/>
          <w:rFonts w:ascii="Times New Roman" w:hAnsi="Times New Roman" w:cs="Times New Roman"/>
        </w:rPr>
        <w:commentReference w:id="503"/>
      </w:r>
      <w:r>
        <w:t>Acoustic data, measured by EK60</w:t>
      </w:r>
      <w:r w:rsidR="00395E7B">
        <w:t xml:space="preserve"> </w:t>
      </w:r>
      <w:r>
        <w:t>over the course of the experiment</w:t>
      </w:r>
      <w:r w:rsidR="009F1B72">
        <w:t>, at ETNP Station P2</w:t>
      </w:r>
      <w:r>
        <w:t>. Shown are data from the 18000 Hz frequency band, which have highest depth penetration, but which appear to co-occur with data from other frequency bands (see Figure S3). Values are in return signal intensity and have not been normalized to observed biomass.</w:t>
      </w:r>
      <w:r w:rsidR="00395E7B">
        <w:t xml:space="preserve"> </w:t>
      </w:r>
      <w:bookmarkStart w:id="505" w:name="_Hlk72503730"/>
      <w:r w:rsidR="00395E7B">
        <w:t xml:space="preserve">Horizontal blue </w:t>
      </w:r>
      <w:r w:rsidR="00395E7B">
        <w:lastRenderedPageBreak/>
        <w:t xml:space="preserve">lines indicate the </w:t>
      </w:r>
      <w:del w:id="506" w:author="Clara Fuchsman" w:date="2021-10-16T17:22:00Z">
        <w:r w:rsidR="00395E7B" w:rsidDel="004309D9">
          <w:delText xml:space="preserve">surface </w:delText>
        </w:r>
      </w:del>
      <w:ins w:id="507" w:author="Clara Fuchsman" w:date="2021-10-16T17:22:00Z">
        <w:r w:rsidR="004309D9">
          <w:t>top</w:t>
        </w:r>
        <w:r w:rsidR="004309D9">
          <w:t xml:space="preserve"> </w:t>
        </w:r>
      </w:ins>
      <w:r w:rsidR="00395E7B">
        <w:t>and bottom of the ODZ, while the horizontal green line indicates the base of the photic zone.</w:t>
      </w:r>
      <w:bookmarkEnd w:id="505"/>
      <w:ins w:id="508" w:author="Jacob Cram" w:date="2021-10-10T16:43:00Z">
        <w:r w:rsidR="006B6197">
          <w:t xml:space="preserve"> </w:t>
        </w:r>
        <w:bookmarkStart w:id="509" w:name="_Hlk84782614"/>
        <w:r w:rsidR="006B6197">
          <w:t xml:space="preserve">Times are local Mexican standard time. The black and </w:t>
        </w:r>
      </w:ins>
      <w:ins w:id="510" w:author="Jacob Cram" w:date="2021-10-10T16:44:00Z">
        <w:r w:rsidR="006B6197">
          <w:t xml:space="preserve">white bar at the top indicates day and night periods, with day defined as times when the </w:t>
        </w:r>
      </w:ins>
      <w:ins w:id="511" w:author="Jacob Cram" w:date="2021-10-10T18:21:00Z">
        <w:r w:rsidR="00601FA1">
          <w:t xml:space="preserve">center of the sun is above the </w:t>
        </w:r>
      </w:ins>
      <w:ins w:id="512" w:author="Jacob Cram" w:date="2021-10-10T18:22:00Z">
        <w:r w:rsidR="00601FA1">
          <w:t xml:space="preserve">horizon, per the OCE </w:t>
        </w:r>
      </w:ins>
      <w:ins w:id="513" w:author="Jacob Cram" w:date="2021-10-10T18:23:00Z">
        <w:r w:rsidR="00601FA1">
          <w:t>R</w:t>
        </w:r>
      </w:ins>
      <w:ins w:id="514" w:author="Jacob Cram" w:date="2021-10-10T18:22:00Z">
        <w:r w:rsidR="00601FA1">
          <w:t xml:space="preserve"> package</w:t>
        </w:r>
      </w:ins>
      <w:ins w:id="515" w:author="Jacob Cram" w:date="2021-10-10T16:44:00Z">
        <w:r w:rsidR="006B6197">
          <w:t>. Diamonds indicate the depths</w:t>
        </w:r>
      </w:ins>
      <w:ins w:id="516" w:author="Jacob Cram" w:date="2021-10-10T16:46:00Z">
        <w:r w:rsidR="006B6197">
          <w:t xml:space="preserve"> and times</w:t>
        </w:r>
      </w:ins>
      <w:ins w:id="517" w:author="Jacob Cram" w:date="2021-10-10T16:44:00Z">
        <w:r w:rsidR="006B6197">
          <w:t xml:space="preserve"> of UVP casts, with</w:t>
        </w:r>
      </w:ins>
      <w:ins w:id="518" w:author="Jacob Cram" w:date="2021-10-10T16:47:00Z">
        <w:r w:rsidR="00DA0A01">
          <w:t xml:space="preserve"> casts below 1000</w:t>
        </w:r>
      </w:ins>
      <w:ins w:id="519" w:author="Jacob Cram" w:date="2021-10-11T18:14:00Z">
        <w:r w:rsidR="002D7D93">
          <w:t xml:space="preserve"> </w:t>
        </w:r>
      </w:ins>
      <w:ins w:id="520" w:author="Jacob Cram" w:date="2021-10-10T16:47:00Z">
        <w:r w:rsidR="00DA0A01">
          <w:t>m shown as diamonds on the 1000</w:t>
        </w:r>
      </w:ins>
      <w:ins w:id="521" w:author="Jacob Cram" w:date="2021-10-11T18:14:00Z">
        <w:r w:rsidR="002D7D93">
          <w:t xml:space="preserve"> </w:t>
        </w:r>
      </w:ins>
      <w:ins w:id="522" w:author="Jacob Cram" w:date="2021-10-10T16:47:00Z">
        <w:r w:rsidR="00DA0A01">
          <w:t>m line.</w:t>
        </w:r>
      </w:ins>
      <w:ins w:id="523" w:author="Jacob Cram" w:date="2021-10-10T16:45:00Z">
        <w:r w:rsidR="006B6197">
          <w:t xml:space="preserve"> </w:t>
        </w:r>
      </w:ins>
      <w:r>
        <w:t xml:space="preserve"> </w:t>
      </w:r>
      <w:bookmarkEnd w:id="509"/>
      <w:r>
        <w:t>Several patterns can be seen</w:t>
      </w:r>
      <w:r w:rsidR="00CF29F2">
        <w:t>:</w:t>
      </w:r>
      <w:r>
        <w:t xml:space="preserve"> </w:t>
      </w:r>
      <w:r>
        <w:rPr>
          <w:b/>
        </w:rPr>
        <w:t>A.</w:t>
      </w:r>
      <w:r>
        <w:t xml:space="preserve"> Two bands of organisms can be seen leaving the surface at dawn, spending the day between 250 and 500m and returning to the surface at dusk. </w:t>
      </w:r>
      <w:r>
        <w:rPr>
          <w:b/>
        </w:rPr>
        <w:t>B.</w:t>
      </w:r>
      <w:r>
        <w:t xml:space="preserve"> Another group of nocturnally migrating organisms can be seen leaving the surface at dusk, spending the night near 250</w:t>
      </w:r>
      <w:ins w:id="524" w:author="Jacob Cram" w:date="2021-10-11T18:14:00Z">
        <w:r w:rsidR="002D7D93">
          <w:t xml:space="preserve"> </w:t>
        </w:r>
      </w:ins>
      <w:r>
        <w:t xml:space="preserve">m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 and 1000m disappearing later in the day. Swarms appear in the deepest layers at night and appear progressively shallower as the day progresses.</w:t>
      </w:r>
    </w:p>
    <w:p w14:paraId="00000057" w14:textId="77777777" w:rsidR="00104E87" w:rsidRDefault="004D045E" w:rsidP="00EF63F8">
      <w:pPr>
        <w:pStyle w:val="Heading2"/>
      </w:pPr>
      <w:bookmarkStart w:id="525" w:name="bookmark=id.3j2qqm3" w:colFirst="0" w:colLast="0"/>
      <w:bookmarkEnd w:id="525"/>
      <w:r>
        <w:t>Flux data from traps</w:t>
      </w:r>
    </w:p>
    <w:p w14:paraId="00000058" w14:textId="36CCC144" w:rsidR="00104E87" w:rsidRDefault="004D045E" w:rsidP="00EF63F8">
      <w:r>
        <w:t xml:space="preserve">Flux measurements at </w:t>
      </w:r>
      <w:r w:rsidR="005B08B6">
        <w:t>S</w:t>
      </w:r>
      <w:r>
        <w:t>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F63F8">
      <w:r>
        <w:rPr>
          <w:noProof/>
        </w:rPr>
        <w:drawing>
          <wp:inline distT="0" distB="0" distL="114300" distR="114300" wp14:anchorId="617664C7" wp14:editId="59BD1FAE">
            <wp:extent cx="4595233" cy="2836563"/>
            <wp:effectExtent l="0" t="0" r="0" b="1905"/>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4595233" cy="2836563"/>
                    </a:xfrm>
                    <a:prstGeom prst="rect">
                      <a:avLst/>
                    </a:prstGeom>
                    <a:ln/>
                  </pic:spPr>
                </pic:pic>
              </a:graphicData>
            </a:graphic>
          </wp:inline>
        </w:drawing>
      </w:r>
    </w:p>
    <w:p w14:paraId="5564559B" w14:textId="4F41F2FC" w:rsidR="00E442E8" w:rsidRDefault="00E442E8" w:rsidP="00EF63F8">
      <w:pPr>
        <w:pStyle w:val="FigureCaption"/>
      </w:pPr>
      <w:r w:rsidRPr="00E442E8">
        <w:rPr>
          <w:b/>
          <w:bCs/>
        </w:rPr>
        <w:t>Figure 3.</w:t>
      </w:r>
      <w:r>
        <w:t xml:space="preserve"> Sinking particle flux, measured from surface-tethered sediment traps (large symbols)</w:t>
      </w:r>
      <w:r w:rsidR="009F1B72">
        <w:t>, at ETNP Station P2</w:t>
      </w:r>
      <w:r>
        <w:t xml:space="preserve">. Trap types are shown by the shape of the large points. Superimposed are </w:t>
      </w:r>
      <w:r w:rsidR="0082101C">
        <w:t xml:space="preserve">estimates </w:t>
      </w:r>
      <w:r>
        <w:t xml:space="preserve">of particle flux from the UVP generated by fitting the sum of particle numbers all four </w:t>
      </w:r>
      <w:r>
        <w:lastRenderedPageBreak/>
        <w:t>profiles</w:t>
      </w:r>
      <w:r w:rsidR="0082101C">
        <w:t xml:space="preserve"> </w:t>
      </w:r>
      <w:r>
        <w:t xml:space="preserve">to the trap observed flux. The black line indicates flux predictions made by fitting UVP observations to the trap data. Black circles indicate regions on the black line corresponding to the trap observation depths. </w:t>
      </w:r>
      <w:r w:rsidR="00395E7B">
        <w:t xml:space="preserve">Horizontal blue lines indicate the </w:t>
      </w:r>
      <w:del w:id="526" w:author="Clara Fuchsman" w:date="2021-10-16T17:22:00Z">
        <w:r w:rsidR="00395E7B" w:rsidDel="004309D9">
          <w:delText xml:space="preserve">surface </w:delText>
        </w:r>
      </w:del>
      <w:ins w:id="527" w:author="Clara Fuchsman" w:date="2021-10-16T17:22:00Z">
        <w:r w:rsidR="004309D9">
          <w:t>top</w:t>
        </w:r>
        <w:r w:rsidR="004309D9">
          <w:t xml:space="preserve"> </w:t>
        </w:r>
      </w:ins>
      <w:r w:rsidR="00395E7B">
        <w:t>and bottom of the ODZ, while the horizontal green line indicates the base of the photic zone.</w:t>
      </w:r>
    </w:p>
    <w:p w14:paraId="00000059" w14:textId="77777777" w:rsidR="00104E87" w:rsidRDefault="004D045E" w:rsidP="00EF63F8">
      <w:pPr>
        <w:pStyle w:val="Heading2"/>
      </w:pPr>
      <w:bookmarkStart w:id="528" w:name="bookmark=id.1y810tw" w:colFirst="0" w:colLast="0"/>
      <w:bookmarkEnd w:id="528"/>
      <w:r>
        <w:t>Particle abundance measurements vary with size and depth</w:t>
      </w:r>
    </w:p>
    <w:p w14:paraId="0000005A" w14:textId="11161E0E" w:rsidR="00104E87" w:rsidRDefault="004D045E" w:rsidP="00EF63F8">
      <w:r>
        <w:t>In all profiles, particle abundances were highest at the surface, and highest among the smallest particles (Figure S4). Visual examination of the relationship between particle number and size suggested a power law relationship where the log of volume and bin-size normalized particle abundance was proportional to the log of the particles’ size (Figure S5). The exception to this pattern were particles larger than 10 mm (Figure S4</w:t>
      </w:r>
      <w:r w:rsidR="006932EA">
        <w:t>, S5</w:t>
      </w:r>
      <w:r>
        <w:t>),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684CFC47" w:rsidR="00104E87" w:rsidRDefault="004D045E" w:rsidP="00EF63F8">
      <w:r>
        <w:t xml:space="preserve">Total particle numbers were generally similar between different casts, regardless of which day or hour they were collected (Figure 4A). Particle numbers were highest in the surface and decreased </w:t>
      </w:r>
      <w:r w:rsidR="006932EA">
        <w:t>within the oxic region</w:t>
      </w:r>
      <w:r>
        <w:t xml:space="preserve">, then remained relatively constant </w:t>
      </w:r>
      <w:r w:rsidR="006932EA">
        <w:t>from</w:t>
      </w:r>
      <w:r>
        <w:t xml:space="preserve"> </w:t>
      </w:r>
      <w:r w:rsidR="006932EA">
        <w:t>160</w:t>
      </w:r>
      <w:r>
        <w:t xml:space="preserve"> m to 500 m, </w:t>
      </w:r>
      <w:r w:rsidR="006932EA">
        <w:t>and gradually decreased between 500</w:t>
      </w:r>
      <w:r w:rsidR="00C92D2E">
        <w:t xml:space="preserve"> </w:t>
      </w:r>
      <w:r w:rsidR="006932EA">
        <w:t>m and</w:t>
      </w:r>
      <w:r>
        <w:t xml:space="preserve"> the lower oxycline (Figure 4A).</w:t>
      </w:r>
    </w:p>
    <w:p w14:paraId="0000005C" w14:textId="2444F213" w:rsidR="00104E87" w:rsidRDefault="004D045E" w:rsidP="00EF63F8">
      <w:commentRangeStart w:id="529"/>
      <w:commentRangeStart w:id="530"/>
      <w:r>
        <w:t xml:space="preserve">The particle size distribution slope generally steepened (became more negative) between the </w:t>
      </w:r>
      <w:del w:id="531" w:author="Jacob Cram" w:date="2021-10-10T14:41:00Z">
        <w:r w:rsidDel="00C064B6">
          <w:delText xml:space="preserve">surface </w:delText>
        </w:r>
      </w:del>
      <w:ins w:id="532" w:author="Jacob Cram" w:date="2021-10-10T14:41:00Z">
        <w:r w:rsidR="00C064B6">
          <w:t xml:space="preserve">base of the photic zone (160 m) </w:t>
        </w:r>
      </w:ins>
      <w:r>
        <w:t xml:space="preserve">and </w:t>
      </w:r>
      <w:commentRangeEnd w:id="529"/>
      <w:r w:rsidR="0013126F">
        <w:rPr>
          <w:rStyle w:val="CommentReference"/>
        </w:rPr>
        <w:commentReference w:id="529"/>
      </w:r>
      <w:commentRangeEnd w:id="530"/>
      <w:r w:rsidR="00C064B6">
        <w:rPr>
          <w:rStyle w:val="CommentReference"/>
        </w:rPr>
        <w:commentReference w:id="530"/>
      </w:r>
      <w:r>
        <w:t>500</w:t>
      </w:r>
      <w:r w:rsidR="00C92D2E">
        <w:t xml:space="preserve"> </w:t>
      </w:r>
      <w:r>
        <w:t>m, flattened (became less negative) between 500 m and 1000 m, and then steepened again below 1000</w:t>
      </w:r>
      <w:r w:rsidR="008422C4">
        <w:t> </w:t>
      </w:r>
      <w:r>
        <w:t xml:space="preserve">m (Figure 4B). Steeper, more negative, slopes indicate a higher proportion of small particles relative to large particles, </w:t>
      </w:r>
      <w:commentRangeStart w:id="533"/>
      <w:commentRangeStart w:id="534"/>
      <w:r>
        <w:t>while flatter, less negative, slopes indicate a</w:t>
      </w:r>
      <w:ins w:id="535" w:author="Jacob Cram" w:date="2021-10-10T14:42:00Z">
        <w:r w:rsidR="00C064B6">
          <w:t xml:space="preserve"> more even particle size distribution</w:t>
        </w:r>
      </w:ins>
      <w:ins w:id="536" w:author="Jacob Cram" w:date="2021-10-10T17:27:00Z">
        <w:r w:rsidR="005925A7">
          <w:t>. Flatter distributions still have more</w:t>
        </w:r>
      </w:ins>
      <w:ins w:id="537" w:author="Jacob Cram" w:date="2021-10-10T14:42:00Z">
        <w:r w:rsidR="00C064B6">
          <w:t xml:space="preserve"> </w:t>
        </w:r>
        <w:del w:id="538" w:author="Clara Fuchsman" w:date="2021-10-16T16:41:00Z">
          <w:r w:rsidR="00C064B6" w:rsidDel="0082235D">
            <w:delText>mor</w:delText>
          </w:r>
        </w:del>
      </w:ins>
      <w:ins w:id="539" w:author="Jacob Cram" w:date="2021-10-10T14:43:00Z">
        <w:del w:id="540" w:author="Clara Fuchsman" w:date="2021-10-16T16:41:00Z">
          <w:r w:rsidR="00C064B6" w:rsidDel="0082235D">
            <w:delText xml:space="preserve">e </w:delText>
          </w:r>
        </w:del>
        <w:r w:rsidR="00C064B6">
          <w:t>small particles than large ones, but there is a r</w:t>
        </w:r>
        <w:r w:rsidR="00DA683F">
          <w:t>elatively</w:t>
        </w:r>
      </w:ins>
      <w:r>
        <w:t xml:space="preserve"> higher proportion of large particles.</w:t>
      </w:r>
      <w:commentRangeEnd w:id="533"/>
      <w:r w:rsidR="0013126F">
        <w:rPr>
          <w:rStyle w:val="CommentReference"/>
        </w:rPr>
        <w:commentReference w:id="533"/>
      </w:r>
      <w:commentRangeEnd w:id="534"/>
      <w:r w:rsidR="007F5D16">
        <w:rPr>
          <w:rStyle w:val="CommentReference"/>
        </w:rPr>
        <w:commentReference w:id="534"/>
      </w:r>
    </w:p>
    <w:p w14:paraId="0D898405" w14:textId="287BD34F" w:rsidR="00E442E8" w:rsidRDefault="00DA717E" w:rsidP="00EF63F8">
      <w:r>
        <w:rPr>
          <w:noProof/>
        </w:rPr>
        <w:lastRenderedPageBreak/>
        <w:drawing>
          <wp:inline distT="0" distB="0" distL="0" distR="0" wp14:anchorId="31663F43" wp14:editId="167A1265">
            <wp:extent cx="5729044" cy="40084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9044" cy="4008420"/>
                    </a:xfrm>
                    <a:prstGeom prst="rect">
                      <a:avLst/>
                    </a:prstGeom>
                  </pic:spPr>
                </pic:pic>
              </a:graphicData>
            </a:graphic>
          </wp:inline>
        </w:drawing>
      </w:r>
    </w:p>
    <w:p w14:paraId="06C6A3E0" w14:textId="3184B1C2" w:rsidR="00E442E8" w:rsidRDefault="00E442E8" w:rsidP="00EF63F8">
      <w:pPr>
        <w:pStyle w:val="FigureCaption"/>
      </w:pPr>
      <w:commentRangeStart w:id="542"/>
      <w:commentRangeStart w:id="543"/>
      <w:r w:rsidRPr="00E442E8">
        <w:rPr>
          <w:b/>
          <w:bCs/>
        </w:rPr>
        <w:t>Figure 4.</w:t>
      </w:r>
      <w:r>
        <w:t xml:space="preserve"> </w:t>
      </w:r>
      <w:commentRangeEnd w:id="542"/>
      <w:r w:rsidR="00FF473F">
        <w:rPr>
          <w:rStyle w:val="CommentReference"/>
          <w:rFonts w:ascii="Times New Roman" w:hAnsi="Times New Roman" w:cs="Times New Roman"/>
        </w:rPr>
        <w:commentReference w:id="542"/>
      </w:r>
      <w:commentRangeEnd w:id="543"/>
      <w:r w:rsidR="006C550D">
        <w:rPr>
          <w:rStyle w:val="CommentReference"/>
          <w:rFonts w:ascii="Times New Roman" w:hAnsi="Times New Roman" w:cs="Times New Roman"/>
        </w:rPr>
        <w:commentReference w:id="543"/>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w:t>
      </w:r>
      <w:proofErr w:type="spellStart"/>
      <w:r>
        <w:t>binned</w:t>
      </w:r>
      <w:proofErr w:type="spellEnd"/>
      <w:r>
        <w:t xml:space="preserve"> by depth</w:t>
      </w:r>
      <w:ins w:id="546" w:author="Jacob Cram" w:date="2021-10-10T15:53:00Z">
        <w:r w:rsidR="006C550D">
          <w:t xml:space="preserve"> in order to better show sample to sample variability</w:t>
        </w:r>
      </w:ins>
      <w:r>
        <w:t>.</w:t>
      </w:r>
      <w:r w:rsidR="00395E7B">
        <w:t xml:space="preserve"> Horizontal blue lines indicate the </w:t>
      </w:r>
      <w:del w:id="547" w:author="Clara Fuchsman" w:date="2021-10-16T17:21:00Z">
        <w:r w:rsidR="00395E7B" w:rsidDel="004309D9">
          <w:delText xml:space="preserve">surface </w:delText>
        </w:r>
      </w:del>
      <w:ins w:id="548" w:author="Clara Fuchsman" w:date="2021-10-16T17:21:00Z">
        <w:r w:rsidR="004309D9">
          <w:t>top</w:t>
        </w:r>
        <w:r w:rsidR="004309D9">
          <w:t xml:space="preserve"> </w:t>
        </w:r>
      </w:ins>
      <w:r w:rsidR="00395E7B">
        <w:t xml:space="preserve">and bottom of the ODZ, while the horizontal green line indicates the base of the photic zone. </w:t>
      </w:r>
      <w:ins w:id="549" w:author="Jacob Cram" w:date="2021-10-10T14:43:00Z">
        <w:r w:rsidR="00DA683F">
          <w:t>Hour corresponds to local,</w:t>
        </w:r>
      </w:ins>
      <w:ins w:id="550" w:author="Jacob Cram" w:date="2021-10-10T14:44:00Z">
        <w:r w:rsidR="00DA683F">
          <w:t xml:space="preserve"> Mexic</w:t>
        </w:r>
      </w:ins>
      <w:ins w:id="551" w:author="Jacob Cram" w:date="2021-10-10T14:46:00Z">
        <w:r w:rsidR="002F10A3">
          <w:t>an</w:t>
        </w:r>
      </w:ins>
      <w:ins w:id="552" w:author="Jacob Cram" w:date="2021-10-10T14:44:00Z">
        <w:r w:rsidR="00DA683F">
          <w:t xml:space="preserve"> standard, time.</w:t>
        </w:r>
      </w:ins>
    </w:p>
    <w:p w14:paraId="0000005D" w14:textId="77777777" w:rsidR="00104E87" w:rsidRDefault="004D045E" w:rsidP="00EF63F8">
      <w:pPr>
        <w:pStyle w:val="Heading2"/>
      </w:pPr>
      <w:bookmarkStart w:id="553" w:name="bookmark=id.4i7ojhp" w:colFirst="0" w:colLast="0"/>
      <w:bookmarkEnd w:id="553"/>
      <w:r>
        <w:t>Estimated particle flux sometimes increases with depth in the ODZ core</w:t>
      </w:r>
    </w:p>
    <w:p w14:paraId="24EA2D77" w14:textId="77777777" w:rsidR="00B87896" w:rsidRDefault="006932EA" w:rsidP="00EF63F8">
      <w:r>
        <w:t>O</w:t>
      </w:r>
      <w:r w:rsidR="004D045E">
        <w:t xml:space="preserve">ptimization found best agreement between particle flux measured by traps, and UVP estimated particle </w:t>
      </w:r>
      <w:commentRangeStart w:id="554"/>
      <w:commentRangeStart w:id="555"/>
      <w:r w:rsidR="004D045E">
        <w:t xml:space="preserve">flux when per particle flux is </w:t>
      </w:r>
      <w:r>
        <w:t>fit by the equation</w:t>
      </w:r>
      <w:r w:rsidR="004D045E">
        <w:t>:</w:t>
      </w:r>
    </w:p>
    <w:p w14:paraId="30D11AC3" w14:textId="3454BE82" w:rsidR="002D151D" w:rsidRDefault="004D045E" w:rsidP="00EF63F8">
      <w:r>
        <w:t xml:space="preserve">Flux = (133 </w:t>
      </w:r>
      <w:r w:rsidR="003D3B05">
        <w:t>μ</w:t>
      </w:r>
      <w:r>
        <w:t xml:space="preserve"> mol C / m^2/day) = </w:t>
      </w:r>
      <w:r>
        <w:rPr>
          <w:b/>
        </w:rPr>
        <w:t>133</w:t>
      </w:r>
      <w:r>
        <w:t xml:space="preserve"> * Size (mm) ^ </w:t>
      </w:r>
      <w:r>
        <w:rPr>
          <w:b/>
        </w:rPr>
        <w:t>2.00</w:t>
      </w:r>
      <w:r w:rsidR="002D151D">
        <w:rPr>
          <w:b/>
        </w:rPr>
        <w:tab/>
      </w:r>
      <w:r w:rsidR="002D151D" w:rsidRPr="005B08B6">
        <w:rPr>
          <w:bCs/>
        </w:rPr>
        <w:t>(Eqn 5)</w:t>
      </w:r>
      <w:commentRangeEnd w:id="554"/>
      <w:r w:rsidR="004A476E">
        <w:rPr>
          <w:rStyle w:val="CommentReference"/>
        </w:rPr>
        <w:commentReference w:id="554"/>
      </w:r>
      <w:commentRangeEnd w:id="555"/>
      <w:r w:rsidR="00DA683F">
        <w:rPr>
          <w:rStyle w:val="CommentReference"/>
        </w:rPr>
        <w:commentReference w:id="555"/>
      </w:r>
    </w:p>
    <w:p w14:paraId="0000005E" w14:textId="25B0D500" w:rsidR="00104E87" w:rsidRDefault="00DA683F" w:rsidP="00EF63F8">
      <w:ins w:id="557" w:author="Jacob Cram" w:date="2021-10-10T14:44:00Z">
        <w:r>
          <w:t xml:space="preserve">This equation represents an empirical relationship between particle flux from traps and particle size measured by UVP. </w:t>
        </w:r>
      </w:ins>
      <w:r w:rsidR="004D045E">
        <w:t>Applying this fit to the UVP data resulted in a UVP predicted flux profile that broadly fit the expected trap observed flux profiles</w:t>
      </w:r>
      <w:r w:rsidR="006932EA">
        <w:t xml:space="preserve"> (Figure 3)</w:t>
      </w:r>
      <w:r w:rsidR="004D045E">
        <w:t>.</w:t>
      </w:r>
    </w:p>
    <w:p w14:paraId="0000005F" w14:textId="5E76D717" w:rsidR="00104E87" w:rsidRDefault="004D045E" w:rsidP="00EF63F8">
      <w:r>
        <w:t xml:space="preserve">Particle flux profiles, predicted from the above particle size </w:t>
      </w:r>
      <w:r w:rsidR="006932EA">
        <w:t>abundances and fit</w:t>
      </w:r>
      <w:r>
        <w:t xml:space="preserve">, varied between casts between the </w:t>
      </w:r>
      <w:r w:rsidRPr="009942FC">
        <w:t>base of the photic zone</w:t>
      </w:r>
      <w:r>
        <w:t xml:space="preserve"> and 500 m (Figure 5A-5B). To examine the rate of change of flux and </w:t>
      </w:r>
      <w:r w:rsidR="003D3B05">
        <w:lastRenderedPageBreak/>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factors that related to whether flux was positive or negative. Between 250 m and 500 m</w:t>
      </w:r>
      <w:r w:rsidR="006932EA">
        <w:t>,</w:t>
      </w:r>
      <w:r>
        <w:t xml:space="preserve"> particle flux appeared to increase on some, but not all, casts, while attenuating slowly on the other casts (Figure 5C). Below 500 m, there were not enough casts to measure variability between casts.</w:t>
      </w:r>
    </w:p>
    <w:p w14:paraId="00000060" w14:textId="649E7195" w:rsidR="00104E87" w:rsidRDefault="004D045E" w:rsidP="00EF63F8">
      <w:r>
        <w:t xml:space="preserve">The general additive model </w:t>
      </w:r>
      <w:commentRangeStart w:id="558"/>
      <w:commentRangeStart w:id="559"/>
      <w:r>
        <w:t xml:space="preserve">that </w:t>
      </w:r>
      <w:r w:rsidR="006932EA">
        <w:t>quantified</w:t>
      </w:r>
      <w:r>
        <w:t xml:space="preserve"> </w:t>
      </w:r>
      <w:del w:id="560" w:author="Jacob Cram" w:date="2021-10-10T14:45:00Z">
        <w:r w:rsidDel="002F10A3">
          <w:delText xml:space="preserve">the </w:delText>
        </w:r>
      </w:del>
      <w:r>
        <w:t xml:space="preserve">how the of change of flux </w:t>
      </w:r>
      <w:commentRangeEnd w:id="558"/>
      <w:r w:rsidR="00456C5B">
        <w:rPr>
          <w:rStyle w:val="CommentReference"/>
        </w:rPr>
        <w:commentReference w:id="558"/>
      </w:r>
      <w:commentRangeEnd w:id="559"/>
      <w:r w:rsidR="002F10A3">
        <w:rPr>
          <w:rStyle w:val="CommentReference"/>
        </w:rPr>
        <w:commentReference w:id="559"/>
      </w:r>
      <w:r>
        <w:t xml:space="preserve">between 250 m and 500 m varied with depth, </w:t>
      </w:r>
      <w:r w:rsidR="005B08B6">
        <w:t xml:space="preserve">decimal </w:t>
      </w:r>
      <w:r>
        <w:t>study day and</w:t>
      </w:r>
      <w:r w:rsidR="005B08B6">
        <w:t xml:space="preserve"> decimal</w:t>
      </w:r>
      <w:r>
        <w:t xml:space="preserve">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 (R</w:t>
      </w:r>
      <w:r w:rsidRPr="003D3B05">
        <w:rPr>
          <w:vertAlign w:val="superscript"/>
        </w:rPr>
        <w:t>2</w:t>
      </w:r>
      <w:r>
        <w:t xml:space="preserve"> = 0.264) (Figure S6). </w:t>
      </w:r>
      <w:r w:rsidR="005B08B6">
        <w:t>There</w:t>
      </w:r>
      <w:r>
        <w:t xml:space="preserve"> were generally increases in flux over this region towards the beginning and end of the sampling </w:t>
      </w:r>
      <w:r w:rsidR="003D3B05">
        <w:t>period and</w:t>
      </w:r>
      <w:r>
        <w:t xml:space="preserve"> decreases in flux nearer to day 10</w:t>
      </w:r>
      <w:r w:rsidR="006932EA">
        <w:t xml:space="preserve"> (Figure S6B)</w:t>
      </w:r>
      <w:r>
        <w:t>.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 (R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F63F8">
      <w:r>
        <w:rPr>
          <w:noProof/>
        </w:rPr>
        <w:lastRenderedPageBreak/>
        <w:drawing>
          <wp:inline distT="0" distB="0" distL="114300" distR="114300" wp14:anchorId="11AD2B62" wp14:editId="7CFE0643">
            <wp:extent cx="3127162" cy="562889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3127162" cy="5628892"/>
                    </a:xfrm>
                    <a:prstGeom prst="rect">
                      <a:avLst/>
                    </a:prstGeom>
                    <a:ln/>
                  </pic:spPr>
                </pic:pic>
              </a:graphicData>
            </a:graphic>
          </wp:inline>
        </w:drawing>
      </w:r>
    </w:p>
    <w:p w14:paraId="405AB694" w14:textId="4562E80D" w:rsidR="00E442E8" w:rsidRDefault="00E442E8" w:rsidP="00EF63F8">
      <w:pPr>
        <w:pStyle w:val="FigureCaption"/>
      </w:pPr>
      <w:commentRangeStart w:id="562"/>
      <w:commentRangeStart w:id="563"/>
      <w:r w:rsidRPr="00DA717E">
        <w:rPr>
          <w:b/>
          <w:bCs/>
        </w:rPr>
        <w:t>Figure 5.</w:t>
      </w:r>
      <w:r>
        <w:t xml:space="preserve"> </w:t>
      </w:r>
      <w:commentRangeEnd w:id="562"/>
      <w:r w:rsidR="00456C5B">
        <w:rPr>
          <w:rStyle w:val="CommentReference"/>
          <w:rFonts w:ascii="Times New Roman" w:hAnsi="Times New Roman" w:cs="Times New Roman"/>
        </w:rPr>
        <w:commentReference w:id="562"/>
      </w:r>
      <w:commentRangeEnd w:id="563"/>
      <w:r w:rsidR="002F10A3">
        <w:rPr>
          <w:rStyle w:val="CommentReference"/>
          <w:rFonts w:ascii="Times New Roman" w:hAnsi="Times New Roman" w:cs="Times New Roman"/>
        </w:rPr>
        <w:commentReference w:id="563"/>
      </w:r>
      <w:r>
        <w:t xml:space="preserve">Within and between day variability in UVP predicted particle flux at ETNP </w:t>
      </w:r>
      <w:r w:rsidR="004F02F7">
        <w:t>S</w:t>
      </w:r>
      <w:r>
        <w:t xml:space="preserve">tation P2. All profiles are depth binned with higher resolution towards the surface (methods). </w:t>
      </w:r>
      <w:r w:rsidR="00395E7B">
        <w:t xml:space="preserve">Horizontal blue lines indicate the </w:t>
      </w:r>
      <w:del w:id="565" w:author="Clara Fuchsman" w:date="2021-10-16T17:21:00Z">
        <w:r w:rsidR="00395E7B" w:rsidDel="004309D9">
          <w:delText xml:space="preserve">surface </w:delText>
        </w:r>
      </w:del>
      <w:ins w:id="566" w:author="Clara Fuchsman" w:date="2021-10-16T17:21:00Z">
        <w:r w:rsidR="004309D9">
          <w:t>top</w:t>
        </w:r>
        <w:r w:rsidR="004309D9">
          <w:t xml:space="preserve"> </w:t>
        </w:r>
      </w:ins>
      <w:r w:rsidR="00395E7B">
        <w:t xml:space="preserve">and bottom of the ODZ, while the horizontal green line indicates the base of the photic zone. </w:t>
      </w:r>
      <w:r>
        <w:rPr>
          <w:b/>
        </w:rPr>
        <w:t>A.</w:t>
      </w:r>
      <w:r>
        <w:t xml:space="preserve"> Flux profiles in the top 1000m of the water column. </w:t>
      </w:r>
      <w:r>
        <w:rPr>
          <w:b/>
        </w:rPr>
        <w:t>B.</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We show the fifth root of these values </w:t>
      </w:r>
      <w:r w:rsidR="00E63D2A">
        <w:t>to</w:t>
      </w:r>
      <w:r>
        <w:t xml:space="preserve"> highlight differences between values close to zero.</w:t>
      </w:r>
      <w:ins w:id="567" w:author="Jacob Cram" w:date="2021-10-10T14:45:00Z">
        <w:r w:rsidR="002F10A3">
          <w:t xml:space="preserve"> </w:t>
        </w:r>
      </w:ins>
      <w:ins w:id="568" w:author="Jacob Cram" w:date="2021-10-10T14:46:00Z">
        <w:r w:rsidR="002F10A3">
          <w:t>Hour corresponds to local, Mexican standard, time.</w:t>
        </w:r>
      </w:ins>
    </w:p>
    <w:p w14:paraId="00000061" w14:textId="77777777" w:rsidR="00104E87" w:rsidRDefault="004D045E" w:rsidP="00EF63F8">
      <w:pPr>
        <w:pStyle w:val="Heading2"/>
      </w:pPr>
      <w:bookmarkStart w:id="569" w:name="bookmark=id.2xcytpi" w:colFirst="0" w:colLast="0"/>
      <w:bookmarkEnd w:id="569"/>
      <w:commentRangeStart w:id="570"/>
      <w:commentRangeStart w:id="571"/>
      <w:r>
        <w:lastRenderedPageBreak/>
        <w:t>ETNP particle dynamics differ from those seen at an oxic site</w:t>
      </w:r>
      <w:commentRangeEnd w:id="570"/>
      <w:r w:rsidR="00867E44">
        <w:rPr>
          <w:rStyle w:val="CommentReference"/>
          <w:b w:val="0"/>
        </w:rPr>
        <w:commentReference w:id="570"/>
      </w:r>
      <w:commentRangeEnd w:id="571"/>
      <w:r w:rsidR="006444C6">
        <w:rPr>
          <w:rStyle w:val="CommentReference"/>
          <w:b w:val="0"/>
        </w:rPr>
        <w:commentReference w:id="571"/>
      </w:r>
    </w:p>
    <w:p w14:paraId="00000062" w14:textId="2BB6F05B" w:rsidR="00104E87" w:rsidRDefault="004D045E" w:rsidP="00EF63F8">
      <w:r>
        <w:t>The oxic site, P16 Station 100, was characterized by a more gradually sloping pycnocline, and an oxygen minimum at 500 m of 19.7</w:t>
      </w:r>
      <w:r w:rsidR="009942FC">
        <w:t xml:space="preserve"> </w:t>
      </w:r>
      <w:proofErr w:type="spellStart"/>
      <w:r w:rsidR="009942FC">
        <w:t>μM</w:t>
      </w:r>
      <w:proofErr w:type="spellEnd"/>
      <w:r>
        <w:t xml:space="preserve">, which is hypoxic (Figure S1B). There was no working fluorescence sensor on that cruise, but data from World Ocean Atlas </w:t>
      </w:r>
      <w:r w:rsidR="00911970">
        <w:fldChar w:fldCharType="begin"/>
      </w:r>
      <w:r w:rsidR="00DF46B2">
        <w:instrText xml:space="preserve"> ADDIN ZOTERO_ITEM CSL_CITATION {"citationID":"Y4D9yUdp","properties":{"formattedCitation":"(Boyer et al., 2018)","plainCitation":"(Boyer et al., 2018)","noteIndex":0},"citationItems":[{"id":9410,"uris":["http://zotero.org/users/158097/items/8B7XXQIM"],"uri":["http://zotero.org/users/158097/items/8B7XXQIM"],"itemData":{"id":9410,"type":"report","publisher":"NOAA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instrText>
      </w:r>
      <w:r w:rsidR="00911970">
        <w:fldChar w:fldCharType="separate"/>
      </w:r>
      <w:r w:rsidR="00DF46B2" w:rsidRPr="00DF46B2">
        <w:t>(Boyer et al., 2018)</w:t>
      </w:r>
      <w:r w:rsidR="00911970">
        <w:fldChar w:fldCharType="end"/>
      </w:r>
      <w:r>
        <w:t xml:space="preserve"> suggest that the photic zone is characterized by a single fluorescence peak with a maximum at 110</w:t>
      </w:r>
      <w:r w:rsidR="005B08B6">
        <w:t xml:space="preserve"> </w:t>
      </w:r>
      <w:r>
        <w:t xml:space="preserve">m and which disappeared at </w:t>
      </w:r>
      <w:r w:rsidR="00E1732C">
        <w:t>200</w:t>
      </w:r>
      <w:r w:rsidR="005B08B6">
        <w:t xml:space="preserve"> </w:t>
      </w:r>
      <w:r w:rsidR="000F1AA1">
        <w:t xml:space="preserve">m </w:t>
      </w:r>
      <w:r>
        <w:t xml:space="preserve"> (Figure S1C).</w:t>
      </w:r>
      <w:r w:rsidR="004D07E5">
        <w:t xml:space="preserve"> Thus</w:t>
      </w:r>
      <w:ins w:id="573" w:author="Jacob Cram" w:date="2021-10-11T18:22:00Z">
        <w:r w:rsidR="00F8193E">
          <w:t>,</w:t>
        </w:r>
      </w:ins>
      <w:r w:rsidR="004D07E5">
        <w:t xml:space="preserve"> we define the </w:t>
      </w:r>
      <w:del w:id="574" w:author="Jacob Cram" w:date="2021-10-11T18:33:00Z">
        <w:r w:rsidR="004D07E5" w:rsidDel="005D4310">
          <w:delText>mesopelegic</w:delText>
        </w:r>
      </w:del>
      <w:ins w:id="575" w:author="Jacob Cram" w:date="2021-10-11T18:33:00Z">
        <w:r w:rsidR="005D4310">
          <w:t>mesopelagic</w:t>
        </w:r>
      </w:ins>
      <w:r w:rsidR="004D07E5">
        <w:t xml:space="preserve"> as beginning at 200 m at the oxic site.</w:t>
      </w:r>
      <w:r>
        <w:t xml:space="preserve"> Turbidity followed chlorophyll concentration and did not have a peak in the mesopelagic (Figure S1D), unlike the ODZ site. There was a salinity peak at 150</w:t>
      </w:r>
      <w:r w:rsidR="00911970">
        <w:t xml:space="preserve"> </w:t>
      </w:r>
      <w:r>
        <w:t>m (Figure S1B).</w:t>
      </w:r>
    </w:p>
    <w:p w14:paraId="00000063" w14:textId="44BA635A" w:rsidR="00104E87" w:rsidRDefault="004D045E" w:rsidP="00EF63F8">
      <w:r>
        <w:t xml:space="preserve">Particle numbers were higher, between the base of the photic zone through 1000 m at the ETNP ODZ site, than at the same-latitude, oxygenic P16 </w:t>
      </w:r>
      <w:r w:rsidR="004F02F7">
        <w:t>S</w:t>
      </w:r>
      <w:r>
        <w:t xml:space="preserve">tation 100 (Figure S7A). Particle size distributions were similar between the two sites above 500 m, being characterized by overlapping confidence intervals generated by a general additive model. From 500 m to 1000 m, particle size distributions were flatter at the ETNP site, being characterized by a smaller proportion of </w:t>
      </w:r>
      <w:r w:rsidRPr="004309D9">
        <w:rPr>
          <w:highlight w:val="yellow"/>
          <w:rPrChange w:id="576" w:author="Clara Fuchsman" w:date="2021-10-16T17:24:00Z">
            <w:rPr/>
          </w:rPrChange>
        </w:rPr>
        <w:t>small particles</w:t>
      </w:r>
      <w:r>
        <w:t xml:space="preserve">, relative to </w:t>
      </w:r>
      <w:r w:rsidRPr="004309D9">
        <w:rPr>
          <w:highlight w:val="yellow"/>
          <w:rPrChange w:id="577" w:author="Clara Fuchsman" w:date="2021-10-16T17:24:00Z">
            <w:rPr/>
          </w:rPrChange>
        </w:rPr>
        <w:t>large ones</w:t>
      </w:r>
      <w:r>
        <w:t xml:space="preserve"> (Figure S7B).</w:t>
      </w:r>
    </w:p>
    <w:p w14:paraId="00000064" w14:textId="6239148C" w:rsidR="00104E87" w:rsidRDefault="004D045E" w:rsidP="00EF63F8">
      <w:del w:id="578" w:author="Jacob Cram" w:date="2021-10-10T15:36:00Z">
        <w:r w:rsidDel="0012007C">
          <w:delText xml:space="preserve">Small </w:delText>
        </w:r>
      </w:del>
      <w:ins w:id="579" w:author="Jacob Cram" w:date="2021-10-10T15:36:00Z">
        <w:r w:rsidR="0012007C">
          <w:t xml:space="preserve">Microaggregate </w:t>
        </w:r>
      </w:ins>
      <w:r>
        <w:t xml:space="preserve">particles (100 </w:t>
      </w:r>
      <m:oMath>
        <m:r>
          <m:rPr>
            <m:sty m:val="p"/>
          </m:rPr>
          <w:rPr>
            <w:rFonts w:ascii="Cambria Math" w:hAnsi="Cambria Math"/>
          </w:rPr>
          <m:t>μ</m:t>
        </m:r>
      </m:oMath>
      <w:r>
        <w:t xml:space="preserve">m - 500 </w:t>
      </w:r>
      <m:oMath>
        <m:r>
          <m:rPr>
            <m:sty m:val="p"/>
          </m:rPr>
          <w:rPr>
            <w:rFonts w:ascii="Cambria Math" w:hAnsi="Cambria Math"/>
          </w:rPr>
          <m:t>μ</m:t>
        </m:r>
      </m:oMath>
      <w:r>
        <w:t xml:space="preserve">m) at the ETNP ODZ site were about two orders of magnitude more common than </w:t>
      </w:r>
      <w:del w:id="580" w:author="Jacob Cram" w:date="2021-10-10T15:36:00Z">
        <w:r w:rsidDel="0012007C">
          <w:delText xml:space="preserve">large </w:delText>
        </w:r>
      </w:del>
      <w:ins w:id="581" w:author="Jacob Cram" w:date="2021-10-10T15:36:00Z">
        <w:r w:rsidR="0012007C">
          <w:t>marine s</w:t>
        </w:r>
      </w:ins>
      <w:ins w:id="582" w:author="Jacob Cram" w:date="2021-10-10T15:37:00Z">
        <w:r w:rsidR="0012007C">
          <w:t>now</w:t>
        </w:r>
      </w:ins>
      <w:ins w:id="583" w:author="Jacob Cram" w:date="2021-10-10T15:36:00Z">
        <w:r w:rsidR="0012007C">
          <w:t xml:space="preserve"> </w:t>
        </w:r>
      </w:ins>
      <w:r>
        <w:t>particles (</w:t>
      </w:r>
      <w:r w:rsidR="004C1D61">
        <w:sym w:font="Symbol" w:char="F020"/>
      </w:r>
      <w:r w:rsidR="004C1D61">
        <w:sym w:font="Symbol" w:char="F0B3"/>
      </w:r>
      <w:r>
        <w:t xml:space="preserve"> 500 </w:t>
      </w:r>
      <m:oMath>
        <m:r>
          <m:rPr>
            <m:sty m:val="p"/>
          </m:rPr>
          <w:rPr>
            <w:rFonts w:ascii="Cambria Math" w:hAnsi="Cambria Math"/>
          </w:rPr>
          <m:t>μ</m:t>
        </m:r>
      </m:oMath>
      <w:r>
        <w:t xml:space="preserve">m) (Figure S8). </w:t>
      </w:r>
      <w:del w:id="584" w:author="Jacob Cram" w:date="2021-10-10T15:37:00Z">
        <w:r w:rsidDel="0012007C">
          <w:delText xml:space="preserve">Large </w:delText>
        </w:r>
      </w:del>
      <w:ins w:id="585" w:author="Jacob Cram" w:date="2021-10-10T15:37:00Z">
        <w:r w:rsidR="0012007C">
          <w:t xml:space="preserve">Marine snow </w:t>
        </w:r>
      </w:ins>
      <w:r>
        <w:t xml:space="preserve">particle numbers appeared to attenuate more quickly than </w:t>
      </w:r>
      <w:del w:id="586" w:author="Jacob Cram" w:date="2021-10-10T15:37:00Z">
        <w:r w:rsidDel="0012007C">
          <w:delText xml:space="preserve">small </w:delText>
        </w:r>
      </w:del>
      <w:ins w:id="587" w:author="Jacob Cram" w:date="2021-10-10T15:37:00Z">
        <w:r w:rsidR="0012007C">
          <w:t xml:space="preserve">microaggregate </w:t>
        </w:r>
      </w:ins>
      <w:r>
        <w:t xml:space="preserve">particles, and more generally follow a power law decrease, while </w:t>
      </w:r>
      <w:del w:id="588" w:author="Jacob Cram" w:date="2021-10-10T15:37:00Z">
        <w:r w:rsidDel="0012007C">
          <w:delText xml:space="preserve">small </w:delText>
        </w:r>
      </w:del>
      <w:ins w:id="589" w:author="Jacob Cram" w:date="2021-10-10T15:37:00Z">
        <w:r w:rsidR="0012007C">
          <w:t xml:space="preserve">microaggregate </w:t>
        </w:r>
      </w:ins>
      <w:r>
        <w:t xml:space="preserve">particles appeared to increase around 500 m. Flux was predicted to be predominantly from </w:t>
      </w:r>
      <w:del w:id="590" w:author="Jacob Cram" w:date="2021-10-10T15:37:00Z">
        <w:r w:rsidDel="0012007C">
          <w:delText>small</w:delText>
        </w:r>
      </w:del>
      <w:ins w:id="591" w:author="Jacob Cram" w:date="2021-10-10T15:37:00Z">
        <w:r w:rsidR="0012007C">
          <w:t>microaggregate</w:t>
        </w:r>
      </w:ins>
      <w:r>
        <w:t xml:space="preserve">, rather than </w:t>
      </w:r>
      <w:del w:id="592" w:author="Jacob Cram" w:date="2021-10-10T15:37:00Z">
        <w:r w:rsidDel="0012007C">
          <w:delText xml:space="preserve">large </w:delText>
        </w:r>
      </w:del>
      <w:ins w:id="593" w:author="Jacob Cram" w:date="2021-10-10T15:37:00Z">
        <w:r w:rsidR="0012007C">
          <w:t xml:space="preserve">marine snow </w:t>
        </w:r>
      </w:ins>
      <w:r>
        <w:t xml:space="preserve">particles, at all depths except the very surface. The particle size distribution, calculated only on </w:t>
      </w:r>
      <w:del w:id="594" w:author="Jacob Cram" w:date="2021-10-10T15:37:00Z">
        <w:r w:rsidDel="0012007C">
          <w:delText xml:space="preserve">large </w:delText>
        </w:r>
      </w:del>
      <w:ins w:id="595" w:author="Jacob Cram" w:date="2021-10-10T15:37:00Z">
        <w:r w:rsidR="0012007C">
          <w:t xml:space="preserve">marine snow </w:t>
        </w:r>
      </w:ins>
      <w:r>
        <w:t xml:space="preserve">particles, was more variable between depths than calculated for </w:t>
      </w:r>
      <w:del w:id="596" w:author="Jacob Cram" w:date="2021-10-10T15:37:00Z">
        <w:r w:rsidDel="0012007C">
          <w:delText xml:space="preserve">small </w:delText>
        </w:r>
      </w:del>
      <w:ins w:id="597" w:author="Jacob Cram" w:date="2021-10-10T15:37:00Z">
        <w:r w:rsidR="0012007C">
          <w:t xml:space="preserve">microaggregate </w:t>
        </w:r>
      </w:ins>
      <w:r>
        <w:t xml:space="preserve">particles. Data from the oxic P16 </w:t>
      </w:r>
      <w:r w:rsidR="004F02F7">
        <w:t>S</w:t>
      </w:r>
      <w:r>
        <w:t xml:space="preserve">tation 100 suggested more particles, steeper particle size distribution, and more flux at this station than at the ETNP station. They also suggested that differences between </w:t>
      </w:r>
      <w:del w:id="598" w:author="Jacob Cram" w:date="2021-10-10T15:38:00Z">
        <w:r w:rsidDel="0012007C">
          <w:delText xml:space="preserve">large </w:delText>
        </w:r>
      </w:del>
      <w:ins w:id="599" w:author="Jacob Cram" w:date="2021-10-10T15:38:00Z">
        <w:r w:rsidR="0012007C">
          <w:t xml:space="preserve">microaggregate </w:t>
        </w:r>
      </w:ins>
      <w:r>
        <w:t xml:space="preserve">and </w:t>
      </w:r>
      <w:del w:id="600" w:author="Jacob Cram" w:date="2021-10-10T15:38:00Z">
        <w:r w:rsidDel="0012007C">
          <w:delText xml:space="preserve">small </w:delText>
        </w:r>
      </w:del>
      <w:ins w:id="601" w:author="Jacob Cram" w:date="2021-10-10T15:38:00Z">
        <w:r w:rsidR="0012007C">
          <w:t xml:space="preserve">marine snow </w:t>
        </w:r>
      </w:ins>
      <w:r>
        <w:t>particles, with respect to number, flux and size distribution that were broadly similar to the ones seen at ETNP Station P2.</w:t>
      </w:r>
    </w:p>
    <w:p w14:paraId="00000065" w14:textId="77777777" w:rsidR="00104E87" w:rsidRDefault="004D045E" w:rsidP="00EF63F8">
      <w:r>
        <w:t>In contrast to the anoxic station, at the oxic station, flux always decreased with depth (Figure S9A+B).</w:t>
      </w:r>
    </w:p>
    <w:p w14:paraId="00000066" w14:textId="77777777" w:rsidR="00104E87" w:rsidRDefault="004D045E" w:rsidP="00EF63F8">
      <w:pPr>
        <w:pStyle w:val="Heading2"/>
      </w:pPr>
      <w:bookmarkStart w:id="602" w:name="bookmark=id.1ci93xb" w:colFirst="0" w:colLast="0"/>
      <w:bookmarkEnd w:id="602"/>
      <w:r>
        <w:t>Smoothed and averaged data</w:t>
      </w:r>
    </w:p>
    <w:p w14:paraId="00000067" w14:textId="79B44069" w:rsidR="00104E87" w:rsidRDefault="00C36FCD" w:rsidP="00EF63F8">
      <w:ins w:id="603" w:author="Jacob Cram" w:date="2021-10-03T10:55:00Z">
        <w:r>
          <w:t xml:space="preserve">At the ETNP-ODZ site, </w:t>
        </w:r>
      </w:ins>
      <w:del w:id="604" w:author="Clara Fuchsman" w:date="2021-10-16T16:46:00Z">
        <w:r w:rsidR="004D045E" w:rsidDel="0082235D">
          <w:delText xml:space="preserve">Highly </w:delText>
        </w:r>
      </w:del>
      <w:ins w:id="605" w:author="Clara Fuchsman" w:date="2021-10-16T16:46:00Z">
        <w:r w:rsidR="0082235D">
          <w:t>h</w:t>
        </w:r>
        <w:r w:rsidR="0082235D">
          <w:t xml:space="preserve">ighly </w:t>
        </w:r>
      </w:ins>
      <w:r w:rsidR="004D045E">
        <w:t>smoothed particle</w:t>
      </w:r>
      <w:r w:rsidR="00911970">
        <w:t xml:space="preserve"> abundance</w:t>
      </w:r>
      <w:r w:rsidR="004D045E">
        <w:t xml:space="preserve"> data </w:t>
      </w:r>
      <w:sdt>
        <w:sdtPr>
          <w:tag w:val="goog_rdk_20"/>
          <w:id w:val="572239636"/>
        </w:sdtPr>
        <w:sdtEndPr/>
        <w:sdtContent/>
      </w:sdt>
      <w:sdt>
        <w:sdtPr>
          <w:tag w:val="goog_rdk_21"/>
          <w:id w:val="-412471664"/>
        </w:sdtPr>
        <w:sdtEndPr/>
        <w:sdtContent/>
      </w:sdt>
      <w:sdt>
        <w:sdtPr>
          <w:tag w:val="goog_rdk_22"/>
          <w:id w:val="-1443987053"/>
        </w:sdtPr>
        <w:sdtEndPr/>
        <w:sdtContent/>
      </w:sdt>
      <w:sdt>
        <w:sdtPr>
          <w:tag w:val="goog_rdk_23"/>
          <w:id w:val="861399278"/>
        </w:sdtPr>
        <w:sdtEndPr/>
        <w:sdtContent/>
      </w:sdt>
      <w:r w:rsidR="004D045E">
        <w:t xml:space="preserve">suggested that particle size, averaged across all casts, followed a pattern in which the abundance of </w:t>
      </w:r>
      <w:del w:id="606" w:author="Jacob Cram" w:date="2021-10-10T15:30:00Z">
        <w:r w:rsidR="004D045E" w:rsidDel="0012007C">
          <w:delText xml:space="preserve">small </w:delText>
        </w:r>
      </w:del>
      <w:ins w:id="607" w:author="Jacob Cram" w:date="2021-10-10T15:30:00Z">
        <w:r w:rsidR="0012007C">
          <w:t xml:space="preserve">microaggregate </w:t>
        </w:r>
      </w:ins>
      <w:r w:rsidR="004D045E">
        <w:t>particles</w:t>
      </w:r>
      <w:commentRangeStart w:id="608"/>
      <w:ins w:id="609" w:author="Clara Fuchsman" w:date="2021-10-16T16:46:00Z">
        <w:r w:rsidR="0082235D">
          <w:t xml:space="preserve"> </w:t>
        </w:r>
        <w:commentRangeEnd w:id="608"/>
        <w:r w:rsidR="0082235D">
          <w:rPr>
            <w:rStyle w:val="CommentReference"/>
          </w:rPr>
          <w:commentReference w:id="608"/>
        </w:r>
      </w:ins>
      <w:del w:id="610" w:author="Jacob Cram" w:date="2021-10-10T15:38:00Z">
        <w:r w:rsidR="004D045E" w:rsidDel="00090509">
          <w:delText xml:space="preserve"> </w:delText>
        </w:r>
      </w:del>
      <w:r w:rsidR="004D045E">
        <w:t xml:space="preserve">increased between the oxycline and </w:t>
      </w:r>
      <w:r w:rsidR="00911970">
        <w:t>35</w:t>
      </w:r>
      <w:r w:rsidR="004D045E">
        <w:t>0 m (Figure 6A), which corresponded with steepening of the particle size distribution</w:t>
      </w:r>
      <w:r w:rsidR="004D07E5">
        <w:t xml:space="preserve"> slope</w:t>
      </w:r>
      <w:r w:rsidR="004D045E">
        <w:t xml:space="preserve"> (Figure 6</w:t>
      </w:r>
      <w:r w:rsidR="00911970">
        <w:t>B</w:t>
      </w:r>
      <w:r w:rsidR="004D045E">
        <w:t>),</w:t>
      </w:r>
      <w:r w:rsidR="004D07E5">
        <w:t xml:space="preserve"> and</w:t>
      </w:r>
      <w:r w:rsidR="004D045E">
        <w:t xml:space="preserve"> an increase in </w:t>
      </w:r>
      <w:del w:id="611" w:author="Jacob Cram" w:date="2021-10-10T15:31:00Z">
        <w:r w:rsidR="004D045E" w:rsidDel="0012007C">
          <w:delText xml:space="preserve">small </w:delText>
        </w:r>
      </w:del>
      <w:ins w:id="612" w:author="Jacob Cram" w:date="2021-10-10T15:38:00Z">
        <w:r w:rsidR="00090509">
          <w:t>microaggregate</w:t>
        </w:r>
      </w:ins>
      <w:ins w:id="613" w:author="Jacob Cram" w:date="2021-10-10T15:31:00Z">
        <w:r w:rsidR="0012007C">
          <w:t xml:space="preserve"> </w:t>
        </w:r>
      </w:ins>
      <w:r w:rsidR="004D045E">
        <w:t>particle biomass (Figure 6</w:t>
      </w:r>
      <w:r w:rsidR="00911970">
        <w:t>C</w:t>
      </w:r>
      <w:r w:rsidR="004D045E">
        <w:t xml:space="preserve">), but not of </w:t>
      </w:r>
      <w:del w:id="614" w:author="Jacob Cram" w:date="2021-10-10T15:31:00Z">
        <w:r w:rsidR="004D045E" w:rsidDel="0012007C">
          <w:delText xml:space="preserve">large </w:delText>
        </w:r>
      </w:del>
      <w:ins w:id="615" w:author="Jacob Cram" w:date="2021-10-10T15:31:00Z">
        <w:r w:rsidR="0012007C">
          <w:t xml:space="preserve">marine snow </w:t>
        </w:r>
      </w:ins>
      <w:r w:rsidR="004D045E">
        <w:t>particle</w:t>
      </w:r>
      <w:ins w:id="616" w:author="Jacob Cram" w:date="2021-10-10T15:31:00Z">
        <w:r w:rsidR="0012007C">
          <w:t xml:space="preserve"> (&gt; 500 </w:t>
        </w:r>
        <w:proofErr w:type="spellStart"/>
        <w:r w:rsidR="0012007C">
          <w:t>μm</w:t>
        </w:r>
        <w:proofErr w:type="spellEnd"/>
        <w:r w:rsidR="0012007C">
          <w:t>)</w:t>
        </w:r>
      </w:ins>
      <w:r w:rsidR="004D045E">
        <w:t xml:space="preserve"> biomass (Figure 6</w:t>
      </w:r>
      <w:r w:rsidR="00911970">
        <w:t>D</w:t>
      </w:r>
      <w:r w:rsidR="004D045E">
        <w:t xml:space="preserve">). Deeper in the ODZ, the </w:t>
      </w:r>
      <w:del w:id="617" w:author="Jacob Cram" w:date="2021-10-10T15:32:00Z">
        <w:r w:rsidR="004D045E" w:rsidDel="0012007C">
          <w:delText xml:space="preserve">small </w:delText>
        </w:r>
      </w:del>
      <w:ins w:id="618" w:author="Jacob Cram" w:date="2021-10-10T15:32:00Z">
        <w:r w:rsidR="0012007C">
          <w:t xml:space="preserve">microaggregate </w:t>
        </w:r>
      </w:ins>
      <w:r w:rsidR="004D045E">
        <w:t xml:space="preserve">particle number, particle size distribution slope, and biomass of </w:t>
      </w:r>
      <w:del w:id="619" w:author="Jacob Cram" w:date="2021-10-10T15:32:00Z">
        <w:r w:rsidR="004D045E" w:rsidDel="0012007C">
          <w:delText xml:space="preserve">small </w:delText>
        </w:r>
      </w:del>
      <w:ins w:id="620" w:author="Jacob Cram" w:date="2021-10-10T15:32:00Z">
        <w:r w:rsidR="0012007C">
          <w:t xml:space="preserve">microaggregate </w:t>
        </w:r>
      </w:ins>
      <w:r w:rsidR="004D045E">
        <w:t xml:space="preserve">particles declined. </w:t>
      </w:r>
      <w:moveFromRangeStart w:id="621" w:author="Jacob Cram" w:date="2021-10-03T10:56:00Z" w:name="move84150982"/>
      <w:moveFrom w:id="622" w:author="Jacob Cram" w:date="2021-10-03T10:56:00Z">
        <w:r w:rsidR="004D045E">
          <w:t>At the oxic site, particle size distributions generally steepened with depth, while both small and large particle estimated biomass followed a power law decrease with depth (Figure S10).</w:t>
        </w:r>
      </w:moveFrom>
      <w:moveFromRangeEnd w:id="621"/>
    </w:p>
    <w:p w14:paraId="07AB4895" w14:textId="77777777" w:rsidR="00B05390" w:rsidRDefault="00B05390" w:rsidP="00EF63F8">
      <w:r>
        <w:rPr>
          <w:noProof/>
        </w:rPr>
        <w:lastRenderedPageBreak/>
        <w:drawing>
          <wp:inline distT="0" distB="0" distL="114300" distR="114300" wp14:anchorId="58FBBC77" wp14:editId="7F0923E2">
            <wp:extent cx="4700765" cy="3318187"/>
            <wp:effectExtent l="0" t="0" r="508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4700765" cy="3318187"/>
                    </a:xfrm>
                    <a:prstGeom prst="rect">
                      <a:avLst/>
                    </a:prstGeom>
                    <a:ln/>
                  </pic:spPr>
                </pic:pic>
              </a:graphicData>
            </a:graphic>
          </wp:inline>
        </w:drawing>
      </w:r>
    </w:p>
    <w:p w14:paraId="294FE439" w14:textId="032BF4A6" w:rsidR="00B05390" w:rsidRDefault="00B05390" w:rsidP="00EF63F8">
      <w:pPr>
        <w:pStyle w:val="FigureCaption"/>
        <w:rPr>
          <w:ins w:id="623" w:author="Jacob Cram" w:date="2021-10-03T10:56:00Z"/>
        </w:rPr>
      </w:pPr>
      <w:r w:rsidRPr="00DC428E">
        <w:rPr>
          <w:b/>
          <w:bCs/>
        </w:rPr>
        <w:t>Figure 6.</w:t>
      </w:r>
      <w:r>
        <w:t xml:space="preserve"> </w:t>
      </w:r>
      <w:r>
        <w:rPr>
          <w:b/>
        </w:rPr>
        <w:t>A</w:t>
      </w:r>
      <w:r w:rsidR="00DC428E">
        <w:rPr>
          <w:b/>
        </w:rPr>
        <w:t>.</w:t>
      </w:r>
      <w:r>
        <w:t xml:space="preserve"> GAM smoothed</w:t>
      </w:r>
      <w:r w:rsidR="004D07E5">
        <w:t>,</w:t>
      </w:r>
      <w:r>
        <w:t xml:space="preserve"> bin-size and volume</w:t>
      </w:r>
      <w:r w:rsidR="004D07E5">
        <w:t xml:space="preserve"> normalized</w:t>
      </w:r>
      <w:r>
        <w:t xml:space="preserve"> particle numbers </w:t>
      </w:r>
      <w:r w:rsidR="004D07E5">
        <w:t>across the particle size spectrum</w:t>
      </w:r>
      <w:r w:rsidR="009F1B72">
        <w:t>, at ETNP Station P2</w:t>
      </w:r>
      <w:r w:rsidR="004D07E5">
        <w:t>. Data are</w:t>
      </w:r>
      <w:r>
        <w:t xml:space="preserve"> from the </w:t>
      </w:r>
      <w:r w:rsidR="004D07E5">
        <w:t>only</w:t>
      </w:r>
      <w:r>
        <w:t xml:space="preserve"> cast that traversed the top 2000m of the water column, collected on January 13 beginning at 06:13.</w:t>
      </w:r>
      <w:r w:rsidR="00395E7B">
        <w:t xml:space="preserve"> Horizontal blue lines indicate the </w:t>
      </w:r>
      <w:del w:id="624" w:author="Clara Fuchsman" w:date="2021-10-16T17:21:00Z">
        <w:r w:rsidR="00395E7B" w:rsidDel="004309D9">
          <w:delText xml:space="preserve">surface </w:delText>
        </w:r>
      </w:del>
      <w:ins w:id="625" w:author="Clara Fuchsman" w:date="2021-10-16T17:21:00Z">
        <w:r w:rsidR="004309D9">
          <w:t>top</w:t>
        </w:r>
        <w:r w:rsidR="004309D9">
          <w:t xml:space="preserve"> </w:t>
        </w:r>
      </w:ins>
      <w:r w:rsidR="00395E7B">
        <w:t xml:space="preserve">and bottom of the ODZ, while the horizontal green line indicates the base of the photic zone. </w:t>
      </w:r>
      <w:r>
        <w:t xml:space="preserve"> </w:t>
      </w:r>
      <w:commentRangeStart w:id="626"/>
      <w:commentRangeStart w:id="627"/>
      <w:r>
        <w:rPr>
          <w:b/>
        </w:rPr>
        <w:t>B</w:t>
      </w:r>
      <w:r w:rsidR="00DC428E">
        <w:rPr>
          <w:b/>
        </w:rPr>
        <w:t>.</w:t>
      </w:r>
      <w:r>
        <w:t xml:space="preserve"> Particle size distribution</w:t>
      </w:r>
      <w:r w:rsidR="004D07E5">
        <w:t xml:space="preserve"> slope</w:t>
      </w:r>
      <w:r>
        <w:t xml:space="preserve">. </w:t>
      </w:r>
      <w:r w:rsidR="00DC428E" w:rsidRPr="00DC428E">
        <w:rPr>
          <w:b/>
          <w:bCs/>
        </w:rPr>
        <w:t>C-D</w:t>
      </w:r>
      <w:r w:rsidR="00DC428E">
        <w:t>.</w:t>
      </w:r>
      <w:r>
        <w:t xml:space="preserve"> </w:t>
      </w:r>
      <w:r w:rsidR="00DC428E">
        <w:t>E</w:t>
      </w:r>
      <w:r>
        <w:t xml:space="preserve">stimated biomass of </w:t>
      </w:r>
      <w:r>
        <w:rPr>
          <w:b/>
        </w:rPr>
        <w:t>(C)</w:t>
      </w:r>
      <w:r>
        <w:t xml:space="preserve"> </w:t>
      </w:r>
      <w:r w:rsidR="00DC428E" w:rsidRPr="004309D9">
        <w:rPr>
          <w:highlight w:val="yellow"/>
          <w:rPrChange w:id="628" w:author="Clara Fuchsman" w:date="2021-10-16T17:20:00Z">
            <w:rPr/>
          </w:rPrChange>
        </w:rPr>
        <w:t>s</w:t>
      </w:r>
      <w:r w:rsidRPr="004309D9">
        <w:rPr>
          <w:highlight w:val="yellow"/>
          <w:rPrChange w:id="629" w:author="Clara Fuchsman" w:date="2021-10-16T17:20:00Z">
            <w:rPr/>
          </w:rPrChange>
        </w:rPr>
        <w:t>mall</w:t>
      </w:r>
      <w:r>
        <w:t xml:space="preserve"> </w:t>
      </w:r>
      <w:ins w:id="630" w:author="Clara Fuchsman" w:date="2021-10-16T16:47:00Z">
        <w:r w:rsidR="00E17767">
          <w:t xml:space="preserve">(&lt;500 um) </w:t>
        </w:r>
      </w:ins>
      <w:r>
        <w:t xml:space="preserve">and </w:t>
      </w:r>
      <w:r>
        <w:rPr>
          <w:b/>
        </w:rPr>
        <w:t>(D)</w:t>
      </w:r>
      <w:r>
        <w:t xml:space="preserve"> </w:t>
      </w:r>
      <w:r w:rsidR="00DC428E">
        <w:t>l</w:t>
      </w:r>
      <w:r w:rsidRPr="004309D9">
        <w:rPr>
          <w:highlight w:val="yellow"/>
          <w:rPrChange w:id="631" w:author="Clara Fuchsman" w:date="2021-10-16T17:21:00Z">
            <w:rPr/>
          </w:rPrChange>
        </w:rPr>
        <w:t>arge</w:t>
      </w:r>
      <w:r>
        <w:t xml:space="preserve"> </w:t>
      </w:r>
      <w:ins w:id="632" w:author="Clara Fuchsman" w:date="2021-10-16T16:48:00Z">
        <w:r w:rsidR="00E17767">
          <w:t xml:space="preserve">(&gt;500 um) </w:t>
        </w:r>
      </w:ins>
      <w:r>
        <w:t>particles</w:t>
      </w:r>
      <w:r w:rsidR="00870FBD">
        <w:t>, normalized to biomass at the base of the photic zone</w:t>
      </w:r>
      <w:commentRangeEnd w:id="626"/>
      <w:r w:rsidR="00867E44">
        <w:rPr>
          <w:rStyle w:val="CommentReference"/>
          <w:rFonts w:ascii="Times New Roman" w:hAnsi="Times New Roman" w:cs="Times New Roman"/>
        </w:rPr>
        <w:commentReference w:id="626"/>
      </w:r>
      <w:commentRangeEnd w:id="627"/>
      <w:r w:rsidR="005925A7">
        <w:rPr>
          <w:rStyle w:val="CommentReference"/>
          <w:rFonts w:ascii="Times New Roman" w:hAnsi="Times New Roman" w:cs="Times New Roman"/>
        </w:rPr>
        <w:commentReference w:id="627"/>
      </w:r>
      <w:r w:rsidR="00870FBD">
        <w:t>.</w:t>
      </w:r>
      <w:r w:rsidR="00395E7B">
        <w:t xml:space="preserve"> In these two biomass panels, data from above the base of the photic zone are not shown.</w:t>
      </w:r>
    </w:p>
    <w:p w14:paraId="6FF15C50" w14:textId="77777777" w:rsidR="00C36FCD" w:rsidDel="00C36FCD" w:rsidRDefault="00C36FCD" w:rsidP="00C36FCD">
      <w:pPr>
        <w:rPr>
          <w:del w:id="633" w:author="Jacob Cram" w:date="2021-10-03T10:56:00Z"/>
          <w:moveTo w:id="634" w:author="Jacob Cram" w:date="2021-10-03T10:56:00Z"/>
        </w:rPr>
      </w:pPr>
      <w:bookmarkStart w:id="635" w:name="bookmark=id.3whwml4" w:colFirst="0" w:colLast="0"/>
      <w:bookmarkEnd w:id="635"/>
      <w:moveToRangeStart w:id="636" w:author="Jacob Cram" w:date="2021-10-03T10:56:00Z" w:name="move84150982"/>
      <w:moveTo w:id="637" w:author="Jacob Cram" w:date="2021-10-03T10:56:00Z">
        <w:r>
          <w:t>At the oxic site, particle size distributions generally steepened with depth, while both small and large particle estimated biomass followed a power law decrease with depth (Figure S10).</w:t>
        </w:r>
      </w:moveTo>
    </w:p>
    <w:moveToRangeEnd w:id="636"/>
    <w:p w14:paraId="671EEEAB" w14:textId="77777777" w:rsidR="00C36FCD" w:rsidRDefault="00C36FCD">
      <w:pPr>
        <w:rPr>
          <w:ins w:id="638" w:author="September" w:date="2021-10-08T15:59:00Z"/>
        </w:rPr>
        <w:pPrChange w:id="639" w:author="Jacob Cram" w:date="2021-10-03T10:56:00Z">
          <w:pPr>
            <w:pStyle w:val="FigureCaption"/>
          </w:pPr>
        </w:pPrChange>
      </w:pPr>
    </w:p>
    <w:p w14:paraId="00000068" w14:textId="4BB3C9D4" w:rsidR="00104E87" w:rsidRDefault="004D045E" w:rsidP="00EF63F8">
      <w:pPr>
        <w:pStyle w:val="Heading2"/>
      </w:pPr>
      <w:r>
        <w:t>Particle number dynamics differ from model expectations</w:t>
      </w:r>
    </w:p>
    <w:p w14:paraId="00000069" w14:textId="784BE1AD" w:rsidR="00104E87" w:rsidRDefault="004D045E" w:rsidP="00EF63F8">
      <w:r>
        <w:t>The modified particle remineralization and sinking model predicted particle size distributions at each depth from the particle size distribution one depth-bin shallower and the calculated flux attenuation between the two depths.</w:t>
      </w:r>
      <w:ins w:id="640" w:author="Jacob Cram" w:date="2021-10-03T10:56:00Z">
        <w:r>
          <w:t xml:space="preserve"> </w:t>
        </w:r>
        <w:r w:rsidR="00C36FCD">
          <w:t>At the ETNP-ODZ site,</w:t>
        </w:r>
      </w:ins>
      <w:ins w:id="641" w:author="September" w:date="2021-10-08T15:59:00Z">
        <w:r>
          <w:t xml:space="preserve"> </w:t>
        </w:r>
      </w:ins>
      <w:ins w:id="642" w:author="Jacob Cram" w:date="2021-10-03T10:56:00Z">
        <w:r w:rsidR="00C36FCD">
          <w:t>w</w:t>
        </w:r>
      </w:ins>
      <w:del w:id="643" w:author="Jacob Cram" w:date="2021-10-03T10:56:00Z">
        <w:r>
          <w:delText>W</w:delText>
        </w:r>
      </w:del>
      <w:r>
        <w:t>e found that the observed particle size distributions usually deviated from model expectations (Figure S11). In the model, remineralization rates are optimized,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commentRangeStart w:id="644"/>
      <w:del w:id="645" w:author="Jacob Cram" w:date="2021-10-10T15:39:00Z">
        <w:r w:rsidDel="00090509">
          <w:rPr>
            <w:i/>
          </w:rPr>
          <w:delText xml:space="preserve">small </w:delText>
        </w:r>
      </w:del>
      <w:ins w:id="646" w:author="Jacob Cram" w:date="2021-10-10T15:39:00Z">
        <w:r w:rsidR="00090509">
          <w:rPr>
            <w:i/>
          </w:rPr>
          <w:t>microag</w:t>
        </w:r>
      </w:ins>
      <w:ins w:id="647" w:author="Clara Fuchsman" w:date="2021-10-16T16:48:00Z">
        <w:r w:rsidR="00E17767">
          <w:rPr>
            <w:i/>
          </w:rPr>
          <w:t>g</w:t>
        </w:r>
      </w:ins>
      <w:ins w:id="648" w:author="Jacob Cram" w:date="2021-10-10T15:39:00Z">
        <w:r w:rsidR="00090509">
          <w:rPr>
            <w:i/>
          </w:rPr>
          <w:t>regate</w:t>
        </w:r>
      </w:ins>
      <w:commentRangeEnd w:id="644"/>
      <w:r w:rsidR="00E17767">
        <w:rPr>
          <w:rStyle w:val="CommentReference"/>
        </w:rPr>
        <w:commentReference w:id="644"/>
      </w:r>
      <w:ins w:id="649" w:author="Jacob Cram" w:date="2021-10-10T15:39:00Z">
        <w:r w:rsidR="00090509">
          <w:rPr>
            <w:i/>
          </w:rPr>
          <w:t xml:space="preserve"> </w:t>
        </w:r>
      </w:ins>
      <w:r>
        <w:rPr>
          <w:i/>
        </w:rPr>
        <w:t>particles</w:t>
      </w:r>
      <w:r>
        <w:t xml:space="preserve"> (</w:t>
      </w:r>
      <m:oMath>
        <m:r>
          <w:rPr>
            <w:rFonts w:ascii="Cambria Math" w:hAnsi="Cambria Math"/>
          </w:rPr>
          <m:t>100-500</m:t>
        </m:r>
        <m:r>
          <m:rPr>
            <m:sty m:val="p"/>
          </m:rPr>
          <w:rPr>
            <w:rFonts w:ascii="Cambria Math" w:hAnsi="Cambria Math"/>
          </w:rPr>
          <m:t>μ</m:t>
        </m:r>
        <m:r>
          <w:rPr>
            <w:rFonts w:ascii="Cambria Math" w:hAnsi="Cambria Math"/>
          </w:rPr>
          <m:t>m</m:t>
        </m:r>
      </m:oMath>
      <w:r>
        <w:t xml:space="preserve">), normalized to depth, </w:t>
      </w:r>
      <w:r>
        <w:lastRenderedPageBreak/>
        <w:t>therefore serves as a metric of observed deviations from the size distribution expected from si</w:t>
      </w:r>
      <w:proofErr w:type="spellStart"/>
      <w:r>
        <w:t>nking</w:t>
      </w:r>
      <w:proofErr w:type="spellEnd"/>
      <w:r>
        <w:t xml:space="preserve"> and remineralization </w:t>
      </w:r>
      <w:r w:rsidR="00777545">
        <w:t>alone.</w:t>
      </w:r>
      <w:r>
        <w:t xml:space="preserve"> We call this value </w:t>
      </w:r>
      <w:r>
        <w:rPr>
          <w:i/>
        </w:rPr>
        <w:t>Deviation from Model</w:t>
      </w:r>
      <w:r>
        <w:t xml:space="preserve"> (DFM).</w:t>
      </w:r>
    </w:p>
    <w:p w14:paraId="0000006B" w14:textId="0EAD4F0D" w:rsidR="00104E87" w:rsidRDefault="006A6A8E" w:rsidP="00EF63F8">
      <m:oMath>
        <m:r>
          <m:rPr>
            <m:sty m:val="p"/>
          </m:rPr>
          <w:rPr>
            <w:rFonts w:ascii="Cambria Math" w:hAnsi="Cambria Math"/>
          </w:rPr>
          <m:t>DFM=</m:t>
        </m:r>
        <m:f>
          <m:fPr>
            <m:ctrlPr>
              <w:rPr>
                <w:rFonts w:ascii="Cambria Math" w:hAnsi="Cambria Math"/>
              </w:rPr>
            </m:ctrlPr>
          </m:fPr>
          <m:num>
            <m:d>
              <m:dPr>
                <m:ctrlPr>
                  <w:rPr>
                    <w:rFonts w:ascii="Cambria Math" w:hAnsi="Cambria Math"/>
                  </w:rPr>
                </m:ctrlPr>
              </m:dPr>
              <m:e>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Observed</m:t>
                </m:r>
                <m:r>
                  <m:rPr>
                    <m:sty m:val="p"/>
                  </m:rPr>
                  <w:rPr>
                    <w:rFonts w:ascii="Cambria Math" w:hAnsi="Cambria Math"/>
                  </w:rPr>
                  <m:t>-</m:t>
                </m:r>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Modeled</m:t>
                </m:r>
              </m:e>
            </m:d>
          </m:num>
          <m:den>
            <m:r>
              <m:rPr>
                <m:nor/>
              </m:rPr>
              <m:t>ΔZ</m:t>
            </m:r>
          </m:den>
        </m:f>
      </m:oMath>
      <w:r w:rsidR="005A319B">
        <w:tab/>
      </w:r>
      <w:r w:rsidR="005A319B">
        <w:tab/>
      </w:r>
      <w:r w:rsidR="005A319B">
        <w:tab/>
      </w:r>
      <w:r w:rsidR="005A319B">
        <w:tab/>
      </w:r>
      <w:r w:rsidR="005A319B">
        <w:tab/>
        <w:t>(</w:t>
      </w:r>
      <w:r w:rsidR="004D045E">
        <w:t xml:space="preserve">Eqn. </w:t>
      </w:r>
      <w:r w:rsidR="002D151D">
        <w:t>6</w:t>
      </w:r>
      <w:r w:rsidR="005A319B">
        <w:t>)</w:t>
      </w:r>
    </w:p>
    <w:p w14:paraId="0000006C" w14:textId="09ED8C53" w:rsidR="00104E87" w:rsidRDefault="004D045E" w:rsidP="00EF63F8">
      <w:r>
        <w:t xml:space="preserve">In the above equation </w:t>
      </w:r>
      <m:oMath>
        <m:r>
          <m:rPr>
            <m:nor/>
          </m:rPr>
          <w:rPr>
            <w:rFonts w:ascii="Cambria Math" w:hAnsi="Cambria Math"/>
          </w:rPr>
          <m:t>ΔZ</m:t>
        </m:r>
      </m:oMath>
      <w:r>
        <w:t xml:space="preserve"> is the distance, in meters, between the current depth bin and the previous depth bin, whose particle size distribution is fed into the predictive model.</w:t>
      </w:r>
    </w:p>
    <w:p w14:paraId="0000006D" w14:textId="58C06531" w:rsidR="00104E87" w:rsidRDefault="004D045E" w:rsidP="00EF63F8">
      <w:r>
        <w:t>DFM was positive between the photic zone</w:t>
      </w:r>
      <w:r w:rsidR="00913083">
        <w:t xml:space="preserve"> (160m)</w:t>
      </w:r>
      <w:r>
        <w:t xml:space="preserve"> and 500 m, meaning that less </w:t>
      </w:r>
      <w:r w:rsidRPr="004309D9">
        <w:rPr>
          <w:highlight w:val="yellow"/>
          <w:rPrChange w:id="650" w:author="Clara Fuchsman" w:date="2021-10-16T17:24:00Z">
            <w:rPr/>
          </w:rPrChange>
        </w:rPr>
        <w:t>small flux</w:t>
      </w:r>
      <w:r>
        <w:t xml:space="preserve"> attenuated than would be expected from the </w:t>
      </w:r>
      <w:r>
        <w:rPr>
          <w:i/>
        </w:rPr>
        <w:t>PRiSM</w:t>
      </w:r>
      <w:r>
        <w:t xml:space="preserve"> model in this region (Figure 7). There was some variability in the DFM parameter between casts. </w:t>
      </w:r>
      <w:sdt>
        <w:sdtPr>
          <w:tag w:val="goog_rdk_24"/>
          <w:id w:val="-1003588536"/>
        </w:sdtPr>
        <w:sdtEndPr/>
        <w:sdtContent/>
      </w:sdt>
      <w:sdt>
        <w:sdtPr>
          <w:tag w:val="goog_rdk_25"/>
          <w:id w:val="1380435642"/>
        </w:sdtPr>
        <w:sdtEndPr/>
        <w:sdtContent/>
      </w:sdt>
      <w:sdt>
        <w:sdtPr>
          <w:tag w:val="goog_rdk_26"/>
          <w:id w:val="999704148"/>
        </w:sdtPr>
        <w:sdtEndPr/>
        <w:sdtContent/>
      </w:sdt>
      <w:r>
        <w:t>A general additive model (GAM) that showed that the variability in DFM was statistically significantly related to depth (</w:t>
      </w:r>
      <w:r w:rsidRPr="00777545">
        <w:rPr>
          <w:i/>
          <w:iCs/>
        </w:rPr>
        <w:t>p</w:t>
      </w:r>
      <w:r>
        <w:t xml:space="preserve"> &lt; 10</w:t>
      </w:r>
      <w:r w:rsidRPr="00E63D2A">
        <w:rPr>
          <w:vertAlign w:val="superscript"/>
        </w:rPr>
        <w:t>-5</w:t>
      </w:r>
      <w:r>
        <w:t>), day of the study (p = 0.002), but not to hour of the day (</w:t>
      </w:r>
      <w:r w:rsidRPr="00777545">
        <w:rPr>
          <w:i/>
          <w:iCs/>
        </w:rPr>
        <w:t>p</w:t>
      </w:r>
      <w:r>
        <w:t xml:space="preserve"> = 0.051), with these factors together explaining 41.6% of the variance, as measured by </w:t>
      </w:r>
      <w:r w:rsidRPr="009942FC">
        <w:t>R</w:t>
      </w:r>
      <w:r w:rsidR="009942FC">
        <w:rPr>
          <w:vertAlign w:val="superscript"/>
        </w:rPr>
        <w:t>2</w:t>
      </w:r>
      <w:r>
        <w:t xml:space="preserve">.  DFM was highest shallower in the water column (Figure S12A), highest near day 10 and lower at the beginning and end of the study (Figure S12B). A GAM that only explored the effect of depth accounted for 27% of the variance. Comparing a </w:t>
      </w:r>
      <w:r w:rsidR="00777545">
        <w:t>GAM</w:t>
      </w:r>
      <w:r>
        <w:t xml:space="preserve"> that accounted for study day and depth to one that only accounted for depth effects showed an increase in R</w:t>
      </w:r>
      <w:r w:rsidRPr="00777545">
        <w:rPr>
          <w:vertAlign w:val="superscript"/>
        </w:rPr>
        <w:t>2</w:t>
      </w:r>
      <w:r>
        <w:t xml:space="preserve"> value of 11%, suggesting that study day accounts for 11% of the variance, after accounting for depth. Comparing the model that accounts for </w:t>
      </w:r>
      <w:r w:rsidR="00777545">
        <w:t>depth</w:t>
      </w:r>
      <w:r>
        <w:t>, day and hour to one that only accounts for depth and day, suggests that hour of the day, while not statistically significant, could explains an additional 3% of the variance.</w:t>
      </w:r>
    </w:p>
    <w:p w14:paraId="0000006F" w14:textId="38CD67CD" w:rsidR="00104E87" w:rsidRDefault="004D045E" w:rsidP="00EF63F8">
      <w:r>
        <w:t>Below 500 m, DFM was negative. There were only two casts that reached below 500</w:t>
      </w:r>
      <w:ins w:id="651" w:author="Jacob Cram" w:date="2021-10-11T18:23:00Z">
        <w:r w:rsidR="000E6C9F">
          <w:t xml:space="preserve"> </w:t>
        </w:r>
      </w:ins>
      <w:r>
        <w:t>m at this station, and so an analysis of the dynamics of DFM in this region is not possible</w:t>
      </w:r>
      <w:moveFromRangeStart w:id="652" w:author="Jacob Cram" w:date="2021-10-03T10:57:00Z" w:name="move84151051"/>
      <w:moveFrom w:id="653" w:author="Jacob Cram" w:date="2021-10-03T10:57:00Z">
        <w:r>
          <w:t>.</w:t>
        </w:r>
        <w:r w:rsidR="00777545">
          <w:t xml:space="preserve"> </w:t>
        </w:r>
        <w:r>
          <w:t>At P16 Station 100, DFM was positive between the base of the photic zone and 350m and negative below 350 m (Figure S9C).</w:t>
        </w:r>
      </w:moveFrom>
      <w:moveFromRangeEnd w:id="652"/>
    </w:p>
    <w:p w14:paraId="03EB96DD" w14:textId="77777777" w:rsidR="00DC428E" w:rsidRDefault="00DC428E" w:rsidP="00EF63F8">
      <w:r>
        <w:rPr>
          <w:noProof/>
        </w:rPr>
        <w:drawing>
          <wp:inline distT="0" distB="0" distL="114300" distR="114300" wp14:anchorId="50626CEA" wp14:editId="7708C625">
            <wp:extent cx="3883186" cy="2590229"/>
            <wp:effectExtent l="0" t="0" r="3175" b="635"/>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3883186" cy="2590229"/>
                    </a:xfrm>
                    <a:prstGeom prst="rect">
                      <a:avLst/>
                    </a:prstGeom>
                    <a:ln/>
                  </pic:spPr>
                </pic:pic>
              </a:graphicData>
            </a:graphic>
          </wp:inline>
        </w:drawing>
      </w:r>
      <w:r>
        <w:t xml:space="preserve"> </w:t>
      </w:r>
    </w:p>
    <w:p w14:paraId="7E0001D5" w14:textId="3E08C6DB" w:rsidR="00DC428E" w:rsidRPr="009F1B72" w:rsidRDefault="00DC428E" w:rsidP="00EF63F8">
      <w:pPr>
        <w:pStyle w:val="FigureCaption"/>
        <w:rPr>
          <w:ins w:id="654" w:author="Jacob Cram" w:date="2021-10-03T10:57:00Z"/>
        </w:rPr>
      </w:pPr>
      <w:r w:rsidRPr="00DC428E">
        <w:rPr>
          <w:b/>
          <w:bCs/>
        </w:rPr>
        <w:t>Figure 7.</w:t>
      </w:r>
      <w:r>
        <w:t xml:space="preserve"> </w:t>
      </w:r>
      <w:r>
        <w:rPr>
          <w:i/>
        </w:rPr>
        <w:t>Deviation from Model</w:t>
      </w:r>
      <w:r w:rsidR="002D151D">
        <w:rPr>
          <w:i/>
        </w:rPr>
        <w:t xml:space="preserve"> (DFM)</w:t>
      </w:r>
      <w:r>
        <w:t xml:space="preserve"> indicates the difference between the observed</w:t>
      </w:r>
      <w:r w:rsidR="00B33156">
        <w:t xml:space="preserve"> flux of</w:t>
      </w:r>
      <w:r>
        <w:t xml:space="preserve"> small particle</w:t>
      </w:r>
      <w:r w:rsidR="00B33156">
        <w:t xml:space="preserve">s (&lt; 500 </w:t>
      </w:r>
      <w:proofErr w:type="spellStart"/>
      <w:r w:rsidR="00B33156">
        <w:t>μm</w:t>
      </w:r>
      <w:proofErr w:type="spellEnd"/>
      <w:r w:rsidR="00B33156">
        <w:t>)</w:t>
      </w:r>
      <w:r>
        <w:t>, and the flux</w:t>
      </w:r>
      <w:r w:rsidR="00B33156">
        <w:t xml:space="preserve"> of small particles</w:t>
      </w:r>
      <w:r>
        <w:t xml:space="preserve"> that would be estimated</w:t>
      </w:r>
      <w:r w:rsidR="00B33156">
        <w:t xml:space="preserve"> by a model, </w:t>
      </w:r>
      <w:r w:rsidR="00B33156">
        <w:lastRenderedPageBreak/>
        <w:t>which assumes that</w:t>
      </w:r>
      <w:r>
        <w:t xml:space="preserve"> particles in the depth bin above</w:t>
      </w:r>
      <w:r w:rsidR="00B33156">
        <w:t xml:space="preserve"> only</w:t>
      </w:r>
      <w:r>
        <w:t xml:space="preserve"> remineralized and sank</w:t>
      </w:r>
      <w:r w:rsidR="00B33156">
        <w:t xml:space="preserve">, </w:t>
      </w:r>
      <w:r>
        <w:t>following the PRiSM model. Values are normalized to the change in depth</w:t>
      </w:r>
      <w:r w:rsidR="008422C4">
        <w:t xml:space="preserve"> and are in units of</w:t>
      </w:r>
      <w:r>
        <w:t xml:space="preserve"> μ mol Carbon m</w:t>
      </w:r>
      <w:r>
        <w:rPr>
          <w:vertAlign w:val="superscript"/>
        </w:rPr>
        <w:t>-3</w:t>
      </w:r>
      <w:r>
        <w:t>d</w:t>
      </w:r>
      <w:r>
        <w:rPr>
          <w:vertAlign w:val="superscript"/>
        </w:rPr>
        <w:t>-1</w:t>
      </w:r>
      <w:r>
        <w:t>.</w:t>
      </w:r>
      <w:r w:rsidR="002D151D">
        <w:t xml:space="preserve"> </w:t>
      </w:r>
      <w:bookmarkStart w:id="655" w:name="_Hlk84863881"/>
      <w:r w:rsidR="002D151D">
        <w:t xml:space="preserve">This value serves </w:t>
      </w:r>
      <w:r w:rsidR="00C92D2E">
        <w:t xml:space="preserve">as a metric of </w:t>
      </w:r>
      <w:commentRangeStart w:id="656"/>
      <w:commentRangeStart w:id="657"/>
      <w:del w:id="658" w:author="Jacob Cram" w:date="2021-10-10T17:29:00Z">
        <w:r w:rsidR="00663009" w:rsidDel="005925A7">
          <w:delText>disaggregation</w:delText>
        </w:r>
        <w:r w:rsidR="002D151D" w:rsidDel="005925A7">
          <w:delText xml:space="preserve"> and other </w:delText>
        </w:r>
      </w:del>
      <w:r w:rsidR="002D151D">
        <w:t>processes</w:t>
      </w:r>
      <w:commentRangeEnd w:id="656"/>
      <w:r w:rsidR="00234915">
        <w:rPr>
          <w:rStyle w:val="CommentReference"/>
          <w:rFonts w:ascii="Times New Roman" w:hAnsi="Times New Roman" w:cs="Times New Roman"/>
        </w:rPr>
        <w:commentReference w:id="656"/>
      </w:r>
      <w:commentRangeEnd w:id="657"/>
      <w:r w:rsidR="005925A7">
        <w:rPr>
          <w:rStyle w:val="CommentReference"/>
          <w:rFonts w:ascii="Times New Roman" w:hAnsi="Times New Roman" w:cs="Times New Roman"/>
        </w:rPr>
        <w:commentReference w:id="657"/>
      </w:r>
      <w:del w:id="660" w:author="Jacob Cram" w:date="2021-10-11T16:57:00Z">
        <w:r w:rsidR="000F1AA1" w:rsidDel="00663AD4">
          <w:delText>,</w:delText>
        </w:r>
      </w:del>
      <w:r w:rsidR="002D151D">
        <w:t xml:space="preserve"> </w:t>
      </w:r>
      <w:del w:id="661" w:author="Jacob Cram" w:date="2021-10-11T16:57:00Z">
        <w:r w:rsidR="000F1AA1" w:rsidDel="00663AD4">
          <w:delText>which</w:delText>
        </w:r>
        <w:r w:rsidR="00C92D2E" w:rsidDel="00663AD4">
          <w:delText xml:space="preserve"> </w:delText>
        </w:r>
      </w:del>
      <w:ins w:id="662" w:author="Jacob Cram" w:date="2021-10-11T16:57:00Z">
        <w:r w:rsidR="00663AD4">
          <w:t xml:space="preserve">that </w:t>
        </w:r>
      </w:ins>
      <w:r w:rsidR="00395E7B">
        <w:t>cannot</w:t>
      </w:r>
      <w:r w:rsidR="00C92D2E">
        <w:t xml:space="preserve"> be captured by a null model</w:t>
      </w:r>
      <w:ins w:id="663" w:author="Jacob Cram" w:date="2021-10-11T16:57:00Z">
        <w:r w:rsidR="00663AD4">
          <w:t>,</w:t>
        </w:r>
      </w:ins>
      <w:r w:rsidR="00C92D2E">
        <w:t xml:space="preserve"> </w:t>
      </w:r>
      <w:del w:id="664" w:author="Jacob Cram" w:date="2021-10-11T16:57:00Z">
        <w:r w:rsidR="00C92D2E" w:rsidDel="00663AD4">
          <w:delText xml:space="preserve">that </w:delText>
        </w:r>
      </w:del>
      <w:ins w:id="665" w:author="Jacob Cram" w:date="2021-10-11T16:57:00Z">
        <w:r w:rsidR="00663AD4">
          <w:t xml:space="preserve">which </w:t>
        </w:r>
      </w:ins>
      <w:r w:rsidR="00C92D2E">
        <w:t>assumes that particles only sink and remineralize.</w:t>
      </w:r>
      <w:ins w:id="666" w:author="Jacob Cram" w:date="2021-10-10T17:30:00Z">
        <w:r w:rsidR="005925A7">
          <w:t xml:space="preserve"> </w:t>
        </w:r>
      </w:ins>
      <w:ins w:id="667" w:author="Jacob Cram" w:date="2021-10-10T17:32:00Z">
        <w:r w:rsidR="005925A7">
          <w:t xml:space="preserve">Positive values suggest an excess of </w:t>
        </w:r>
        <w:r w:rsidR="005925A7" w:rsidRPr="004309D9">
          <w:rPr>
            <w:highlight w:val="yellow"/>
            <w:rPrChange w:id="668" w:author="Clara Fuchsman" w:date="2021-10-16T17:19:00Z">
              <w:rPr/>
            </w:rPrChange>
          </w:rPr>
          <w:t>small particles</w:t>
        </w:r>
        <w:r w:rsidR="00040243">
          <w:t>, suggesting disaggregation or advection of sma</w:t>
        </w:r>
      </w:ins>
      <w:ins w:id="669" w:author="Jacob Cram" w:date="2021-10-10T17:33:00Z">
        <w:r w:rsidR="00040243">
          <w:t xml:space="preserve">ll </w:t>
        </w:r>
      </w:ins>
      <w:ins w:id="670" w:author="Jacob Cram" w:date="2021-10-11T18:24:00Z">
        <w:r w:rsidR="000E6C9F">
          <w:t>particles</w:t>
        </w:r>
      </w:ins>
      <w:ins w:id="671" w:author="Jacob Cram" w:date="2021-10-10T17:33:00Z">
        <w:r w:rsidR="00040243">
          <w:t xml:space="preserve">, while negative values suggest a dearth of small particles, suggesting repackaging </w:t>
        </w:r>
      </w:ins>
      <w:ins w:id="672" w:author="Jacob Cram" w:date="2021-10-11T18:24:00Z">
        <w:r w:rsidR="000E6C9F">
          <w:t>or</w:t>
        </w:r>
      </w:ins>
      <w:ins w:id="673" w:author="Jacob Cram" w:date="2021-10-10T17:33:00Z">
        <w:r w:rsidR="00040243">
          <w:t xml:space="preserve"> aggregation. DFM is only reported for </w:t>
        </w:r>
        <w:r w:rsidR="00040243" w:rsidRPr="004309D9">
          <w:rPr>
            <w:highlight w:val="yellow"/>
            <w:rPrChange w:id="674" w:author="Clara Fuchsman" w:date="2021-10-16T17:20:00Z">
              <w:rPr/>
            </w:rPrChange>
          </w:rPr>
          <w:t>small particles</w:t>
        </w:r>
      </w:ins>
      <w:ins w:id="675" w:author="Clara Fuchsman" w:date="2021-10-16T16:50:00Z">
        <w:r w:rsidR="00E17767">
          <w:t xml:space="preserve"> (&lt;500 um)</w:t>
        </w:r>
      </w:ins>
      <w:ins w:id="676" w:author="Jacob Cram" w:date="2021-10-10T17:34:00Z">
        <w:r w:rsidR="00040243">
          <w:t xml:space="preserve">, because it is the inverse of the deviation from expected flux of </w:t>
        </w:r>
        <w:r w:rsidR="00040243" w:rsidRPr="004309D9">
          <w:rPr>
            <w:highlight w:val="yellow"/>
            <w:rPrChange w:id="677" w:author="Clara Fuchsman" w:date="2021-10-16T17:20:00Z">
              <w:rPr/>
            </w:rPrChange>
          </w:rPr>
          <w:t>large particles</w:t>
        </w:r>
        <w:r w:rsidR="00040243">
          <w:t>.</w:t>
        </w:r>
      </w:ins>
      <w:r w:rsidR="00C92D2E">
        <w:t xml:space="preserve"> </w:t>
      </w:r>
      <w:bookmarkEnd w:id="655"/>
      <w:r w:rsidR="009F1B72">
        <w:rPr>
          <w:i/>
          <w:iCs/>
        </w:rPr>
        <w:t>DFM</w:t>
      </w:r>
      <w:r w:rsidR="009F1B72">
        <w:t xml:space="preserve"> is reported for all casts at ETNP Station P2.</w:t>
      </w:r>
      <w:r w:rsidR="00395E7B">
        <w:t xml:space="preserve"> Horizontal blue lines indicate the </w:t>
      </w:r>
      <w:del w:id="678" w:author="Clara Fuchsman" w:date="2021-10-16T17:20:00Z">
        <w:r w:rsidR="00395E7B" w:rsidDel="004309D9">
          <w:delText xml:space="preserve">surface </w:delText>
        </w:r>
      </w:del>
      <w:ins w:id="679" w:author="Clara Fuchsman" w:date="2021-10-16T17:20:00Z">
        <w:r w:rsidR="004309D9">
          <w:t>top</w:t>
        </w:r>
        <w:r w:rsidR="004309D9">
          <w:t xml:space="preserve"> </w:t>
        </w:r>
      </w:ins>
      <w:r w:rsidR="00395E7B">
        <w:t>and bottom of the ODZ, while the horizontal green line indicates the base of the photic zone.</w:t>
      </w:r>
    </w:p>
    <w:p w14:paraId="71D50A5A" w14:textId="77777777" w:rsidR="00C36FCD" w:rsidRDefault="00C36FCD" w:rsidP="00C36FCD">
      <w:pPr>
        <w:rPr>
          <w:moveTo w:id="680" w:author="Jacob Cram" w:date="2021-10-03T10:57:00Z"/>
        </w:rPr>
      </w:pPr>
      <w:bookmarkStart w:id="681" w:name="bookmark=id.2bn6wsx" w:colFirst="0" w:colLast="0"/>
      <w:bookmarkEnd w:id="681"/>
      <w:moveToRangeStart w:id="682" w:author="Jacob Cram" w:date="2021-10-03T10:57:00Z" w:name="move84151051"/>
      <w:moveTo w:id="683" w:author="Jacob Cram" w:date="2021-10-03T10:57:00Z">
        <w:del w:id="684" w:author="Jacob Cram" w:date="2021-10-03T10:57:00Z">
          <w:r w:rsidDel="00C36FCD">
            <w:delText xml:space="preserve">. </w:delText>
          </w:r>
        </w:del>
        <w:r>
          <w:t>At P16 Station 100, DFM was positive between the base of the photic zone and 350m and negative below 350 m (Figure S9C).</w:t>
        </w:r>
      </w:moveTo>
    </w:p>
    <w:moveToRangeEnd w:id="682"/>
    <w:p w14:paraId="4034B28D" w14:textId="77777777" w:rsidR="00C36FCD" w:rsidRPr="009F1B72" w:rsidRDefault="00C36FCD" w:rsidP="00EF63F8">
      <w:pPr>
        <w:pStyle w:val="FigureCaption"/>
        <w:rPr>
          <w:ins w:id="685" w:author="September" w:date="2021-10-08T15:59:00Z"/>
        </w:rPr>
      </w:pPr>
    </w:p>
    <w:p w14:paraId="00000070" w14:textId="77777777" w:rsidR="00104E87" w:rsidRDefault="002133E7" w:rsidP="00EF63F8">
      <w:pPr>
        <w:pStyle w:val="Heading1"/>
      </w:pPr>
      <w:sdt>
        <w:sdtPr>
          <w:tag w:val="goog_rdk_27"/>
          <w:id w:val="-1604639901"/>
        </w:sdtPr>
        <w:sdtEndPr/>
        <w:sdtContent/>
      </w:sdt>
      <w:r w:rsidR="004D045E">
        <w:t>Discussion</w:t>
      </w:r>
    </w:p>
    <w:p w14:paraId="00000071" w14:textId="77777777" w:rsidR="00104E87" w:rsidRDefault="004D045E" w:rsidP="00EF63F8">
      <w:pPr>
        <w:pStyle w:val="Heading2"/>
      </w:pPr>
      <w:bookmarkStart w:id="686" w:name="bookmark=id.qsh70q" w:colFirst="0" w:colLast="0"/>
      <w:bookmarkEnd w:id="686"/>
      <w:r>
        <w:t>Diel migrators spend time in the ODZ core</w:t>
      </w:r>
    </w:p>
    <w:p w14:paraId="00000072" w14:textId="538C30ED" w:rsidR="00104E87" w:rsidRDefault="004D045E" w:rsidP="00EF63F8">
      <w:r>
        <w:t>Organisms of all sizes appear to migrate into the core of the ODZ at our site. Most migrators appear to leave the surface at dawn, spend the day in the top 500</w:t>
      </w:r>
      <w:r w:rsidR="005E0393">
        <w:t xml:space="preserve"> </w:t>
      </w:r>
      <w:r>
        <w:t xml:space="preserve">m of the ODZ and return to the surface at dusk (Figure 2A), while others show the opposite pattern, leaving the surface at dusk and returning at dawn (Figure 2B). Diel migration is prevalent throughout the oceans </w:t>
      </w:r>
      <w:r w:rsidR="009942FC">
        <w:fldChar w:fldCharType="begin"/>
      </w:r>
      <w:r w:rsidR="00DF46B2">
        <w:instrText xml:space="preserve"> ADDIN ZOTERO_ITEM CSL_CITATION {"citationID":"QYGt5QYz","properties":{"formattedCitation":"(Cisewski et al., 2010; Hays, 2003; Heywood, 1996; Jiang et al., 2007; Rabindranath et al., 2011; Sainmont et al., 2014; Yang et al., 2019)","plainCitation":"(Cisewski et al., 2010; Hays, 2003; Heywood, 1996; Jiang et al., 2007; Rabindranath et al., 2011; Sainmont et al., 2014; Yang et al., 2019)","noteIndex":0},"citationItems":[{"id":8980,"uris":["http://zotero.org/users/158097/items/IDV9UBF3"],"uri":["http://zotero.org/users/158097/items/IDV9UBF3"],"itemData":{"id":8980,"type":"article-journal","abstract":"Ten-month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DF46B2" w:rsidRPr="00DF46B2">
        <w:t>(Cisewski et al., 2010; Hays, 2003; Heywood, 1996; Jiang et al., 2007; Rabindranath et al., 2011; Sainmont et al., 2014; Yang et al., 2019)</w:t>
      </w:r>
      <w:r w:rsidR="009942FC">
        <w:fldChar w:fldCharType="end"/>
      </w:r>
      <w:r>
        <w:t xml:space="preserve">, including at other ODZ sites </w:t>
      </w:r>
      <w:r w:rsidR="00B04B63">
        <w:fldChar w:fldCharType="begin"/>
      </w:r>
      <w:r w:rsidR="00DF46B2">
        <w:instrText xml:space="preserve"> ADDIN ZOTERO_ITEM CSL_CITATION {"citationID":"V2D0v3UL","properties":{"formattedCitation":"(Antezana, 2009; Kiko et al., 2020; Riquelme-Bugue\\uc0\\u241{}o et al., 2020)","plainCitation":"(Antezana, 2009; Kiko et al., 2020; Riquelme-Bugueño et al., 2020)","noteIndex":0},"citationItems":[{"id":8971,"uris":["http://zotero.org/users/158097/items/5JJHG4Z5"],"uri":["http://zotero.org/users/158097/items/5JJHG4Z5"],"itemData":{"id":8971,"type":"article-journal","abstract":"A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DF46B2" w:rsidRPr="00DF46B2">
        <w:rPr>
          <w:szCs w:val="24"/>
        </w:rPr>
        <w:t>(Antezana, 2009; Kiko et al., 2020; Riquelme-Bugueño et al., 2020)</w:t>
      </w:r>
      <w:r w:rsidR="00B04B63">
        <w:fldChar w:fldCharType="end"/>
      </w:r>
      <w:r>
        <w:t>, some of which are highly anoxic sites with secondary</w:t>
      </w:r>
      <w:r w:rsidR="00D357C6">
        <w:t>, anoxic,</w:t>
      </w:r>
      <w:r>
        <w:t xml:space="preserve"> deep chlorophyll maxima</w:t>
      </w:r>
      <w:r w:rsidR="00D357C6">
        <w:t>, like</w:t>
      </w:r>
      <w:r>
        <w:t xml:space="preserve"> this one </w:t>
      </w:r>
      <w:r w:rsidR="00B04B63">
        <w:fldChar w:fldCharType="begin"/>
      </w:r>
      <w:r w:rsidR="00DF46B2">
        <w:instrText xml:space="preserve"> ADDIN ZOTERO_ITEM CSL_CITATION {"citationID":"UpiWG8JB","properties":{"formattedCitation":"(Hidalgo et al., 2005)","plainCitation":"(Hidalgo et al., 2005)","noteIndex":0},"citationItems":[{"id":8970,"uris":["http://zotero.org/users/158097/items/VDB3ZQI2"],"uri":["http://zotero.org/users/158097/items/VDB3ZQI2"],"itemData":{"id":8970,"type":"article-journal","abstract":"The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DF46B2" w:rsidRPr="00DF46B2">
        <w:t>(Hidalgo et al., 2005)</w:t>
      </w:r>
      <w:r w:rsidR="00B04B63">
        <w:fldChar w:fldCharType="end"/>
      </w:r>
      <w:r>
        <w:t xml:space="preserve">, and much of the ETNP ODZ </w:t>
      </w:r>
      <w:r w:rsidR="00B04B63">
        <w:fldChar w:fldCharType="begin"/>
      </w:r>
      <w:r w:rsidR="00DF46B2">
        <w:instrText xml:space="preserve"> ADDIN ZOTERO_ITEM CSL_CITATION {"citationID":"qeoKpFmO","properties":{"formattedCitation":"(Herrera et al., 2019)","plainCitation":"(Herrera et al., 2019)","noteIndex":0},"citationItems":[{"id":8969,"uris":["http://zotero.org/users/158097/items/R8SPHHHI"],"uri":["http://zotero.org/users/158097/items/R8SPHHHI"],"itemData":{"id":8969,"type":"article-journal","abstract":"Knowledge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DF46B2" w:rsidRPr="00DF46B2">
        <w:t>(Herrera et al., 2019)</w:t>
      </w:r>
      <w:r w:rsidR="00B04B63">
        <w:fldChar w:fldCharType="end"/>
      </w:r>
      <w:r>
        <w:t>. Sampling efforts</w:t>
      </w:r>
      <w:ins w:id="687" w:author="Clara Fuchsman" w:date="2021-10-16T16:52:00Z">
        <w:r w:rsidR="00D84B71">
          <w:t xml:space="preserve"> in the Costa Rica Dome</w:t>
        </w:r>
      </w:ins>
      <w:r>
        <w:t xml:space="preserve"> </w:t>
      </w:r>
      <w:commentRangeStart w:id="688"/>
      <w:del w:id="689" w:author="Clara Fuchsman" w:date="2021-10-16T16:53:00Z">
        <w:r w:rsidDel="00D84B71">
          <w:delText xml:space="preserve">elsewhere </w:delText>
        </w:r>
      </w:del>
      <w:ins w:id="690" w:author="Clara Fuchsman" w:date="2021-10-16T16:53:00Z">
        <w:r w:rsidR="00D84B71">
          <w:t>a unique system</w:t>
        </w:r>
        <w:r w:rsidR="00D84B71">
          <w:t xml:space="preserve"> </w:t>
        </w:r>
      </w:ins>
      <w:r>
        <w:t xml:space="preserve">in </w:t>
      </w:r>
      <w:commentRangeEnd w:id="688"/>
      <w:r w:rsidR="00D84B71">
        <w:rPr>
          <w:rStyle w:val="CommentReference"/>
        </w:rPr>
        <w:commentReference w:id="688"/>
      </w:r>
      <w:r>
        <w:t xml:space="preserve">the ETNP </w:t>
      </w:r>
      <w:del w:id="691" w:author="Clara Fuchsman" w:date="2021-10-16T16:54:00Z">
        <w:r w:rsidDel="00D84B71">
          <w:delText xml:space="preserve">suggest </w:delText>
        </w:r>
      </w:del>
      <w:ins w:id="692" w:author="Clara Fuchsman" w:date="2021-10-16T16:54:00Z">
        <w:r w:rsidR="00D84B71">
          <w:t>f</w:t>
        </w:r>
      </w:ins>
      <w:ins w:id="693" w:author="Clara Fuchsman" w:date="2021-10-16T16:55:00Z">
        <w:r w:rsidR="00D84B71">
          <w:t>ind</w:t>
        </w:r>
      </w:ins>
      <w:ins w:id="694" w:author="Clara Fuchsman" w:date="2021-10-16T16:54:00Z">
        <w:r w:rsidR="00D84B71">
          <w:t xml:space="preserve"> </w:t>
        </w:r>
      </w:ins>
      <w:r>
        <w:t xml:space="preserve">that </w:t>
      </w:r>
      <w:ins w:id="695" w:author="Clara Fuchsman" w:date="2021-10-16T16:54:00Z">
        <w:r w:rsidR="00D84B71">
          <w:t xml:space="preserve">euphausiids and fish </w:t>
        </w:r>
      </w:ins>
      <w:del w:id="696" w:author="Clara Fuchsman" w:date="2021-10-16T16:54:00Z">
        <w:r w:rsidDel="00D84B71">
          <w:delText xml:space="preserve">many of these diel </w:delText>
        </w:r>
      </w:del>
      <w:r>
        <w:t>migrat</w:t>
      </w:r>
      <w:ins w:id="697" w:author="Clara Fuchsman" w:date="2021-10-16T16:54:00Z">
        <w:r w:rsidR="00D84B71">
          <w:t>e</w:t>
        </w:r>
      </w:ins>
      <w:del w:id="698" w:author="Clara Fuchsman" w:date="2021-10-16T16:54:00Z">
        <w:r w:rsidDel="00D84B71">
          <w:delText>ors</w:delText>
        </w:r>
      </w:del>
      <w:r>
        <w:t xml:space="preserve"> </w:t>
      </w:r>
      <w:del w:id="699" w:author="Clara Fuchsman" w:date="2021-10-16T16:54:00Z">
        <w:r w:rsidDel="00D84B71">
          <w:delText xml:space="preserve">are </w:delText>
        </w:r>
      </w:del>
      <w:ins w:id="700" w:author="Clara Fuchsman" w:date="2021-10-16T16:54:00Z">
        <w:r w:rsidR="00D84B71">
          <w:t>into the ODZ</w:t>
        </w:r>
        <w:r w:rsidR="00D84B71">
          <w:t xml:space="preserve"> </w:t>
        </w:r>
      </w:ins>
      <w:del w:id="701" w:author="Clara Fuchsman" w:date="2021-10-16T16:54:00Z">
        <w:r w:rsidDel="00D84B71">
          <w:delText xml:space="preserve">euphausiids and fish </w:delText>
        </w:r>
      </w:del>
      <w:r w:rsidR="00B04B63">
        <w:fldChar w:fldCharType="begin"/>
      </w:r>
      <w:r w:rsidR="00DF46B2">
        <w:instrText xml:space="preserve"> ADDIN ZOTERO_ITEM CSL_CITATION {"citationID":"5coImQsT","properties":{"formattedCitation":"(Maas et al., 2014; Wishner et al., 2013)","plainCitation":"(Maas et al., 2014; Wishner et al., 2013)","noteIndex":0},"citationItems":[{"id":8939,"uris":["http://zotero.org/users/158097/items/KF4UZINQ"],"uri":["http://zotero.org/users/158097/items/KF4UZINQ"],"itemData":{"id":8939,"type":"article-journal","abstract":"The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DF46B2">
        <w:rPr>
          <w:rFonts w:ascii="Cambria Math" w:hAnsi="Cambria Math" w:cs="Cambria Math"/>
        </w:rPr>
        <w:instrText>∼</w:instrText>
      </w:r>
      <w:r w:rsidR="00DF46B2">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DF46B2" w:rsidRPr="00DF46B2">
        <w:t>(Maas et al., 2014; Wishner et al., 2013)</w:t>
      </w:r>
      <w:r w:rsidR="00B04B63">
        <w:fldChar w:fldCharType="end"/>
      </w:r>
      <w:r>
        <w:t xml:space="preserve">, </w:t>
      </w:r>
      <w:del w:id="702" w:author="Clara Fuchsman" w:date="2021-10-16T16:55:00Z">
        <w:r w:rsidDel="00D84B71">
          <w:delText xml:space="preserve">and </w:delText>
        </w:r>
      </w:del>
      <w:ins w:id="703" w:author="Clara Fuchsman" w:date="2021-10-16T16:55:00Z">
        <w:r w:rsidR="00D84B71">
          <w:t>but</w:t>
        </w:r>
        <w:r w:rsidR="00D84B71">
          <w:t xml:space="preserve"> </w:t>
        </w:r>
      </w:ins>
      <w:r>
        <w:t>that diel migrators are primarily 2-</w:t>
      </w:r>
      <w:commentRangeStart w:id="704"/>
      <w:r>
        <w:t xml:space="preserve">5 mm </w:t>
      </w:r>
      <w:commentRangeEnd w:id="704"/>
      <w:r w:rsidR="00D84B71">
        <w:rPr>
          <w:rStyle w:val="CommentReference"/>
        </w:rPr>
        <w:commentReference w:id="704"/>
      </w:r>
      <w:r>
        <w:t xml:space="preserve">in size </w:t>
      </w:r>
      <w:r w:rsidR="00B04B63">
        <w:fldChar w:fldCharType="begin"/>
      </w:r>
      <w:r w:rsidR="00DF46B2">
        <w:instrText xml:space="preserve"> ADDIN ZOTERO_ITEM CSL_CITATION {"citationID":"XvdIiSHt","properties":{"formattedCitation":"(Wishner et al., 2013)","plainCitation":"(Wishner et al., 2013)","noteIndex":0},"citationItems":[{"id":7536,"uris":["http://zotero.org/users/158097/items/AW8TDBWD"],"uri":["http://zotero.org/users/158097/items/AW8TDBWD"],"itemData":{"id":7536,"type":"article-journal","abstract":"Oxygen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DF46B2" w:rsidRPr="00DF46B2">
        <w:t>(</w:t>
      </w:r>
      <w:proofErr w:type="spellStart"/>
      <w:r w:rsidR="00DF46B2" w:rsidRPr="00DF46B2">
        <w:t>Wishner</w:t>
      </w:r>
      <w:proofErr w:type="spellEnd"/>
      <w:r w:rsidR="00DF46B2" w:rsidRPr="00DF46B2">
        <w:t xml:space="preserve"> et al., 2013)</w:t>
      </w:r>
      <w:r w:rsidR="00B04B63">
        <w:fldChar w:fldCharType="end"/>
      </w:r>
      <w:r>
        <w:t xml:space="preserve">. Krill in the Humboldt current </w:t>
      </w:r>
      <w:r w:rsidR="00B33156">
        <w:t xml:space="preserve">OMZ </w:t>
      </w:r>
      <w:r>
        <w:t xml:space="preserve">migrate to the surface at night </w:t>
      </w:r>
      <w:r w:rsidR="00B04B63">
        <w:fldChar w:fldCharType="begin"/>
      </w:r>
      <w:r w:rsidR="00DF46B2">
        <w:instrText xml:space="preserve"> ADDIN ZOTERO_ITEM CSL_CITATION {"citationID":"NhrxSJo1","properties":{"formattedCitation":"(Riquelme-Bugue\\uc0\\u241{}o et al., 2020)","plainCitation":"(Riquelme-Bugueño et al., 2020)","noteIndex":0},"citationItems":[{"id":8967,"uris":["http://zotero.org/users/158097/items/WTPZFEI9"],"uri":["http://zotero.org/users/158097/items/WTPZFEI9"],"itemData":{"id":8967,"type":"article-journal","abstract":"A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DF46B2" w:rsidRPr="00DF46B2">
        <w:rPr>
          <w:szCs w:val="24"/>
        </w:rPr>
        <w:t>(Riquelme-Bugueño et al., 2020)</w:t>
      </w:r>
      <w:r w:rsidR="00B04B63">
        <w:fldChar w:fldCharType="end"/>
      </w:r>
      <w:r>
        <w:t xml:space="preserve">, as seen for some organisms at our site (Figure 1B). The presence of organisms that appear and disappear just above the base of the photic zone, in the region of the deeper anoxic fluorescence peak region, but absence of a tell-tale signature of mass migration before or after they appear (Figure 1C) may suggest that these organisms migrate at different times of the day to this deep region, rather than all at once. Another possibility is that they pass through our station at this depth in </w:t>
      </w:r>
      <w:r w:rsidR="00777545">
        <w:t>mid-day</w:t>
      </w:r>
      <w:r>
        <w:t xml:space="preserve">, but </w:t>
      </w:r>
      <w:del w:id="705" w:author="Clara Fuchsman" w:date="2021-10-16T16:56:00Z">
        <w:r w:rsidDel="00D84B71">
          <w:delText xml:space="preserve">do not </w:delText>
        </w:r>
      </w:del>
      <w:r>
        <w:t xml:space="preserve">migrate to depth </w:t>
      </w:r>
      <w:del w:id="706" w:author="Clara Fuchsman" w:date="2021-10-16T16:56:00Z">
        <w:r w:rsidDel="00D84B71">
          <w:delText xml:space="preserve">at this location, but rather </w:delText>
        </w:r>
      </w:del>
      <w:r>
        <w:t>at another location.</w:t>
      </w:r>
    </w:p>
    <w:p w14:paraId="00000073" w14:textId="56B51556" w:rsidR="00104E87" w:rsidRDefault="004D045E" w:rsidP="00EF63F8">
      <w:commentRangeStart w:id="707"/>
      <w:commentRangeStart w:id="708"/>
      <w:r>
        <w:lastRenderedPageBreak/>
        <w:t xml:space="preserve">The organisms that appear between 500 m and 1000 m (Figure 2E) have acoustic signatures that resemble </w:t>
      </w:r>
      <w:r w:rsidR="00B04B63">
        <w:t xml:space="preserve">those of </w:t>
      </w:r>
      <w:r>
        <w:t xml:space="preserve">jellyfish </w:t>
      </w:r>
      <w:r w:rsidR="00B04B63">
        <w:fldChar w:fldCharType="begin"/>
      </w:r>
      <w:r w:rsidR="00DF46B2">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DF46B2" w:rsidRPr="00DF46B2">
        <w:t>(Kaartvedt et al., 2007)</w:t>
      </w:r>
      <w:r w:rsidR="00B04B63">
        <w:fldChar w:fldCharType="end"/>
      </w:r>
      <w:commentRangeEnd w:id="707"/>
      <w:commentRangeEnd w:id="708"/>
      <w:ins w:id="709" w:author="Jacob Cram" w:date="2021-10-10T17:35:00Z">
        <w:r w:rsidR="00040243">
          <w:t xml:space="preserve">, but could also represent other organisms such as </w:t>
        </w:r>
        <w:proofErr w:type="spellStart"/>
        <w:r w:rsidR="00040243">
          <w:t>salps</w:t>
        </w:r>
      </w:ins>
      <w:proofErr w:type="spellEnd"/>
      <w:del w:id="710" w:author="R1" w:date="2021-10-08T15:56:00Z">
        <w:r>
          <w:delText>.</w:delText>
        </w:r>
      </w:del>
      <w:ins w:id="711" w:author="R1" w:date="2021-10-08T15:56:00Z">
        <w:r w:rsidR="00867E44">
          <w:rPr>
            <w:rStyle w:val="CommentReference"/>
          </w:rPr>
          <w:commentReference w:id="707"/>
        </w:r>
      </w:ins>
      <w:r w:rsidR="00040243">
        <w:rPr>
          <w:rStyle w:val="CommentReference"/>
        </w:rPr>
        <w:commentReference w:id="708"/>
      </w:r>
      <w:ins w:id="712" w:author="R1" w:date="2021-10-08T15:56:00Z">
        <w:r>
          <w:t>.</w:t>
        </w:r>
      </w:ins>
      <w:r>
        <w:t xml:space="preserve"> That they appear in horizontal bands that do not appear to trend upwards over time suggests that </w:t>
      </w:r>
      <w:r w:rsidR="00D357C6">
        <w:t>jellyfish swarms</w:t>
      </w:r>
      <w:r>
        <w:t xml:space="preserve"> are traveling through our site at progressively shallower depths over the course of the day, but that </w:t>
      </w:r>
      <w:r w:rsidR="00D357C6">
        <w:t>the individual</w:t>
      </w:r>
      <w:r>
        <w:t xml:space="preserve"> swarms are not themselves moving upward at this station. This suggests that any vertical migration by these organisms happens </w:t>
      </w:r>
      <w:r w:rsidR="005E0393">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surveys have found evidence of both Cnidarians and Ctenophores both within and below the ETSP ODZ near Chile </w:t>
      </w:r>
      <w:r w:rsidR="00B04B63">
        <w:fldChar w:fldCharType="begin"/>
      </w:r>
      <w:r w:rsidR="00DF46B2">
        <w:instrText xml:space="preserve"> ADDIN ZOTERO_ITEM CSL_CITATION {"citationID":"EkzFC2eO","properties":{"formattedCitation":"(Parris et al., 2014)","plainCitation":"(Parris et al., 2014)","noteIndex":0},"citationItems":[{"id":8965,"uris":["http://zotero.org/users/158097/items/MB262NDZ"],"uri":["http://zotero.org/users/158097/items/MB262NDZ"],"itemData":{"id":8965,"type":"article-journal","abstract":"Molecular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DF46B2" w:rsidRPr="00DF46B2">
        <w:t>(Parris et al., 2014)</w:t>
      </w:r>
      <w:r w:rsidR="00B04B63">
        <w:fldChar w:fldCharType="end"/>
      </w:r>
      <w:r>
        <w:t>.</w:t>
      </w:r>
    </w:p>
    <w:p w14:paraId="00000074" w14:textId="77777777" w:rsidR="00104E87" w:rsidRDefault="004D045E" w:rsidP="00EF63F8">
      <w:pPr>
        <w:pStyle w:val="Heading2"/>
      </w:pPr>
      <w:bookmarkStart w:id="713" w:name="bookmark=id.3as4poj" w:colFirst="0" w:colLast="0"/>
      <w:bookmarkEnd w:id="713"/>
      <w:r>
        <w:t>F</w:t>
      </w:r>
      <w:sdt>
        <w:sdtPr>
          <w:tag w:val="goog_rdk_28"/>
          <w:id w:val="1104533453"/>
        </w:sdtPr>
        <w:sdtEndPr/>
        <w:sdtContent/>
      </w:sdt>
      <w:r>
        <w:t>lux is lower at this site than previous measurements in the ETNP</w:t>
      </w:r>
    </w:p>
    <w:p w14:paraId="00000075" w14:textId="0D28AE2E" w:rsidR="00104E87" w:rsidRDefault="004D045E" w:rsidP="00EF63F8">
      <w:r>
        <w:t xml:space="preserve">Flux at </w:t>
      </w:r>
      <w:r w:rsidR="005F35A0">
        <w:t>P2</w:t>
      </w:r>
      <w:r>
        <w:t xml:space="preserve"> was lower at all depths, ranging from 10-100 </w:t>
      </w:r>
      <w:commentRangeStart w:id="714"/>
      <w:proofErr w:type="spellStart"/>
      <w:r w:rsidR="00D357C6">
        <w:t>μ</w:t>
      </w:r>
      <w:r>
        <w:t>M</w:t>
      </w:r>
      <w:proofErr w:type="spellEnd"/>
      <w:r>
        <w:t>/m</w:t>
      </w:r>
      <w:r w:rsidRPr="00D357C6">
        <w:rPr>
          <w:vertAlign w:val="superscript"/>
        </w:rPr>
        <w:t>2</w:t>
      </w:r>
      <w:r>
        <w:t>/day</w:t>
      </w:r>
      <w:commentRangeEnd w:id="714"/>
      <w:r w:rsidR="000A13CB">
        <w:rPr>
          <w:rStyle w:val="CommentReference"/>
        </w:rPr>
        <w:commentReference w:id="714"/>
      </w:r>
      <w:r w:rsidR="00D357C6">
        <w:t>,</w:t>
      </w:r>
      <w:r>
        <w:t xml:space="preserve"> than</w:t>
      </w:r>
      <w:r w:rsidR="00D357C6">
        <w:t xml:space="preserve"> was</w:t>
      </w:r>
      <w:r>
        <w:t xml:space="preserve"> seen in previous measurements by traps at other, more productive, ODZ sites, </w:t>
      </w:r>
      <w:r w:rsidR="00D357C6">
        <w:t>which ranged</w:t>
      </w:r>
      <w:r>
        <w:t xml:space="preserve"> from 1-10 </w:t>
      </w:r>
      <w:commentRangeStart w:id="715"/>
      <w:r>
        <w:t>mM/m</w:t>
      </w:r>
      <w:r w:rsidRPr="00D357C6">
        <w:rPr>
          <w:vertAlign w:val="superscript"/>
        </w:rPr>
        <w:t>2</w:t>
      </w:r>
      <w:r>
        <w:t xml:space="preserve">/day </w:t>
      </w:r>
      <w:commentRangeEnd w:id="715"/>
      <w:r w:rsidR="000A13CB">
        <w:rPr>
          <w:rStyle w:val="CommentReference"/>
        </w:rPr>
        <w:commentReference w:id="715"/>
      </w:r>
      <w:r w:rsidR="00B04B63">
        <w:fldChar w:fldCharType="begin"/>
      </w:r>
      <w:r w:rsidR="00DF46B2">
        <w:instrText xml:space="preserve"> ADDIN ZOTERO_ITEM CSL_CITATION {"citationID":"MIDGSx33","properties":{"formattedCitation":"(Hartnett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DF46B2" w:rsidRPr="00DF46B2">
        <w:t xml:space="preserve">(Hartnett &amp; </w:t>
      </w:r>
      <w:proofErr w:type="spellStart"/>
      <w:r w:rsidR="00DF46B2" w:rsidRPr="00DF46B2">
        <w:t>Devol</w:t>
      </w:r>
      <w:proofErr w:type="spellEnd"/>
      <w:r w:rsidR="00DF46B2" w:rsidRPr="00DF46B2">
        <w:t>, 2003; Van Mooy et al., 2002)</w:t>
      </w:r>
      <w:r w:rsidR="00B04B63">
        <w:fldChar w:fldCharType="end"/>
      </w:r>
      <w:r>
        <w:t>.</w:t>
      </w:r>
    </w:p>
    <w:p w14:paraId="00000076" w14:textId="77777777" w:rsidR="00104E87" w:rsidRDefault="004D045E" w:rsidP="00EF63F8">
      <w:pPr>
        <w:pStyle w:val="Heading2"/>
      </w:pPr>
      <w:bookmarkStart w:id="716" w:name="bookmark=id.1pxezwc" w:colFirst="0" w:colLast="0"/>
      <w:bookmarkEnd w:id="716"/>
      <w:r>
        <w:t>The flux to size relationship is typical of other sites</w:t>
      </w:r>
    </w:p>
    <w:p w14:paraId="00000077" w14:textId="2B4144EE" w:rsidR="00104E87" w:rsidRDefault="004D045E" w:rsidP="00EF63F8">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DF46B2">
        <w:instrText xml:space="preserve"> ADDIN ZOTERO_ITEM CSL_CITATION {"citationID":"tafp4j4C","properties":{"formattedCitation":"(Guidi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DF46B2" w:rsidRPr="00DF46B2">
        <w:t>(Guidi et al., 2008; Kiko et al., 2020)</w:t>
      </w:r>
      <w:r w:rsidR="00B04B63">
        <w:fldChar w:fldCharType="end"/>
      </w:r>
      <w:r>
        <w:t>. Differences in the size-flux relationship could indicate that this relationship truly varies between sites, or that imprecision in flux measurements leads to differences in these values between studies. The single fit and relationship that we carried out does not account for variation in the size to flux ratio across time and depth, nor does it account for differences in particles of different origin. In practice, this value could change over depth and time.</w:t>
      </w:r>
      <w:r w:rsidR="00D87184">
        <w:t xml:space="preserve"> </w:t>
      </w:r>
      <w:r w:rsidR="005F35A0">
        <w:t>Setting up, deploying and retrieving each trap array is a large effort. However, c</w:t>
      </w:r>
      <w:r w:rsidR="00D87184">
        <w:t>oupled particle flux and size measurements that are more resolved with respect to</w:t>
      </w:r>
      <w:r>
        <w:t xml:space="preserve"> depth</w:t>
      </w:r>
      <w:r w:rsidR="00D87184">
        <w:t xml:space="preserve">, </w:t>
      </w:r>
      <w:r>
        <w:t xml:space="preserve">space </w:t>
      </w:r>
      <w:r w:rsidR="005F35A0">
        <w:t xml:space="preserve">or </w:t>
      </w:r>
      <w:r>
        <w:t xml:space="preserve">time might allow </w:t>
      </w:r>
      <w:r w:rsidR="00D87184">
        <w:t>for further exploration of the</w:t>
      </w:r>
      <w:r>
        <w:t xml:space="preserve"> spatiotemporal variability of this relationship. </w:t>
      </w:r>
      <w:r w:rsidR="005F35A0">
        <w:t>In other systems, c</w:t>
      </w:r>
      <w:r w:rsidR="00D87184">
        <w:t>ombined i</w:t>
      </w:r>
      <w:r>
        <w:t xml:space="preserve">mage analysis and gel traps </w:t>
      </w:r>
      <w:r w:rsidR="00EC3855">
        <w:fldChar w:fldCharType="begin"/>
      </w:r>
      <w:r w:rsidR="00DF46B2">
        <w:instrText xml:space="preserve"> ADDIN ZOTERO_ITEM CSL_CITATION {"citationID":"P9Y6gR6A","properties":{"formattedCitation":"(McDonnell &amp; Buesseler, 2010, 2012)","plainCitation":"(McDonnell &amp; Buesseler, 2010, 2012)","noteIndex":0},"citationItems":[{"id":1062,"uris":["http://zotero.org/users/158097/items/S22USTIJ"],"uri":["http://zotero.org/users/158097/items/S22USTIJ"],"itemData":{"id":1062,"type":"article-journal","container-title":"Limnology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DF46B2" w:rsidRPr="00DF46B2">
        <w:t>(McDonnell &amp; Buesseler, 2010, 2012)</w:t>
      </w:r>
      <w:r w:rsidR="00EC3855">
        <w:fldChar w:fldCharType="end"/>
      </w:r>
      <w:r>
        <w:t xml:space="preserve"> </w:t>
      </w:r>
      <w:r w:rsidR="005F35A0">
        <w:t xml:space="preserve">has </w:t>
      </w:r>
      <w:r>
        <w:t>provide</w:t>
      </w:r>
      <w:r w:rsidR="005F35A0">
        <w:t>d</w:t>
      </w:r>
      <w:r>
        <w:t xml:space="preserve"> opportunit</w:t>
      </w:r>
      <w:r w:rsidR="005F35A0">
        <w:t>ies</w:t>
      </w:r>
      <w:r>
        <w:t xml:space="preserve"> to explore particle size to flux relationships and how they vary between particle types</w:t>
      </w:r>
      <w:r w:rsidR="00C92D2E">
        <w:t xml:space="preserve"> in more detail.</w:t>
      </w:r>
    </w:p>
    <w:p w14:paraId="00000078" w14:textId="1065E0A8" w:rsidR="00104E87" w:rsidRDefault="004D045E" w:rsidP="00EF63F8">
      <w:pPr>
        <w:pStyle w:val="Heading2"/>
      </w:pPr>
      <w:bookmarkStart w:id="717" w:name="bookmark=id.49x2ik5" w:colFirst="0" w:colLast="0"/>
      <w:bookmarkEnd w:id="717"/>
      <w:commentRangeStart w:id="718"/>
      <w:commentRangeStart w:id="719"/>
      <w:r>
        <w:t>Remineralization rates of all particles decrease in the ODZ, but disaggregation does not</w:t>
      </w:r>
      <w:commentRangeEnd w:id="718"/>
      <w:r w:rsidR="00867E44">
        <w:rPr>
          <w:rStyle w:val="CommentReference"/>
          <w:b w:val="0"/>
        </w:rPr>
        <w:commentReference w:id="718"/>
      </w:r>
      <w:commentRangeEnd w:id="719"/>
      <w:r w:rsidR="00040243">
        <w:rPr>
          <w:rStyle w:val="CommentReference"/>
          <w:b w:val="0"/>
        </w:rPr>
        <w:commentReference w:id="719"/>
      </w:r>
    </w:p>
    <w:p w14:paraId="00000079" w14:textId="4D020FB0" w:rsidR="00104E87" w:rsidRDefault="004D045E" w:rsidP="00EF63F8">
      <w:r>
        <w:t xml:space="preserve">Particle size profiles, particle size distribution slopes, and estimated biovolume, averaged across all casts and smoothed, are all similar to the predictions made by Weber and Bianchi’s </w:t>
      </w:r>
      <w:r w:rsidR="00EC3855">
        <w:fldChar w:fldCharType="begin"/>
      </w:r>
      <w:r w:rsidR="00DF46B2">
        <w:instrText xml:space="preserve"> ADDIN ZOTERO_ITEM CSL_CITATION {"citationID":"bkuN0L8b","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DF46B2" w:rsidRPr="00DF46B2">
        <w:t>(2020)</w:t>
      </w:r>
      <w:r w:rsidR="00EC3855">
        <w:fldChar w:fldCharType="end"/>
      </w:r>
      <w:r>
        <w:t xml:space="preserve"> “Model 1”. (Figure 5), and therefore our hypothesis </w:t>
      </w:r>
      <w:r w:rsidR="00374C9F">
        <w:rPr>
          <w:b/>
        </w:rPr>
        <w:t>H1</w:t>
      </w:r>
      <w:ins w:id="720" w:author="Jacob Cram" w:date="2021-10-10T17:36:00Z">
        <w:r w:rsidR="00040243">
          <w:rPr>
            <w:bCs/>
          </w:rPr>
          <w:t>, that all particles are remineralized more slowly than in oxic sites</w:t>
        </w:r>
      </w:ins>
      <w:r>
        <w:t xml:space="preserve">. </w:t>
      </w:r>
      <w:r>
        <w:lastRenderedPageBreak/>
        <w:t xml:space="preserve">This suggests that the low oxygen at this site decreases the remineralization rate of all particles, </w:t>
      </w:r>
      <w:r w:rsidRPr="004309D9">
        <w:rPr>
          <w:highlight w:val="yellow"/>
          <w:rPrChange w:id="721" w:author="Clara Fuchsman" w:date="2021-10-16T17:27:00Z">
            <w:rPr/>
          </w:rPrChange>
        </w:rPr>
        <w:t>including small ones</w:t>
      </w:r>
      <w:r>
        <w:t xml:space="preserve">. It does not support the </w:t>
      </w:r>
      <w:commentRangeStart w:id="722"/>
      <w:commentRangeStart w:id="723"/>
      <w:r w:rsidR="00F06FFB" w:rsidRPr="00F06FFB">
        <w:rPr>
          <w:b/>
          <w:bCs/>
        </w:rPr>
        <w:t>H</w:t>
      </w:r>
      <w:del w:id="724" w:author="Jacob Cram" w:date="2021-10-10T17:37:00Z">
        <w:r w:rsidR="00F06FFB" w:rsidRPr="00F06FFB" w:rsidDel="00040243">
          <w:rPr>
            <w:b/>
            <w:bCs/>
          </w:rPr>
          <w:delText>A</w:delText>
        </w:r>
      </w:del>
      <w:r w:rsidR="00F06FFB" w:rsidRPr="00F06FFB">
        <w:rPr>
          <w:b/>
          <w:bCs/>
        </w:rPr>
        <w:t>2</w:t>
      </w:r>
      <w:r>
        <w:t xml:space="preserve"> </w:t>
      </w:r>
      <w:commentRangeEnd w:id="722"/>
      <w:r w:rsidR="00234915">
        <w:rPr>
          <w:rStyle w:val="CommentReference"/>
        </w:rPr>
        <w:commentReference w:id="722"/>
      </w:r>
      <w:commentRangeEnd w:id="723"/>
      <w:r w:rsidR="00040243">
        <w:rPr>
          <w:rStyle w:val="CommentReference"/>
        </w:rPr>
        <w:commentReference w:id="723"/>
      </w:r>
      <w:r>
        <w:t xml:space="preserve">in which disaggregation is suppressed in the ODZ, nor </w:t>
      </w:r>
      <w:r w:rsidR="00374C9F">
        <w:rPr>
          <w:b/>
          <w:bCs/>
        </w:rPr>
        <w:t>H3</w:t>
      </w:r>
      <w:r>
        <w:t xml:space="preserve"> in which only the very large particles’ remineralization is slowed</w:t>
      </w:r>
      <w:r w:rsidR="005F35A0">
        <w:t xml:space="preserve"> due to sulfate reduction</w:t>
      </w:r>
      <w:r>
        <w:t>. The data at the oxic site generally conformed to Weber and Bianchi’s</w:t>
      </w:r>
      <w:r w:rsidR="006E5628">
        <w:t xml:space="preserve"> null model</w:t>
      </w:r>
      <w:r w:rsidR="0073043C">
        <w:t>,</w:t>
      </w:r>
      <w:r>
        <w:t xml:space="preserve"> “Model 0”, which was their prediction for particle distributions at oxic sites</w:t>
      </w:r>
      <w:r w:rsidR="0073043C">
        <w:t xml:space="preserve"> </w:t>
      </w:r>
      <w:r w:rsidR="0073043C">
        <w:fldChar w:fldCharType="begin"/>
      </w:r>
      <w:r w:rsidR="00DF46B2">
        <w:instrText xml:space="preserve"> ADDIN ZOTERO_ITEM CSL_CITATION {"citationID":"0QWZaihv","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73043C">
        <w:fldChar w:fldCharType="separate"/>
      </w:r>
      <w:r w:rsidR="00DF46B2" w:rsidRPr="00DF46B2">
        <w:t>(2020)</w:t>
      </w:r>
      <w:r w:rsidR="0073043C">
        <w:fldChar w:fldCharType="end"/>
      </w:r>
      <w:r>
        <w:t xml:space="preserve">. However, one difference was that the observed particle size distribution, while essentially constant from the base of the photic zone through 1000 m, appeared to steepen between 1000 m and 2000 m, suggesting an increase in the abundance of </w:t>
      </w:r>
      <w:r w:rsidRPr="004309D9">
        <w:rPr>
          <w:highlight w:val="yellow"/>
          <w:rPrChange w:id="726" w:author="Clara Fuchsman" w:date="2021-10-16T17:26:00Z">
            <w:rPr/>
          </w:rPrChange>
        </w:rPr>
        <w:t>small particles</w:t>
      </w:r>
      <w:r>
        <w:t xml:space="preserve">, relative to Model 0. This could indicate increased disaggregation in </w:t>
      </w:r>
      <w:commentRangeStart w:id="727"/>
      <w:commentRangeStart w:id="728"/>
      <w:r>
        <w:t>this region or horizontal transport of small particles through advection in this region.</w:t>
      </w:r>
      <w:ins w:id="729" w:author="Jacob Cram" w:date="2021-10-10T17:39:00Z">
        <w:r w:rsidR="00F63D5B">
          <w:t xml:space="preserve"> </w:t>
        </w:r>
      </w:ins>
      <w:bookmarkStart w:id="730" w:name="_Hlk84863964"/>
      <w:ins w:id="731" w:author="Jacob Cram" w:date="2021-10-10T17:41:00Z">
        <w:r w:rsidR="00F63D5B">
          <w:t>One possible source of disaggregation are zooplankton communities that have been found to specialize</w:t>
        </w:r>
      </w:ins>
      <w:ins w:id="732" w:author="Jacob Cram" w:date="2021-10-10T17:39:00Z">
        <w:r w:rsidR="00F63D5B">
          <w:t xml:space="preserve"> </w:t>
        </w:r>
      </w:ins>
      <w:ins w:id="733" w:author="Jacob Cram" w:date="2021-10-10T17:40:00Z">
        <w:r w:rsidR="00F63D5B">
          <w:t xml:space="preserve"> in feeding in the lower oxycline</w:t>
        </w:r>
      </w:ins>
      <w:ins w:id="734" w:author="Jacob Cram" w:date="2021-10-10T17:46:00Z">
        <w:r w:rsidR="003936E9">
          <w:t xml:space="preserve"> </w:t>
        </w:r>
      </w:ins>
      <w:r w:rsidR="003936E9">
        <w:fldChar w:fldCharType="begin"/>
      </w:r>
      <w:r w:rsidR="003936E9">
        <w:instrText xml:space="preserve"> ADDIN ZOTERO_ITEM CSL_CITATION {"citationID":"h19XUos3","properties":{"formattedCitation":"(Saltzman &amp; Wishner, 1997; Wishner et al., 1995)","plainCitation":"(Saltzman &amp; Wishner, 1997; Wishner et al., 1995)","noteIndex":0},"citationItems":[{"id":9947,"uris":["http://zotero.org/users/158097/items/IUFENRG8"],"uri":["http://zotero.org/users/158097/items/IUFENRG8"],"itemData":{"id":9947,"type":"article-journal","abstract":"The abundance and vertical distribution (O-1230 m) of copepods were studied in the eastern tropical Pacific near the seamount Volcano 7 to examine the influence of the extreme oxygen minimum zone (OMZ). Maximum zooplankton biomass and copepod abundance were in the thermocline zone. A secondary peak in biomass and copepod abundance was evident between 600 and 1000 m, which included the depth of the lower interface of the OMZ. This prominent secondary peak in zooplankton is a feature unique to OMZ regions. There were four general trends of vertical distribution of copepod abundance. These trends appeared to be related to the oxygen concentration and gradients. The most common vertical distribution was a pattern of maximum abundance in the mixed layer and thermocline zones, with a secondary maximum in the zone of the lower OMZ interface (600-1000 m). Clausocafanus spp., Oncaea, spp., Euchaeta spp., Oithona spp. and Corycaeus spp. showed this trend. Low oxygen concentration did not appear to restrict these groups, since they were present throughout the OMZ. The second vertical distributional pattern was vertical migration between the thermocline and the OMZ. Pleuromamma robusta showed this pattern, with maximum abundance at night in the thermocline zone and during the day in the core of the OMZ. In addition, there was a secondary maximum of abundance at the lower OMZ interface zone. The third type of distribution was shown by copepods that were abundant in the upper OMZ and at the lower OMZ interface zones. Eucalanus inermis. Haloptilusparalongicirrus and Heterostylites longicornis were dominant copepod species that exhibited this pattern. They were either absent from the mixed layer or at similar abundances in the mixed layer and upper OMZ. The fourth pattern was shown by copepod species that live primarily above the OMZ day and night. The majority of the species appeared to be tolerant of the extreme low oxygen concentrations. Rhincalanus spp. was the dominant copepod that was excluded by low oxygen concentrations. In general, species also found in other OMZ regions showed similar distributions in this study, indicating that low oxygen is a major controlling factor. Some vertical niche separation among congeneric species was indicated for Eucalanidae, Metridiidae and Augaptilidae. Published by Elsevier Science Ltd.","container-title":"Deep Sea Research Part I: Oceanographic Research Papers","DOI":"10.1016/S0967-0637(97)00006-X","ISSN":"09670637","issue":"6","journalAbbreviation":"Deep Sea Research Part I: Oceanographic Research Papers","language":"en","page":"931-954","source":"DOI.org (Crossref)","title":"Zooplankton ecology in the eastern tropical Pacific oxygen minimum zone above a seamount: 2. Vertical distribution of copepods","title-short":"Zooplankton ecology in the eastern tropical Pacific oxygen minimum zone above a seamount","volume":"44","author":[{"family":"Saltzman","given":"Jennifer"},{"family":"Wishner","given":"Karen F."}],"issued":{"date-parts":[["1997",6]]}}},{"id":9392,"uris":["http://zotero.org/users/158097/items/8V98P7WX"],"uri":["http://zotero.org/users/158097/items/8V98P7WX"],"itemData":{"id":9392,"type":"article-journal","abstract":"The distributions of pelagic and benthic fauna were examined in relation to the lower boundary of the oxygen minimum zone (OMZ) on and near Volcano 7, a seamount that penetrates this feature in the Eastern Tropical Pacific. Although the broad, pronounced OMZ in this region is an effective barrier for most zooplankton, zooplankton abundances, zooplankton feeding rates, and ambient suspended particulate organic carbon (POC) peaked sharply in the lower OMZ (about 740--800 m), in association with the minimum oxygen concentration and the increasing oxygen levels just below it. Zooplankton in the lower OMZ were also larger in size, and the pelagic community included some very abundant, possibly opportunistic, species. Elevated POC and scatter in the light transmission data suggested the existence of a thin, particle-rich, and carbon-rich pelagic layer at the base of the OMZ. Gut contents of planktonic detritivores implied opportunistic ingestion of bacterial aggregates, possibly from this layer. Benthic megafaunal abundances on the seamount, which extended up to 730 m, peaked at about 800 m. There was a consistent vertical progression in the depth of first occurrence of different megafaunal taxa in this depth range, similar to intertidal zonation. Although the vertical gradients of temperature, salinity, and oxygen were gradual at the lower OMZ interface (in contrast to the upper OMZ interface at the thermocline), temporal variability in oxygen levels due to internal wave-induced vertical excursions of the OMZ may produce the distinct zonation in the benthic fauna. The characteristics of the lower OMZ interface result from biological interactions with the chemical and organic matter gradients of the OMZ. Most zooplankton are probably excluded physiologically from pronounced OMZs. The zooplankton abundance peak at the lower interface of the OMZ occurs where oxygen becomes sufficiently high to permit the zooplankton to utilize the high concentrations of organic particles that have descended through the OMZ relatively unaltered because of low metazoan abundance. A similar scenario applies to megabenthic distributions. Plankton layers and a potential short food chain (bacteria to zooplankton) at OMZ interfaces suggest intense utilization and modification of organic material, localized within a thin midwater depth zone. This could be a potentially significant filter for organic material sinking to the deep-sea floor.","container-title":"Deep Sea Research Part I: Oceanographic Research Papers","DOI":"10.1016/0967-0637(94)00021-J","ISSN":"09670637","issue":"1","journalAbbreviation":"Deep Sea Research Part I: Oceanographic Research Papers","language":"en","page":"93-115","source":"DOI.org (Crossref)","title":"Pelagic and benthic ecology of the lower interface of the Eastern Tropical Pacific oxygen minimum zone","volume":"42","author":[{"family":"Wishner","given":"Karen F."},{"family":"Ashjian","given":"Carin J."},{"family":"Gelfman","given":"Celia"},{"family":"Gowing","given":"Marcia M."},{"family":"Kann","given":"Lisa"},{"family":"Levin","given":"Lisa A."},{"family":"Mullineaux","given":"Lauren S."},{"family":"Saltzman","given":"Jennifer"}],"issued":{"date-parts":[["1995",1]]}}}],"schema":"https://github.com/citation-style-language/schema/raw/master/csl-citation.json"} </w:instrText>
      </w:r>
      <w:r w:rsidR="003936E9">
        <w:fldChar w:fldCharType="separate"/>
      </w:r>
      <w:r w:rsidR="003936E9" w:rsidRPr="003936E9">
        <w:t>(Saltzman &amp; Wishner, 1997; Wishner et al., 1995)</w:t>
      </w:r>
      <w:r w:rsidR="003936E9">
        <w:fldChar w:fldCharType="end"/>
      </w:r>
      <w:ins w:id="735" w:author="Jacob Cram" w:date="2021-10-10T17:41:00Z">
        <w:r w:rsidR="00F63D5B">
          <w:t xml:space="preserve">. </w:t>
        </w:r>
        <w:bookmarkStart w:id="736" w:name="_Hlk84863944"/>
        <w:r w:rsidR="00F63D5B">
          <w:t>This</w:t>
        </w:r>
      </w:ins>
      <w:ins w:id="737" w:author="Jacob Cram" w:date="2021-10-10T17:40:00Z">
        <w:r w:rsidR="00F63D5B">
          <w:t xml:space="preserve"> increased </w:t>
        </w:r>
      </w:ins>
      <w:ins w:id="738" w:author="Jacob Cram" w:date="2021-10-11T16:58:00Z">
        <w:r w:rsidR="00663AD4">
          <w:t>disaggregation</w:t>
        </w:r>
      </w:ins>
      <w:ins w:id="739" w:author="Jacob Cram" w:date="2021-10-10T17:40:00Z">
        <w:r w:rsidR="00F63D5B">
          <w:t xml:space="preserve"> could be the result of a community that actively seeks out the lower oxycline and the particles that have escaped remineralization</w:t>
        </w:r>
      </w:ins>
      <w:ins w:id="740" w:author="Jacob Cram" w:date="2021-10-10T17:41:00Z">
        <w:r w:rsidR="00F63D5B">
          <w:t>.</w:t>
        </w:r>
      </w:ins>
      <w:ins w:id="741" w:author="Jacob Cram" w:date="2021-10-10T17:43:00Z">
        <w:r w:rsidR="00F63D5B">
          <w:t xml:space="preserve"> </w:t>
        </w:r>
      </w:ins>
      <w:ins w:id="742" w:author="Jacob Cram" w:date="2021-10-10T17:44:00Z">
        <w:r w:rsidR="003936E9">
          <w:t xml:space="preserve">Such a community would likely be comprised </w:t>
        </w:r>
      </w:ins>
      <w:ins w:id="743" w:author="Jacob Cram" w:date="2021-10-11T16:58:00Z">
        <w:r w:rsidR="00663AD4">
          <w:t>primarily</w:t>
        </w:r>
      </w:ins>
      <w:ins w:id="744" w:author="Jacob Cram" w:date="2021-10-10T17:43:00Z">
        <w:r w:rsidR="00F63D5B">
          <w:t xml:space="preserve"> of small organisms which the EK60 is not able to measure </w:t>
        </w:r>
        <w:r w:rsidR="003936E9">
          <w:t>at this depth</w:t>
        </w:r>
        <w:bookmarkEnd w:id="736"/>
        <w:r w:rsidR="003936E9">
          <w:t>.</w:t>
        </w:r>
      </w:ins>
      <w:r>
        <w:t xml:space="preserve"> </w:t>
      </w:r>
      <w:bookmarkEnd w:id="730"/>
      <w:r>
        <w:t xml:space="preserve">One possible source </w:t>
      </w:r>
      <w:commentRangeEnd w:id="727"/>
      <w:r w:rsidR="00234915">
        <w:rPr>
          <w:rStyle w:val="CommentReference"/>
        </w:rPr>
        <w:commentReference w:id="727"/>
      </w:r>
      <w:commentRangeEnd w:id="728"/>
      <w:r w:rsidR="003936E9">
        <w:rPr>
          <w:rStyle w:val="CommentReference"/>
        </w:rPr>
        <w:commentReference w:id="728"/>
      </w:r>
      <w:r>
        <w:t xml:space="preserve">of horizontal transport is colloids in a deep iron plume </w:t>
      </w:r>
      <w:r w:rsidR="00EC3855">
        <w:fldChar w:fldCharType="begin"/>
      </w:r>
      <w:r w:rsidR="00DF46B2">
        <w:instrText xml:space="preserve"> ADDIN ZOTERO_ITEM CSL_CITATION {"citationID":"aKi4Wo49","properties":{"formattedCitation":"(Homoky et al., 2021; Lam et al., 2020)","plainCitation":"(Homoky et al., 2021; Lam et al., 2020)","noteIndex":0},"citationItems":[{"id":9393,"uris":["http://zotero.org/users/158097/items/RC7DHM6W"],"uri":["http://zotero.org/users/158097/items/RC7DHM6W"],"itemData":{"id":9393,"type":"article-journal","abstract":"Dissolution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DF46B2" w:rsidRPr="00DF46B2">
        <w:t>(Homoky et al., 2021; Lam et al., 2020)</w:t>
      </w:r>
      <w:r w:rsidR="00EC3855">
        <w:fldChar w:fldCharType="end"/>
      </w:r>
      <w:r>
        <w:t>.</w:t>
      </w:r>
    </w:p>
    <w:p w14:paraId="0000007A" w14:textId="77777777" w:rsidR="00104E87" w:rsidRDefault="004D045E" w:rsidP="00EF63F8">
      <w:pPr>
        <w:pStyle w:val="Heading2"/>
      </w:pPr>
      <w:bookmarkStart w:id="746" w:name="bookmark=id.2p2csry" w:colFirst="0" w:colLast="0"/>
      <w:bookmarkEnd w:id="746"/>
      <w:r>
        <w:t>Zooplankton likely transport organic matter into the ODZ core</w:t>
      </w:r>
    </w:p>
    <w:p w14:paraId="3A55F41E" w14:textId="3E49BA9B" w:rsidR="00F94AB5" w:rsidRDefault="004D045E" w:rsidP="00EF63F8">
      <w:r>
        <w:t xml:space="preserve">Predicted flux levels sometimes increase between 275 m and 625 m, and at all other times attenuate very slowly in this region. The EK60 data suggest the diel migration of all sizes of organisms to this region, agreeing with previous analysis of copepods collected with nets </w:t>
      </w:r>
      <w:r w:rsidR="00EC3855">
        <w:fldChar w:fldCharType="begin"/>
      </w:r>
      <w:r w:rsidR="00DF46B2">
        <w:instrText xml:space="preserve"> ADDIN ZOTERO_ITEM CSL_CITATION {"citationID":"2qkxcFjm","properties":{"formattedCitation":"(Wishner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DF46B2">
        <w:rPr>
          <w:rFonts w:ascii="Cambria Math" w:hAnsi="Cambria Math" w:cs="Cambria Math"/>
        </w:rPr>
        <w:instrText>∘</w:instrText>
      </w:r>
      <w:r w:rsidR="00DF46B2">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DF46B2">
        <w:rPr>
          <w:rFonts w:ascii="Cambria Math" w:hAnsi="Cambria Math" w:cs="Cambria Math"/>
        </w:rPr>
        <w:instrText>∼</w:instrText>
      </w:r>
      <w:r w:rsidR="00DF46B2">
        <w:instrText>600 to\n</w:instrText>
      </w:r>
      <w:r w:rsidR="00DF46B2">
        <w:rPr>
          <w:rFonts w:ascii="Cambria Math" w:hAnsi="Cambria Math" w:cs="Cambria Math"/>
        </w:rPr>
        <w:instrText>∼</w:instrText>
      </w:r>
      <w:r w:rsidR="00DF46B2">
        <w:instrText>800 m, and the depth of diapause for Eucalanus inermis shifted from\n</w:instrText>
      </w:r>
      <w:r w:rsidR="00DF46B2">
        <w:rPr>
          <w:rFonts w:ascii="Cambria Math" w:hAnsi="Cambria Math" w:cs="Cambria Math"/>
        </w:rPr>
        <w:instrText>∼</w:instrText>
      </w:r>
      <w:r w:rsidR="00DF46B2">
        <w:instrText xml:space="preserve">500 to </w:instrText>
      </w:r>
      <w:r w:rsidR="00DF46B2">
        <w:rPr>
          <w:rFonts w:ascii="Cambria Math" w:hAnsi="Cambria Math" w:cs="Cambria Math"/>
        </w:rPr>
        <w:instrText>∼</w:instrText>
      </w:r>
      <w:r w:rsidR="00DF46B2">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DF46B2">
        <w:rPr>
          <w:rFonts w:ascii="Cambria Math" w:hAnsi="Cambria Math" w:cs="Cambria Math"/>
        </w:rPr>
        <w:instrText>∼</w:instrText>
      </w:r>
      <w:r w:rsidR="00DF46B2">
        <w:instrText>20 m) when the aerobic mixed layer was thin and the low-oxygen OMZ broad, but it was much deeper (</w:instrText>
      </w:r>
      <w:r w:rsidR="00DF46B2">
        <w:rPr>
          <w:rFonts w:ascii="Cambria Math" w:hAnsi="Cambria Math" w:cs="Cambria Math"/>
        </w:rPr>
        <w:instrText>∼</w:instrText>
      </w:r>
      <w:r w:rsidR="00DF46B2">
        <w:instrText xml:space="preserve">100 m) when the mixed\nlayer and higher oxygen extended deeper; daytime depth in both situations\nwas </w:instrText>
      </w:r>
      <w:r w:rsidR="00DF46B2">
        <w:rPr>
          <w:rFonts w:ascii="Cambria Math" w:hAnsi="Cambria Math" w:cs="Cambria Math"/>
        </w:rPr>
        <w:instrText>∼</w:instrText>
      </w:r>
      <w:r w:rsidR="00DF46B2">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DF46B2" w:rsidRPr="00DF46B2">
        <w:t>(Wishner et al., 2020)</w:t>
      </w:r>
      <w:r w:rsidR="00EC3855">
        <w:fldChar w:fldCharType="end"/>
      </w:r>
      <w:r>
        <w:t xml:space="preserve">. Taken together, the concurrent </w:t>
      </w:r>
      <w:r w:rsidR="005E0393">
        <w:t xml:space="preserve">intermittent increases in flux with </w:t>
      </w:r>
      <w:r>
        <w:t>diel migration</w:t>
      </w:r>
      <w:r w:rsidR="005E0393">
        <w:t xml:space="preserve"> in the top 500 m</w:t>
      </w:r>
      <w:r>
        <w:t xml:space="preserve"> suggests that zooplankton are transporting organic matter. </w:t>
      </w:r>
      <w:commentRangeStart w:id="747"/>
      <w:commentRangeStart w:id="748"/>
      <w:commentRangeStart w:id="749"/>
      <w:commentRangeStart w:id="750"/>
      <w:del w:id="751" w:author="Jacob Cram" w:date="2021-10-10T17:48:00Z">
        <w:r w:rsidDel="003936E9">
          <w:delText>That</w:delText>
        </w:r>
      </w:del>
      <w:ins w:id="752" w:author="Jacob Cram" w:date="2021-10-10T17:51:00Z">
        <w:r w:rsidR="0016545B">
          <w:t>The observation that</w:t>
        </w:r>
      </w:ins>
      <w:commentRangeStart w:id="753"/>
      <w:ins w:id="754" w:author="Clara Fuchsman" w:date="2021-10-16T17:02:00Z">
        <w:r w:rsidR="000A13CB">
          <w:t xml:space="preserve"> </w:t>
        </w:r>
        <w:commentRangeEnd w:id="753"/>
        <w:r w:rsidR="000A13CB">
          <w:rPr>
            <w:rStyle w:val="CommentReference"/>
          </w:rPr>
          <w:commentReference w:id="753"/>
        </w:r>
      </w:ins>
      <w:del w:id="755" w:author="Jacob Cram" w:date="2021-10-10T17:48:00Z">
        <w:r w:rsidDel="003936E9">
          <w:delText xml:space="preserve"> t</w:delText>
        </w:r>
      </w:del>
      <w:ins w:id="756" w:author="Jacob Cram" w:date="2021-10-10T17:52:00Z">
        <w:r w:rsidR="0016545B">
          <w:t>t</w:t>
        </w:r>
      </w:ins>
      <w:r>
        <w:t>he rate of change</w:t>
      </w:r>
      <w:commentRangeEnd w:id="747"/>
      <w:r w:rsidR="00234915">
        <w:rPr>
          <w:rStyle w:val="CommentReference"/>
        </w:rPr>
        <w:commentReference w:id="747"/>
      </w:r>
      <w:commentRangeEnd w:id="748"/>
      <w:r w:rsidR="003936E9">
        <w:rPr>
          <w:rStyle w:val="CommentReference"/>
        </w:rPr>
        <w:commentReference w:id="748"/>
      </w:r>
      <w:r>
        <w:t xml:space="preserve"> in flux</w:t>
      </w:r>
      <w:ins w:id="758" w:author="Jacob Cram" w:date="2021-10-10T17:49:00Z">
        <w:r w:rsidR="0016545B">
          <w:t xml:space="preserve"> changes</w:t>
        </w:r>
      </w:ins>
      <w:r>
        <w:t xml:space="preserve"> with depth suggests some </w:t>
      </w:r>
      <w:commentRangeStart w:id="759"/>
      <w:commentRangeStart w:id="760"/>
      <w:r w:rsidR="0073043C">
        <w:t>day-to-day</w:t>
      </w:r>
      <w:r>
        <w:t xml:space="preserve"> variability in this transport.</w:t>
      </w:r>
      <w:commentRangeEnd w:id="749"/>
      <w:r w:rsidR="00B15C4F">
        <w:rPr>
          <w:rStyle w:val="CommentReference"/>
        </w:rPr>
        <w:commentReference w:id="749"/>
      </w:r>
      <w:commentRangeEnd w:id="750"/>
      <w:r w:rsidR="003936E9">
        <w:rPr>
          <w:rStyle w:val="CommentReference"/>
        </w:rPr>
        <w:commentReference w:id="750"/>
      </w:r>
      <w:r>
        <w:t xml:space="preserve"> That</w:t>
      </w:r>
      <w:r w:rsidR="00F94AB5">
        <w:t xml:space="preserve"> this rate</w:t>
      </w:r>
      <w:r>
        <w:t xml:space="preserve"> does not vary statistically significantly between day </w:t>
      </w:r>
      <w:commentRangeEnd w:id="759"/>
      <w:r w:rsidR="00331E8F">
        <w:rPr>
          <w:rStyle w:val="CommentReference"/>
        </w:rPr>
        <w:commentReference w:id="759"/>
      </w:r>
      <w:commentRangeEnd w:id="760"/>
      <w:r w:rsidR="0016545B">
        <w:rPr>
          <w:rStyle w:val="CommentReference"/>
        </w:rPr>
        <w:commentReference w:id="760"/>
      </w:r>
      <w:r>
        <w:t>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transport which may smooth out any diel signal. Another possibility given that the</w:t>
      </w:r>
      <w:r w:rsidR="005E0393">
        <w:t xml:space="preserve"> smal</w:t>
      </w:r>
      <w:r w:rsidR="005F35A0">
        <w:t>l</w:t>
      </w:r>
      <w:r>
        <w:t xml:space="preserve"> magnitude of the </w:t>
      </w:r>
      <w:r w:rsidR="008422C4">
        <w:t>day-to-day</w:t>
      </w:r>
      <w:r>
        <w:t xml:space="preserve"> variability in apparent particle flux</w:t>
      </w:r>
      <w:r w:rsidR="005E0393">
        <w:t>,</w:t>
      </w:r>
      <w:r>
        <w:t xml:space="preserve"> is small is that the zooplankton themselves, which likely make up about 5% of what the UVP counts as particles, may be driving this apparent pattern and that particle flux itself does not vary.</w:t>
      </w:r>
      <w:r w:rsidR="00C92D2E">
        <w:t xml:space="preserve"> </w:t>
      </w:r>
      <w:r w:rsidR="008072AE">
        <w:t>More likely, especially given the observation that this</w:t>
      </w:r>
      <w:r w:rsidR="002B345B">
        <w:t xml:space="preserve"> flux</w:t>
      </w:r>
      <w:r w:rsidR="008072AE">
        <w:t xml:space="preserve"> variability </w:t>
      </w:r>
      <w:r w:rsidR="00394613">
        <w:t>did not</w:t>
      </w:r>
      <w:r w:rsidR="008072AE">
        <w:t xml:space="preserve"> track well with the within day</w:t>
      </w:r>
      <w:r w:rsidR="003D07DB">
        <w:t xml:space="preserve"> backscattering</w:t>
      </w:r>
      <w:r w:rsidR="008072AE">
        <w:t xml:space="preserve"> </w:t>
      </w:r>
      <w:r w:rsidR="003D07DB">
        <w:t>patterns</w:t>
      </w:r>
      <w:r w:rsidR="008072AE">
        <w:t xml:space="preserve"> seen by the EK60 and the small number of particles that are zooplankton, is that </w:t>
      </w:r>
      <w:r w:rsidR="0073043C">
        <w:t>this</w:t>
      </w:r>
      <w:r w:rsidR="008072AE">
        <w:t xml:space="preserve"> factor accounts for some</w:t>
      </w:r>
      <w:r w:rsidR="0073043C">
        <w:t>, but not all,</w:t>
      </w:r>
      <w:r w:rsidR="008072AE">
        <w:t xml:space="preserve"> of the observed variability in flux. An additional source of temporal variability in flux is variation in particle export from the photic zone.</w:t>
      </w:r>
    </w:p>
    <w:p w14:paraId="0000007B" w14:textId="3997486E" w:rsidR="00104E87" w:rsidRDefault="00EC3855" w:rsidP="00EF63F8">
      <w:commentRangeStart w:id="763"/>
      <w:r>
        <w:lastRenderedPageBreak/>
        <w:t>Zooplankton are</w:t>
      </w:r>
      <w:ins w:id="764" w:author="Jacob Cram" w:date="2021-10-10T17:52:00Z">
        <w:r w:rsidR="0016545B">
          <w:t xml:space="preserve"> also</w:t>
        </w:r>
      </w:ins>
      <w:r>
        <w:t xml:space="preserve"> known to </w:t>
      </w:r>
      <w:del w:id="765" w:author="Jacob Cram" w:date="2021-10-10T17:52:00Z">
        <w:r w:rsidDel="0016545B">
          <w:delText xml:space="preserve">also </w:delText>
        </w:r>
        <w:commentRangeEnd w:id="763"/>
        <w:r w:rsidR="0095032E" w:rsidDel="0016545B">
          <w:rPr>
            <w:rStyle w:val="CommentReference"/>
          </w:rPr>
          <w:commentReference w:id="763"/>
        </w:r>
      </w:del>
      <w:r>
        <w:t xml:space="preserve">congregate at the lower boundaries of ODZs </w:t>
      </w:r>
      <w:r>
        <w:fldChar w:fldCharType="begin"/>
      </w:r>
      <w:r w:rsidR="00DF46B2">
        <w:instrText xml:space="preserve"> ADDIN ZOTERO_ITEM CSL_CITATION {"citationID":"BiW82fXC","properties":{"formattedCitation":"(Wishner et al., 2018, 2020)","plainCitation":"(Wishner et al., 2018, 2020)","noteIndex":0},"citationItems":[{"id":9390,"uris":["http://zotero.org/users/158097/items/W4XP2JHC"],"uri":["http://zotero.org/users/158097/items/W4XP2JHC"],"itemData":{"id":9390,"type":"article-journal","abstract":"Oxygen minimum zones (OMZs), large midwater regions of very low oxygen, are expected to expand as a result of climate change. While oxygen is known to be important in structuring midwater ecosystems, a precise and mechanistic understanding of the effects of oxygen on zooplankton is lacking. Zooplankton are important components of midwater food webs and biogeochemical cycles. Here, we show that, in the eastern tropical North Pacific OMZ, previously undescribed submesoscale oxygen variability has a direct effect on the distribution of many major zooplankton groups. Despite extraordinary hypoxia tolerance, many zooplankton live near their physiological limits and respond to slight (≤1%) changes in oxygen. Ocean oxygen loss (deoxygenation) may, thus, elicit major unanticipated changes to midwater ecosystem structure and function.","container-title":"Science Advances","DOI":"10.1126/sciadv.aau5180","ISSN":"2375-2548","issue":"12","journalAbbreviation":"Sci. Adv.","language":"en","page":"eaau5180","source":"DOI.org (Crossref)","title":"Ocean deoxygenation and zooplankton: Very small oxygen differences matter","title-short":"Ocean deoxygenation and zooplankton","volume":"4","author":[{"family":"Wishner","given":"K. F."},{"family":"Seibel","given":"B. A."},{"family":"Roman","given":"C."},{"family":"Deutsch","given":"C."},{"family":"Outram","given":"D."},{"family":"Shaw","given":"C. T."},{"family":"Birk","given":"M. A."},{"family":"Mislan","given":"K. A. S."},{"family":"Adams","given":"T. J."},{"family":"Moore","given":"D."},{"family":"Riley","given":"S."}],"issued":{"date-parts":[["2018",12]]}}},{"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DF46B2">
        <w:rPr>
          <w:rFonts w:ascii="Cambria Math" w:hAnsi="Cambria Math" w:cs="Cambria Math"/>
        </w:rPr>
        <w:instrText>∘</w:instrText>
      </w:r>
      <w:r w:rsidR="00DF46B2">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DF46B2">
        <w:rPr>
          <w:rFonts w:ascii="Cambria Math" w:hAnsi="Cambria Math" w:cs="Cambria Math"/>
        </w:rPr>
        <w:instrText>∼</w:instrText>
      </w:r>
      <w:r w:rsidR="00DF46B2">
        <w:instrText>600 to\n</w:instrText>
      </w:r>
      <w:r w:rsidR="00DF46B2">
        <w:rPr>
          <w:rFonts w:ascii="Cambria Math" w:hAnsi="Cambria Math" w:cs="Cambria Math"/>
        </w:rPr>
        <w:instrText>∼</w:instrText>
      </w:r>
      <w:r w:rsidR="00DF46B2">
        <w:instrText>800 m, and the depth of diapause for Eucalanus inermis shifted from\n</w:instrText>
      </w:r>
      <w:r w:rsidR="00DF46B2">
        <w:rPr>
          <w:rFonts w:ascii="Cambria Math" w:hAnsi="Cambria Math" w:cs="Cambria Math"/>
        </w:rPr>
        <w:instrText>∼</w:instrText>
      </w:r>
      <w:r w:rsidR="00DF46B2">
        <w:instrText xml:space="preserve">500 to </w:instrText>
      </w:r>
      <w:r w:rsidR="00DF46B2">
        <w:rPr>
          <w:rFonts w:ascii="Cambria Math" w:hAnsi="Cambria Math" w:cs="Cambria Math"/>
        </w:rPr>
        <w:instrText>∼</w:instrText>
      </w:r>
      <w:r w:rsidR="00DF46B2">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DF46B2">
        <w:rPr>
          <w:rFonts w:ascii="Cambria Math" w:hAnsi="Cambria Math" w:cs="Cambria Math"/>
        </w:rPr>
        <w:instrText>∼</w:instrText>
      </w:r>
      <w:r w:rsidR="00DF46B2">
        <w:instrText>20 m) when the aerobic mixed layer was thin and the low-oxygen OMZ broad, but it was much deeper (</w:instrText>
      </w:r>
      <w:r w:rsidR="00DF46B2">
        <w:rPr>
          <w:rFonts w:ascii="Cambria Math" w:hAnsi="Cambria Math" w:cs="Cambria Math"/>
        </w:rPr>
        <w:instrText>∼</w:instrText>
      </w:r>
      <w:r w:rsidR="00DF46B2">
        <w:instrText xml:space="preserve">100 m) when the mixed\nlayer and higher oxygen extended deeper; daytime depth in both situations\nwas </w:instrText>
      </w:r>
      <w:r w:rsidR="00DF46B2">
        <w:rPr>
          <w:rFonts w:ascii="Cambria Math" w:hAnsi="Cambria Math" w:cs="Cambria Math"/>
        </w:rPr>
        <w:instrText>∼</w:instrText>
      </w:r>
      <w:r w:rsidR="00DF46B2">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fldChar w:fldCharType="separate"/>
      </w:r>
      <w:r w:rsidR="00DF46B2" w:rsidRPr="00DF46B2">
        <w:t>(Wishner et al., 2018, 2020)</w:t>
      </w:r>
      <w:r>
        <w:fldChar w:fldCharType="end"/>
      </w:r>
      <w:r>
        <w:t xml:space="preserve"> and high urea concentrations in the lower oxycline of the ETNP has been suggested to be due to these zooplankton </w:t>
      </w:r>
      <w:r>
        <w:fldChar w:fldCharType="begin"/>
      </w:r>
      <w:r w:rsidR="00DF46B2">
        <w:instrText xml:space="preserve"> ADDIN ZOTERO_ITEM CSL_CITATION {"citationID":"RHVTSz3U","properties":{"formattedCitation":"(Widner et al., 2018)","plainCitation":"(Widner et al., 2018)","noteIndex":0},"citationItems":[{"id":5902,"uris":["http://zotero.org/users/158097/items/4K4XMMG8"],"uri":["http://zotero.org/users/158097/items/4K4XMMG8"],"itemData":{"id":5902,"type":"article-journal","abstract":"In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sidR="00DF46B2">
        <w:rPr>
          <w:rFonts w:ascii="Cambria Math" w:hAnsi="Cambria Math" w:cs="Cambria Math"/>
        </w:rPr>
        <w:instrText>∼</w:instrText>
      </w:r>
      <w:r w:rsidR="00DF46B2">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fldChar w:fldCharType="separate"/>
      </w:r>
      <w:r w:rsidR="00DF46B2" w:rsidRPr="00DF46B2">
        <w:t>(Widner et al., 2018)</w:t>
      </w:r>
      <w:r>
        <w:fldChar w:fldCharType="end"/>
      </w:r>
      <w:r>
        <w:t xml:space="preserve">. Beam attenuation indicates a third peak in the oxycline below the ODZ. We do not see this congregation in the EK60 data. However, it is possible that small organisms do congregate here, but are not detected by the EK60’s 12000 and 20000 </w:t>
      </w:r>
      <w:proofErr w:type="spellStart"/>
      <w:r>
        <w:t>kHZ</w:t>
      </w:r>
      <w:proofErr w:type="spellEnd"/>
      <w:r>
        <w:t xml:space="preserve"> signals, which do not penetrate to 1000</w:t>
      </w:r>
      <w:r w:rsidR="006065A2">
        <w:t xml:space="preserve"> m</w:t>
      </w:r>
      <w:r>
        <w:t xml:space="preserve"> in our data. The EK60 data do however suggest that larger, krill to fish sized organisms are not abundant in the lower oxycline.</w:t>
      </w:r>
      <w:del w:id="766" w:author="Clara Fuchsman" w:date="2021-10-16T17:05:00Z">
        <w:r w:rsidDel="000A13CB">
          <w:delText xml:space="preserve"> Alternatively, the beam attenuation signal could have a non-zooplankton source, </w:delText>
        </w:r>
      </w:del>
      <w:del w:id="767" w:author="Clara Fuchsman" w:date="2021-10-16T17:03:00Z">
        <w:r w:rsidDel="000A13CB">
          <w:delText>such as in-situ formation</w:delText>
        </w:r>
        <w:r w:rsidR="00C92D2E" w:rsidDel="000A13CB">
          <w:delText xml:space="preserve"> by chemoautotrophic processes</w:delText>
        </w:r>
        <w:r w:rsidDel="000A13CB">
          <w:delText xml:space="preserve"> </w:delText>
        </w:r>
      </w:del>
      <w:del w:id="768" w:author="Clara Fuchsman" w:date="2021-10-16T17:05:00Z">
        <w:r w:rsidDel="000A13CB">
          <w:delText>or horizontal advection of small particles.</w:delText>
        </w:r>
      </w:del>
      <w:bookmarkStart w:id="769" w:name="bookmark=id.147n2zr" w:colFirst="0" w:colLast="0"/>
      <w:bookmarkEnd w:id="769"/>
    </w:p>
    <w:p w14:paraId="0000007C" w14:textId="77777777" w:rsidR="00104E87" w:rsidRDefault="004D045E" w:rsidP="00EF63F8">
      <w:pPr>
        <w:pStyle w:val="Heading2"/>
      </w:pPr>
      <w:r>
        <w:t>Zooplankton likely disaggregate particles in the ODZ core</w:t>
      </w:r>
    </w:p>
    <w:p w14:paraId="0000007D" w14:textId="40184994" w:rsidR="00104E87" w:rsidRDefault="004D045E" w:rsidP="00EF63F8">
      <w:r>
        <w:t xml:space="preserve">The observation that there is greater flux by </w:t>
      </w:r>
      <w:del w:id="770" w:author="Jacob Cram" w:date="2021-10-10T15:40:00Z">
        <w:r w:rsidDel="00090509">
          <w:delText xml:space="preserve">small </w:delText>
        </w:r>
      </w:del>
      <w:ins w:id="771" w:author="Jacob Cram" w:date="2021-10-10T15:40:00Z">
        <w:r w:rsidR="00090509">
          <w:t xml:space="preserve">microaggregate </w:t>
        </w:r>
      </w:ins>
      <w:r>
        <w:t>particles (&lt; 500</w:t>
      </w:r>
      <w:r w:rsidR="00EC3855">
        <w:t xml:space="preserve"> </w:t>
      </w:r>
      <w:proofErr w:type="spellStart"/>
      <w:r w:rsidR="00EC3855">
        <w:t>μm</w:t>
      </w:r>
      <w:proofErr w:type="spellEnd"/>
      <w:r>
        <w:t xml:space="preserve">) than would be predicted by remineralization and sinking alone (Figure 7), between the photic zone and 500 m suggests that some process is disaggregating large particles into smaller ones. That this apparent disaggregation corresponds with the region where migratory organisms are found suggests that some of these organisms, likely small animals such as copepods and euphausiids </w:t>
      </w:r>
      <w:r w:rsidR="00EC3855">
        <w:fldChar w:fldCharType="begin"/>
      </w:r>
      <w:r w:rsidR="00DF46B2">
        <w:instrText xml:space="preserve"> ADDIN ZOTERO_ITEM CSL_CITATION {"citationID":"TgtFmMEr","properties":{"formattedCitation":"(Herrera et al., 2019; Maas et al., 2014)","plainCitation":"(Herrera et al., 2019; Maas et al., 2014)","noteIndex":0},"citationItems":[{"id":8969,"uris":["http://zotero.org/users/158097/items/R8SPHHHI"],"uri":["http://zotero.org/users/158097/items/R8SPHHHI"],"itemData":{"id":8969,"type":"article-journal","abstract":"Knowledge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DF46B2">
        <w:rPr>
          <w:rFonts w:ascii="Cambria Math" w:hAnsi="Cambria Math" w:cs="Cambria Math"/>
        </w:rPr>
        <w:instrText>∼</w:instrText>
      </w:r>
      <w:r w:rsidR="00DF46B2">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DF46B2" w:rsidRPr="00DF46B2">
        <w:t>(Herrera et al., 2019; Maas et al., 2014)</w:t>
      </w:r>
      <w:r w:rsidR="00EC3855">
        <w:fldChar w:fldCharType="end"/>
      </w:r>
      <w:r>
        <w:t xml:space="preserve">, may break down particles </w:t>
      </w:r>
      <w:r w:rsidR="00EC3855">
        <w:fldChar w:fldCharType="begin"/>
      </w:r>
      <w:r w:rsidR="00DF46B2">
        <w:instrText xml:space="preserve"> ADDIN ZOTERO_ITEM CSL_CITATION {"citationID":"smU9k4pV","properties":{"formattedCitation":"(Dilling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DF46B2" w:rsidRPr="00DF46B2">
        <w:t>(Dilling &amp; Alldredge, 2000; Goldthwait et al., 2005)</w:t>
      </w:r>
      <w:r w:rsidR="00EC3855">
        <w:fldChar w:fldCharType="end"/>
      </w:r>
      <w:r>
        <w:t xml:space="preserve">. </w:t>
      </w:r>
      <w:commentRangeStart w:id="772"/>
      <w:commentRangeStart w:id="773"/>
      <w:r>
        <w:t>While</w:t>
      </w:r>
      <w:ins w:id="774" w:author="Jacob Cram" w:date="2021-10-10T17:52:00Z">
        <w:r w:rsidR="0016545B">
          <w:t xml:space="preserve">, in </w:t>
        </w:r>
      </w:ins>
      <w:ins w:id="775" w:author="Jacob Cram" w:date="2021-10-10T17:53:00Z">
        <w:r w:rsidR="0016545B">
          <w:t>principle,</w:t>
        </w:r>
      </w:ins>
      <w:r>
        <w:t xml:space="preserve"> other processes </w:t>
      </w:r>
      <w:commentRangeEnd w:id="772"/>
      <w:r w:rsidR="0095032E">
        <w:rPr>
          <w:rStyle w:val="CommentReference"/>
        </w:rPr>
        <w:commentReference w:id="772"/>
      </w:r>
      <w:commentRangeEnd w:id="773"/>
      <w:r w:rsidR="0016545B">
        <w:rPr>
          <w:rStyle w:val="CommentReference"/>
        </w:rPr>
        <w:commentReference w:id="773"/>
      </w:r>
      <w:r>
        <w:t xml:space="preserve">such as horizontal advection of water containing </w:t>
      </w:r>
      <w:del w:id="777" w:author="Jacob Cram" w:date="2021-10-10T15:44:00Z">
        <w:r w:rsidDel="005F4022">
          <w:delText xml:space="preserve">small </w:delText>
        </w:r>
      </w:del>
      <w:ins w:id="778" w:author="Jacob Cram" w:date="2021-10-10T15:44:00Z">
        <w:r w:rsidR="005F4022">
          <w:t xml:space="preserve">microaggregate </w:t>
        </w:r>
      </w:ins>
      <w:r>
        <w:t xml:space="preserve">particles </w:t>
      </w:r>
      <w:r w:rsidR="00EC3855">
        <w:fldChar w:fldCharType="begin"/>
      </w:r>
      <w:r w:rsidR="00DF46B2">
        <w:instrText xml:space="preserve"> ADDIN ZOTERO_ITEM CSL_CITATION {"citationID":"HC7XlLan","properties":{"formattedCitation":"(Inthorn, 2005)","plainCitation":"(Inthorn, 2005)","noteIndex":0},"citationItems":[{"id":8963,"uris":["http://zotero.org/users/158097/items/YNCJ5G69"],"uri":["http://zotero.org/users/158097/items/YNCJ5G69"],"itemData":{"id":8963,"type":"article-journal","abstract":"This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DF46B2" w:rsidRPr="00DF46B2">
        <w:t>(Inthorn, 2005)</w:t>
      </w:r>
      <w:r w:rsidR="00EC3855">
        <w:fldChar w:fldCharType="end"/>
      </w:r>
      <w:r>
        <w:t xml:space="preserve"> could be responsible for this increase in </w:t>
      </w:r>
      <w:del w:id="779" w:author="Jacob Cram" w:date="2021-10-10T17:53:00Z">
        <w:r w:rsidDel="0016545B">
          <w:delText xml:space="preserve">small </w:delText>
        </w:r>
      </w:del>
      <w:ins w:id="780" w:author="Jacob Cram" w:date="2021-10-10T17:53:00Z">
        <w:r w:rsidR="0016545B">
          <w:t xml:space="preserve">microaggregates </w:t>
        </w:r>
      </w:ins>
      <w:r>
        <w:t xml:space="preserve">particles in principle, there is </w:t>
      </w:r>
      <w:commentRangeStart w:id="781"/>
      <w:proofErr w:type="spellStart"/>
      <w:r>
        <w:t>no</w:t>
      </w:r>
      <w:ins w:id="782" w:author="Jacob Cram" w:date="2021-10-10T17:53:00Z">
        <w:r w:rsidR="0016545B">
          <w:t>t</w:t>
        </w:r>
      </w:ins>
      <w:proofErr w:type="spellEnd"/>
      <w:r>
        <w:t xml:space="preserve"> </w:t>
      </w:r>
      <w:commentRangeEnd w:id="781"/>
      <w:r w:rsidR="0088755D">
        <w:rPr>
          <w:rStyle w:val="CommentReference"/>
        </w:rPr>
        <w:commentReference w:id="781"/>
      </w:r>
      <w:r>
        <w:t>reason to expect horizontal differences at this site, which is at the core of the ODZ and far from shore.</w:t>
      </w:r>
    </w:p>
    <w:p w14:paraId="0000007E" w14:textId="4989A0E9" w:rsidR="00104E87" w:rsidRDefault="004D045E" w:rsidP="00EF63F8">
      <w:commentRangeStart w:id="783"/>
      <w:commentRangeStart w:id="784"/>
      <w:r>
        <w:t xml:space="preserve">Other deviations from model assumptions could </w:t>
      </w:r>
      <w:del w:id="785" w:author="Jacob Cram" w:date="2021-10-10T17:53:00Z">
        <w:r w:rsidDel="0016545B">
          <w:delText xml:space="preserve">also </w:delText>
        </w:r>
      </w:del>
      <w:ins w:id="786" w:author="Jacob Cram" w:date="2021-10-10T17:53:00Z">
        <w:r w:rsidR="0016545B">
          <w:t xml:space="preserve">alternatively </w:t>
        </w:r>
      </w:ins>
      <w:r>
        <w:t xml:space="preserve">explain the increase in small particles relative to </w:t>
      </w:r>
      <w:commentRangeEnd w:id="783"/>
      <w:r w:rsidR="0095032E">
        <w:rPr>
          <w:rStyle w:val="CommentReference"/>
        </w:rPr>
        <w:commentReference w:id="783"/>
      </w:r>
      <w:commentRangeEnd w:id="784"/>
      <w:r w:rsidR="0016545B">
        <w:rPr>
          <w:rStyle w:val="CommentReference"/>
        </w:rPr>
        <w:commentReference w:id="784"/>
      </w:r>
      <w:r>
        <w:t xml:space="preserve">model predictions. In particular, </w:t>
      </w:r>
      <w:r w:rsidRPr="004309D9">
        <w:rPr>
          <w:highlight w:val="yellow"/>
          <w:rPrChange w:id="788" w:author="Clara Fuchsman" w:date="2021-10-16T17:27:00Z">
            <w:rPr/>
          </w:rPrChange>
        </w:rPr>
        <w:t>small particles</w:t>
      </w:r>
      <w:r>
        <w:t xml:space="preserve"> might break down more slowly than </w:t>
      </w:r>
      <w:r w:rsidRPr="004309D9">
        <w:rPr>
          <w:highlight w:val="yellow"/>
          <w:rPrChange w:id="789" w:author="Clara Fuchsman" w:date="2021-10-16T17:27:00Z">
            <w:rPr/>
          </w:rPrChange>
        </w:rPr>
        <w:t>large ones</w:t>
      </w:r>
      <w:r>
        <w:t xml:space="preserve">, or sink more quickly for their size than expected, as has been seen elsewhere </w:t>
      </w:r>
      <w:r w:rsidR="00EC3855">
        <w:fldChar w:fldCharType="begin"/>
      </w:r>
      <w:r w:rsidR="00DF46B2">
        <w:instrText xml:space="preserve"> ADDIN ZOTERO_ITEM CSL_CITATION {"citationID":"y9MTiiHo","properties":{"formattedCitation":"(McDonnell &amp; Buesseler, 2010)","plainCitation":"(McDonnell &amp; Buesseler, 2010)","noteIndex":0},"citationItems":[{"id":1062,"uris":["http://zotero.org/users/158097/items/S22USTIJ"],"uri":["http://zotero.org/users/158097/items/S22USTIJ"],"itemData":{"id":1062,"type":"article-journal","container-title":"Limnology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DF46B2" w:rsidRPr="00DF46B2">
        <w:t>(McDonnell &amp; Buesseler, 2010)</w:t>
      </w:r>
      <w:r w:rsidR="00EC3855">
        <w:fldChar w:fldCharType="end"/>
      </w:r>
      <w:r>
        <w:t>. Our model assumes a spherical particle drag profile, such that the particle sinking speed fractal dimension</w:t>
      </w:r>
      <w:r w:rsidR="006065A2">
        <w:t xml:space="preserve"> (γ)</w:t>
      </w:r>
      <w:r>
        <w:t xml:space="preserve"> is one less than the particle size fractal dimension</w:t>
      </w:r>
      <w:r w:rsidR="006065A2">
        <w:t xml:space="preserve"> (α)</w:t>
      </w:r>
      <w:r>
        <w:t xml:space="preserve"> </w:t>
      </w:r>
      <w:r w:rsidR="00EC3855">
        <w:fldChar w:fldCharType="begin"/>
      </w:r>
      <w:r w:rsidR="00DF46B2">
        <w:instrText xml:space="preserve"> ADDIN ZOTERO_ITEM CSL_CITATION {"citationID":"mNIjXDnP","properties":{"formattedCitation":"(Cram et al., 2018; Guidi et al., 2008)","plainCitation":"(Cram et al., 2018; Guidi et al., 2008)","noteIndex":0},"citationItems":[{"id":7302,"uris":["http://zotero.org/users/158097/items/ED3B4FEN"],"uri":["http://zotero.org/users/158097/items/ED3B4FEN"],"itemData":{"id":7302,"type":"article-journal","abstract":"The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DF46B2" w:rsidRPr="00DF46B2">
        <w:t>(Cram et al., 2018; Guidi et al., 2008)</w:t>
      </w:r>
      <w:r w:rsidR="00EC3855">
        <w:fldChar w:fldCharType="end"/>
      </w:r>
      <w:r>
        <w:t>, and that these two values sum to the particle flux fractal dimension. If any of these assumptions do not hold, the magnitude of the values may differ.</w:t>
      </w:r>
    </w:p>
    <w:p w14:paraId="0000007F" w14:textId="6D314B9B" w:rsidR="00104E87" w:rsidRDefault="004D045E" w:rsidP="00EF63F8">
      <w:r>
        <w:t xml:space="preserve">In contrast to the upper ODZ core, there is an apparent flattening of the particle size distribution below 500 m, beyond the expected effects generated by particle remineralization. This could suggest aggregation processes </w:t>
      </w:r>
      <w:r w:rsidR="004A766D">
        <w:fldChar w:fldCharType="begin"/>
      </w:r>
      <w:r w:rsidR="00DF46B2">
        <w:instrText xml:space="preserve"> ADDIN ZOTERO_ITEM CSL_CITATION {"citationID":"HPSdSq38","properties":{"formattedCitation":"(Burd &amp; Jackson, 2009)","plainCitation":"(Burd &amp; Jackson, 2009)","noteIndex":0},"citationItems":[{"id":5996,"uris":["http://zotero.org/users/158097/items/GVDQ6BME"],"uri":["http://zotero.org/users/158097/items/GVDQ6BME"],"itemData":{"id":5996,"type":"article-journal","abstract":"A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DF46B2" w:rsidRPr="00DF46B2">
        <w:t>(Burd &amp; Jackson, 2009)</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DF46B2">
        <w:instrText xml:space="preserve"> ADDIN ZOTERO_ITEM CSL_CITATION {"citationID":"WIrvtBtH","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DF46B2" w:rsidRPr="00DF46B2">
        <w:t>(2020)</w:t>
      </w:r>
      <w:r w:rsidR="004A766D">
        <w:fldChar w:fldCharType="end"/>
      </w:r>
      <w:r>
        <w:t xml:space="preserve"> Model 3, corresponding to </w:t>
      </w:r>
      <w:r w:rsidR="00374C9F">
        <w:rPr>
          <w:b/>
          <w:bCs/>
        </w:rPr>
        <w:t>H3</w:t>
      </w:r>
      <w:r>
        <w:t xml:space="preserve">, in which large particles remineralize slower than larger ones could also be occurring. Like aggregation, this process could be occurring through the </w:t>
      </w:r>
      <w:r w:rsidR="009C79F1">
        <w:t xml:space="preserve">ODZ </w:t>
      </w:r>
      <w:r>
        <w:t>but is overwhelmed by the effects of disaggregation above 500 m.</w:t>
      </w:r>
    </w:p>
    <w:p w14:paraId="00000080" w14:textId="77777777" w:rsidR="00104E87" w:rsidRDefault="004D045E" w:rsidP="00EF63F8">
      <w:pPr>
        <w:pStyle w:val="Heading2"/>
      </w:pPr>
      <w:bookmarkStart w:id="790" w:name="bookmark=id.3o7alnk" w:colFirst="0" w:colLast="0"/>
      <w:bookmarkEnd w:id="790"/>
      <w:r>
        <w:lastRenderedPageBreak/>
        <w:t>Water mass changes may affect particle flux and size changes</w:t>
      </w:r>
    </w:p>
    <w:p w14:paraId="60F17794" w14:textId="7CE13F9F" w:rsidR="001F2172" w:rsidRDefault="004D045E" w:rsidP="00EF63F8">
      <w:r>
        <w:t>The observation that particle flux begins to attenuate below 500</w:t>
      </w:r>
      <w:r w:rsidR="001F2172">
        <w:t xml:space="preserve"> </w:t>
      </w:r>
      <w:r>
        <w:t>m more quickly than it does between the base of the photic zone and 500</w:t>
      </w:r>
      <w:r w:rsidR="00C66B70">
        <w:t xml:space="preserve"> </w:t>
      </w:r>
      <w:r>
        <w:t xml:space="preserve">m </w:t>
      </w:r>
      <w:r w:rsidR="00074D11" w:rsidRPr="00074D11">
        <w:t>could be explained in part by a shift in water mass at this depth where AAIW begins to mix with NEPIW (Figure S2). The AAIW is suggested to have micromolar oxygen concentrations, as compared to the NEPIW, such that a small contribution of AAIW can raise the oxygen concentration</w:t>
      </w:r>
      <w:del w:id="791" w:author="Jacob Cram" w:date="2021-10-10T15:45:00Z">
        <w:r w:rsidR="00074D11" w:rsidRPr="00074D11" w:rsidDel="005F4022">
          <w:delText xml:space="preserve">. </w:delText>
        </w:r>
        <w:commentRangeStart w:id="792"/>
        <w:commentRangeStart w:id="793"/>
        <w:r w:rsidR="00074D11" w:rsidRPr="00074D11" w:rsidDel="005F4022">
          <w:delText>These conclusions are based on iodine oxidation state proxy data, likely as a result of having a different history than the overlying waters in which less organic matter has remineralized in this water mass by the time it reaches the ETNP</w:delText>
        </w:r>
      </w:del>
      <w:r w:rsidR="00074D11" w:rsidRPr="00074D11">
        <w:t xml:space="preserve"> </w:t>
      </w:r>
      <w:r w:rsidR="00074D11">
        <w:fldChar w:fldCharType="begin"/>
      </w:r>
      <w:r w:rsidR="00074D11">
        <w:instrText xml:space="preserve"> ADDIN ZOTERO_ITEM CSL_CITATION {"citationID":"p8ZZ1i1Q","properties":{"formattedCitation":"(Evans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074D11">
        <w:fldChar w:fldCharType="separate"/>
      </w:r>
      <w:r w:rsidR="00074D11" w:rsidRPr="00074D11">
        <w:t>(Evans et al., 2020)</w:t>
      </w:r>
      <w:r w:rsidR="00074D11">
        <w:fldChar w:fldCharType="end"/>
      </w:r>
      <w:commentRangeEnd w:id="792"/>
      <w:commentRangeEnd w:id="793"/>
      <w:del w:id="794" w:author="LineByLine" w:date="2021-10-08T15:59:00Z">
        <w:r w:rsidR="00074D11">
          <w:delText>.</w:delText>
        </w:r>
      </w:del>
      <w:ins w:id="795" w:author="R2" w:date="2021-10-08T15:56:00Z">
        <w:r w:rsidR="0095032E">
          <w:rPr>
            <w:rStyle w:val="CommentReference"/>
          </w:rPr>
          <w:commentReference w:id="792"/>
        </w:r>
      </w:ins>
      <w:r w:rsidR="005F4022">
        <w:rPr>
          <w:rStyle w:val="CommentReference"/>
        </w:rPr>
        <w:commentReference w:id="793"/>
      </w:r>
      <w:ins w:id="797" w:author="R2" w:date="2021-10-08T15:56:00Z">
        <w:r w:rsidR="00074D11">
          <w:t>.</w:t>
        </w:r>
      </w:ins>
      <w:customXmlInsRangeStart w:id="798" w:author="R2" w:date="2021-10-08T15:56:00Z"/>
      <w:sdt>
        <w:sdtPr>
          <w:tag w:val="goog_rdk_36"/>
          <w:id w:val="2084868292"/>
        </w:sdtPr>
        <w:sdtEndPr/>
        <w:sdtContent>
          <w:customXmlInsRangeEnd w:id="798"/>
          <w:customXmlInsRangeStart w:id="799" w:author="R2" w:date="2021-10-08T15:56:00Z"/>
        </w:sdtContent>
      </w:sdt>
      <w:customXmlInsRangeEnd w:id="799"/>
      <w:del w:id="800" w:author="R2" w:date="2021-10-08T15:56:00Z">
        <w:r w:rsidR="00074D11">
          <w:delText>.</w:delText>
        </w:r>
      </w:del>
      <w:customXmlInsRangeStart w:id="801" w:author="R1" w:date="2021-10-08T15:56:00Z"/>
      <w:sdt>
        <w:sdtPr>
          <w:tag w:val="goog_rdk_36"/>
          <w:id w:val="177468586"/>
        </w:sdtPr>
        <w:sdtEndPr/>
        <w:sdtContent>
          <w:customXmlInsRangeEnd w:id="801"/>
          <w:customXmlInsRangeStart w:id="802" w:author="R1" w:date="2021-10-08T15:56:00Z"/>
        </w:sdtContent>
      </w:sdt>
      <w:customXmlInsRangeEnd w:id="802"/>
      <w:r w:rsidR="004A766D">
        <w:t xml:space="preserve"> However, measurements taken at this station in 2012 observed zero oxygen though 800</w:t>
      </w:r>
      <w:r w:rsidR="005F4E9C">
        <w:t xml:space="preserve"> </w:t>
      </w:r>
      <w:r w:rsidR="004A766D">
        <w:t xml:space="preserve">m with the highly sensitive STOX electrode, suggesting that oxygen, if present, is below </w:t>
      </w:r>
      <w:commentRangeStart w:id="803"/>
      <w:del w:id="804" w:author="Clara Fuchsman" w:date="2021-10-16T17:06:00Z">
        <w:r w:rsidR="004A766D" w:rsidDel="000A13CB">
          <w:delText>2</w:delText>
        </w:r>
        <w:r w:rsidR="005F4E9C" w:rsidDel="000A13CB">
          <w:delText> </w:delText>
        </w:r>
      </w:del>
      <w:ins w:id="805" w:author="Clara Fuchsman" w:date="2021-10-16T17:06:00Z">
        <w:r w:rsidR="000A13CB">
          <w:t>7</w:t>
        </w:r>
        <w:commentRangeEnd w:id="803"/>
        <w:r w:rsidR="000A13CB">
          <w:rPr>
            <w:rStyle w:val="CommentReference"/>
          </w:rPr>
          <w:commentReference w:id="803"/>
        </w:r>
        <w:r w:rsidR="000A13CB">
          <w:t> </w:t>
        </w:r>
      </w:ins>
      <w:r w:rsidR="004A766D">
        <w:t xml:space="preserve">nM </w:t>
      </w:r>
      <w:r w:rsidR="001F2172">
        <w:fldChar w:fldCharType="begin"/>
      </w:r>
      <w:r w:rsidR="00DF46B2">
        <w:instrText xml:space="preserve"> ADDIN ZOTERO_ITEM CSL_CITATION {"citationID":"5NrEruDv","properties":{"formattedCitation":"(Tiano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DF46B2" w:rsidRPr="00DF46B2">
        <w:t>(</w:t>
      </w:r>
      <w:proofErr w:type="spellStart"/>
      <w:r w:rsidR="00DF46B2" w:rsidRPr="00DF46B2">
        <w:t>Tiano</w:t>
      </w:r>
      <w:proofErr w:type="spellEnd"/>
      <w:r w:rsidR="00DF46B2" w:rsidRPr="00DF46B2">
        <w:t xml:space="preserve"> et al., 2014)</w:t>
      </w:r>
      <w:r w:rsidR="001F2172">
        <w:fldChar w:fldCharType="end"/>
      </w:r>
      <w:r w:rsidR="004A766D">
        <w:t xml:space="preserve">. It is conceivable that the AAIW has </w:t>
      </w:r>
      <w:r w:rsidR="00074D11">
        <w:t>larger</w:t>
      </w:r>
      <w:r w:rsidR="00B22615">
        <w:t xml:space="preserve"> </w:t>
      </w:r>
      <w:r w:rsidR="004A766D">
        <w:t>particle size</w:t>
      </w:r>
      <w:r w:rsidR="00074D11">
        <w:t>s</w:t>
      </w:r>
      <w:r w:rsidR="004A766D">
        <w:t xml:space="preserve"> and </w:t>
      </w:r>
      <w:r w:rsidR="00B22615">
        <w:t>lower</w:t>
      </w:r>
      <w:r w:rsidR="00074D11">
        <w:t xml:space="preserve"> particle</w:t>
      </w:r>
      <w:r w:rsidR="00B22615">
        <w:t xml:space="preserve"> </w:t>
      </w:r>
      <w:r w:rsidR="004A766D">
        <w:t>abundance characteristics due to its having advected from different geographic regions than the overlying water</w:t>
      </w:r>
      <w:r w:rsidR="00B22615">
        <w:t xml:space="preserve">, but it is difficult to see why this would be the case as these water masses stay in the ODZ region for years </w:t>
      </w:r>
      <w:r w:rsidR="00394613">
        <w:fldChar w:fldCharType="begin"/>
      </w:r>
      <w:r w:rsidR="00DF46B2">
        <w:instrText xml:space="preserve"> ADDIN ZOTERO_ITEM CSL_CITATION {"citationID":"Rq9DPiwQ","properties":{"formattedCitation":"(DeVries et al., 2012)","plainCitation":"(DeVries et al., 2012)","noteIndex":0},"citationItems":[{"id":9486,"uris":["http://zotero.org/users/158097/items/A6GQHXQJ"],"uri":["http://zotero.org/users/158097/items/A6GQHXQJ"],"itemData":{"id":9486,"type":"article-journal","container-title":"Nature Geoscience","DOI":"10.1038/ngeo1515","ISSN":"1752-0894, 1752-0908","issue":"8","journalAbbreviation":"Nature Geosci","language":"en","page":"547-550","source":"DOI.org (Crossref)","title":"Global rates of water-column denitrification derived from nitrogen gas measurements","volume":"5","author":[{"family":"DeVries","given":"Tim"},{"family":"Deutsch","given":"Curtis"},{"family":"Primeau","given":"François"},{"family":"Chang","given":"Bonnie"},{"family":"Devol","given":"Allan"}],"issued":{"date-parts":[["2012",8]]}}}],"schema":"https://github.com/citation-style-language/schema/raw/master/csl-citation.json"} </w:instrText>
      </w:r>
      <w:r w:rsidR="00394613">
        <w:fldChar w:fldCharType="separate"/>
      </w:r>
      <w:r w:rsidR="00DF46B2" w:rsidRPr="00DF46B2">
        <w:t>(DeVries et al., 2012)</w:t>
      </w:r>
      <w:r w:rsidR="00394613">
        <w:fldChar w:fldCharType="end"/>
      </w:r>
      <w:r w:rsidR="00B22615">
        <w:t xml:space="preserve"> and particles have a much shorter residence time</w:t>
      </w:r>
      <w:r w:rsidR="004A766D">
        <w:t>.</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r w:rsidR="006065A2">
        <w:t xml:space="preserve"> </w:t>
      </w:r>
      <w:del w:id="806" w:author="Jacob Cram" w:date="2021-10-10T15:46:00Z">
        <w:r w:rsidR="006065A2" w:rsidDel="005F4022">
          <w:delText>The zooplankton at our site may be using water mass characteristics</w:delText>
        </w:r>
        <w:r w:rsidR="00F71511" w:rsidDel="005F4022">
          <w:delText xml:space="preserve">, </w:delText>
        </w:r>
        <w:commentRangeStart w:id="807"/>
        <w:commentRangeStart w:id="808"/>
        <w:r w:rsidR="00F71511" w:rsidDel="005F4022">
          <w:delText>such as temperature or salinity</w:delText>
        </w:r>
        <w:commentRangeEnd w:id="807"/>
        <w:r w:rsidR="0095032E" w:rsidDel="005F4022">
          <w:rPr>
            <w:rStyle w:val="CommentReference"/>
          </w:rPr>
          <w:commentReference w:id="807"/>
        </w:r>
      </w:del>
      <w:commentRangeEnd w:id="808"/>
      <w:r w:rsidR="005F4022">
        <w:rPr>
          <w:rStyle w:val="CommentReference"/>
        </w:rPr>
        <w:commentReference w:id="808"/>
      </w:r>
      <w:del w:id="810" w:author="Jacob Cram" w:date="2021-10-10T15:46:00Z">
        <w:r w:rsidR="00F71511" w:rsidDel="005F4022">
          <w:delText>,</w:delText>
        </w:r>
        <w:r w:rsidR="006065A2" w:rsidDel="005F4022">
          <w:delText xml:space="preserve"> to determine their migration depths.</w:delText>
        </w:r>
      </w:del>
    </w:p>
    <w:p w14:paraId="00000082" w14:textId="23DA7035" w:rsidR="00104E87" w:rsidRDefault="004D045E" w:rsidP="00EF63F8">
      <w:pPr>
        <w:rPr>
          <w:ins w:id="811" w:author="Jacob Cram" w:date="2021-10-10T14:54:00Z"/>
        </w:rPr>
      </w:pPr>
      <w:r>
        <w:t xml:space="preserve">The change in water mass between </w:t>
      </w:r>
      <w:sdt>
        <w:sdtPr>
          <w:tag w:val="goog_rdk_34"/>
          <w:id w:val="751401972"/>
        </w:sdtPr>
        <w:sdtEndPr/>
        <w:sdtContent/>
      </w:sdt>
      <w:r>
        <w:t>13CW and NEPIW, around 250 m, in contrast, does not appear to correspond to any apparent changes in particle flux or size</w:t>
      </w:r>
      <w:r w:rsidR="00B22615">
        <w:t>.</w:t>
      </w:r>
      <w:r w:rsidR="001F2172" w:rsidRPr="001F2172">
        <w:t xml:space="preserve"> </w:t>
      </w:r>
      <w:r w:rsidR="001F2172">
        <w:t xml:space="preserve">Thus, we would argue that any </w:t>
      </w:r>
      <w:r w:rsidR="00F71511">
        <w:t>historical</w:t>
      </w:r>
      <w:r w:rsidR="001F2172">
        <w:t xml:space="preserve"> effects</w:t>
      </w:r>
      <w:r w:rsidR="00F71511">
        <w:t xml:space="preserve"> of these water mass differences</w:t>
      </w:r>
      <w:r w:rsidR="001F2172">
        <w:t xml:space="preserve"> are likely to be </w:t>
      </w:r>
      <w:r w:rsidR="00C66B70">
        <w:t>small</w:t>
      </w:r>
      <w:r w:rsidR="001F2172">
        <w:t xml:space="preserve">, and that active transport differences above and below 500 m likely have a larger effect. </w:t>
      </w:r>
    </w:p>
    <w:p w14:paraId="0E0F6451" w14:textId="41FA6833" w:rsidR="00D17443" w:rsidRDefault="00D17443" w:rsidP="00D17443">
      <w:pPr>
        <w:pStyle w:val="Heading2"/>
        <w:rPr>
          <w:ins w:id="812" w:author="Jacob Cram" w:date="2021-10-10T14:55:00Z"/>
        </w:rPr>
      </w:pPr>
      <w:ins w:id="813" w:author="Jacob Cram" w:date="2021-10-10T14:55:00Z">
        <w:r>
          <w:t>Oxic site differences</w:t>
        </w:r>
      </w:ins>
    </w:p>
    <w:p w14:paraId="3E7C5547" w14:textId="53304AC8" w:rsidR="00D17443" w:rsidDel="0088755D" w:rsidRDefault="007113DF" w:rsidP="00EF63F8">
      <w:pPr>
        <w:pStyle w:val="Heading2"/>
        <w:rPr>
          <w:del w:id="814" w:author="Jacob Cram" w:date="2021-10-10T15:02:00Z"/>
        </w:rPr>
      </w:pPr>
      <w:ins w:id="815" w:author="Jacob Cram" w:date="2021-10-10T14:59:00Z">
        <w:r>
          <w:t>The oxic site provides validation that the patterns that we see at the ETNP are unique to the ODZ region, and do not apply to a same latitude ODZ</w:t>
        </w:r>
      </w:ins>
      <w:ins w:id="816" w:author="Jacob Cram" w:date="2021-10-10T15:00:00Z">
        <w:r>
          <w:t xml:space="preserve"> site. </w:t>
        </w:r>
      </w:ins>
      <w:ins w:id="817" w:author="Jacob Cram" w:date="2021-10-10T14:57:00Z">
        <w:r w:rsidR="00D17443">
          <w:t xml:space="preserve">The particle size distribution slope varied little and there was not an </w:t>
        </w:r>
      </w:ins>
      <w:ins w:id="818" w:author="Jacob Cram" w:date="2021-10-11T18:29:00Z">
        <w:r w:rsidR="00E6094A">
          <w:t>increase in</w:t>
        </w:r>
      </w:ins>
      <w:ins w:id="819" w:author="Jacob Cram" w:date="2021-10-10T14:57:00Z">
        <w:r w:rsidR="00D17443">
          <w:t xml:space="preserve"> particle mass in the oxic site, </w:t>
        </w:r>
      </w:ins>
      <w:ins w:id="820" w:author="Jacob Cram" w:date="2021-10-11T18:29:00Z">
        <w:r w:rsidR="00E6094A">
          <w:t>consistent</w:t>
        </w:r>
      </w:ins>
      <w:ins w:id="821" w:author="Jacob Cram" w:date="2021-10-10T14:57:00Z">
        <w:r w:rsidR="00D17443">
          <w:t xml:space="preserve"> with Weber and Bianchi’s</w:t>
        </w:r>
      </w:ins>
      <w:ins w:id="822" w:author="Jacob Cram" w:date="2021-10-11T18:29:00Z">
        <w:r w:rsidR="00E6094A">
          <w:t xml:space="preserve"> </w:t>
        </w:r>
      </w:ins>
      <w:r w:rsidR="00E6094A">
        <w:rPr>
          <w:b w:val="0"/>
        </w:rPr>
        <w:fldChar w:fldCharType="begin"/>
      </w:r>
      <w:r w:rsidR="00E6094A">
        <w:instrText xml:space="preserve"> ADDIN ZOTERO_ITEM CSL_CITATION {"citationID":"A2uWDmvI","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6094A">
        <w:rPr>
          <w:b w:val="0"/>
        </w:rPr>
        <w:fldChar w:fldCharType="separate"/>
      </w:r>
      <w:r w:rsidR="00E6094A" w:rsidRPr="00E6094A">
        <w:t>(2020)</w:t>
      </w:r>
      <w:r w:rsidR="00E6094A">
        <w:rPr>
          <w:b w:val="0"/>
        </w:rPr>
        <w:fldChar w:fldCharType="end"/>
      </w:r>
      <w:ins w:id="823" w:author="Jacob Cram" w:date="2021-10-10T14:57:00Z">
        <w:r w:rsidR="00D17443">
          <w:t xml:space="preserve"> null model</w:t>
        </w:r>
      </w:ins>
      <w:ins w:id="824" w:author="Jacob Cram" w:date="2021-10-10T15:00:00Z">
        <w:r>
          <w:t xml:space="preserve"> (Figure S10)</w:t>
        </w:r>
      </w:ins>
      <w:ins w:id="825" w:author="Jacob Cram" w:date="2021-10-10T14:57:00Z">
        <w:r w:rsidR="00D17443">
          <w:t xml:space="preserve">, in which oxygen is not limiting and particle sizes </w:t>
        </w:r>
      </w:ins>
      <w:ins w:id="826" w:author="Jacob Cram" w:date="2021-10-10T14:58:00Z">
        <w:r w:rsidR="00D17443">
          <w:t>are not affected by anoxia. In this case, small particles break down more quickly in the oxic site than our site and so there is no small particle excess in this region.</w:t>
        </w:r>
      </w:ins>
      <w:ins w:id="827" w:author="Jacob Cram" w:date="2021-10-10T15:00:00Z">
        <w:r>
          <w:t xml:space="preserve"> Similarly, </w:t>
        </w:r>
      </w:ins>
      <w:ins w:id="828" w:author="Jacob Cram" w:date="2021-10-10T15:02:00Z">
        <w:r>
          <w:t xml:space="preserve">the higher </w:t>
        </w:r>
      </w:ins>
      <w:ins w:id="829" w:author="Jacob Cram" w:date="2021-10-10T15:00:00Z">
        <w:r>
          <w:t>flux atten</w:t>
        </w:r>
      </w:ins>
      <w:ins w:id="830" w:author="Jacob Cram" w:date="2021-10-10T15:01:00Z">
        <w:r>
          <w:t>uation in the oxic site</w:t>
        </w:r>
      </w:ins>
      <w:ins w:id="831" w:author="Jacob Cram" w:date="2021-10-10T15:02:00Z">
        <w:r>
          <w:t xml:space="preserve"> (Figure S9A) suggests that the dif</w:t>
        </w:r>
      </w:ins>
      <w:ins w:id="832" w:author="Jacob Cram" w:date="2021-10-10T15:03:00Z">
        <w:r>
          <w:t xml:space="preserve">ferences in attenuation of all particle sizes by microbes at both sites do indeed drive differences in flux profiles, and by extension transfer efficiency, between oxic and anoxic regions. The lack of </w:t>
        </w:r>
        <w:r w:rsidR="0072460B">
          <w:t>increases in flux at the oxic site</w:t>
        </w:r>
      </w:ins>
      <w:ins w:id="833" w:author="Jacob Cram" w:date="2021-10-10T15:04:00Z">
        <w:r w:rsidR="0072460B">
          <w:t xml:space="preserve"> (Figure S9B) suggest that active transport </w:t>
        </w:r>
      </w:ins>
      <w:ins w:id="834" w:author="Jacob Cram" w:date="2021-10-10T15:05:00Z">
        <w:r w:rsidR="0072460B">
          <w:t>may play</w:t>
        </w:r>
      </w:ins>
      <w:ins w:id="835" w:author="Jacob Cram" w:date="2021-10-10T15:04:00Z">
        <w:r w:rsidR="0072460B">
          <w:t xml:space="preserve"> a greater role in the anoxic region than elsewhere.</w:t>
        </w:r>
      </w:ins>
      <w:ins w:id="836" w:author="Jacob Cram" w:date="2021-10-10T15:06:00Z">
        <w:r w:rsidR="0072460B">
          <w:t xml:space="preserve"> The </w:t>
        </w:r>
      </w:ins>
      <w:ins w:id="837" w:author="Jacob Cram" w:date="2021-10-10T15:05:00Z">
        <w:r w:rsidR="0072460B">
          <w:t>lack in apparent excess of small particles over model prediction (Figure S9C)</w:t>
        </w:r>
      </w:ins>
      <w:ins w:id="838" w:author="Jacob Cram" w:date="2021-10-10T15:06:00Z">
        <w:r w:rsidR="0072460B">
          <w:t xml:space="preserve"> could either indicate less activity by zooplankton in this region, or perhaps that remineralization of small particles quickly removes any </w:t>
        </w:r>
      </w:ins>
      <w:ins w:id="839" w:author="Jacob Cram" w:date="2021-10-10T15:07:00Z">
        <w:r w:rsidR="0072460B">
          <w:t>small particles produced by zooplankton in this region.</w:t>
        </w:r>
      </w:ins>
    </w:p>
    <w:p w14:paraId="7EB1B53E" w14:textId="77777777" w:rsidR="0088755D" w:rsidRPr="0088755D" w:rsidRDefault="0088755D" w:rsidP="0088755D">
      <w:pPr>
        <w:rPr>
          <w:ins w:id="840" w:author="Clara Fuchsman" w:date="2021-10-16T17:07:00Z"/>
        </w:rPr>
      </w:pPr>
    </w:p>
    <w:p w14:paraId="00000087" w14:textId="385F2C11" w:rsidR="00104E87" w:rsidRDefault="004D045E" w:rsidP="00EF63F8">
      <w:pPr>
        <w:pStyle w:val="Heading2"/>
      </w:pPr>
      <w:bookmarkStart w:id="841" w:name="bookmark=id.23ckvvd" w:colFirst="0" w:colLast="0"/>
      <w:bookmarkStart w:id="842" w:name="bookmark=id.ihv636" w:colFirst="0" w:colLast="0"/>
      <w:bookmarkEnd w:id="841"/>
      <w:bookmarkEnd w:id="842"/>
      <w:commentRangeStart w:id="843"/>
      <w:del w:id="844" w:author="Clara Fuchsman" w:date="2021-10-16T17:08:00Z">
        <w:r w:rsidDel="0088755D">
          <w:lastRenderedPageBreak/>
          <w:delText xml:space="preserve">Opportunities for </w:delText>
        </w:r>
      </w:del>
      <w:ins w:id="845" w:author="Clara Fuchsman" w:date="2021-10-16T17:08:00Z">
        <w:r w:rsidR="0088755D">
          <w:t>F</w:t>
        </w:r>
      </w:ins>
      <w:del w:id="846" w:author="Clara Fuchsman" w:date="2021-10-16T17:08:00Z">
        <w:r w:rsidDel="0088755D">
          <w:delText>f</w:delText>
        </w:r>
      </w:del>
      <w:r>
        <w:t>uture directions</w:t>
      </w:r>
      <w:commentRangeEnd w:id="843"/>
      <w:r w:rsidR="00B15C4F">
        <w:rPr>
          <w:rStyle w:val="CommentReference"/>
          <w:b w:val="0"/>
        </w:rPr>
        <w:commentReference w:id="843"/>
      </w:r>
    </w:p>
    <w:p w14:paraId="00000088" w14:textId="394F63D0" w:rsidR="00104E87" w:rsidRDefault="001F2172" w:rsidP="00EF63F8">
      <w:pPr>
        <w:rPr>
          <w:ins w:id="847" w:author="Jacob Cram" w:date="2021-10-10T15:13:00Z"/>
        </w:rPr>
      </w:pPr>
      <w:r>
        <w:t>Due to the relatively small effect sizes of day to day and within day variability in particle f</w:t>
      </w:r>
      <w:r w:rsidR="00C66B70">
        <w:t>l</w:t>
      </w:r>
      <w:r>
        <w:t xml:space="preserve">ux and disaggregation, we advocate for applying these sorts of analysis and measurements to </w:t>
      </w:r>
      <w:r w:rsidR="004D045E">
        <w:t>other parts of the ETNP or other ODZ regions</w:t>
      </w:r>
      <w:r>
        <w:t xml:space="preserve">, even ones where there are not time-series data. Expanded spatial </w:t>
      </w:r>
      <w:r w:rsidR="00A935E8">
        <w:t>analysis</w:t>
      </w:r>
      <w:r>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w:t>
      </w:r>
      <w:r w:rsidR="00374C9F">
        <w:rPr>
          <w:b/>
        </w:rPr>
        <w:t>H1</w:t>
      </w:r>
      <w:r w:rsidR="004D045E">
        <w:rPr>
          <w:b/>
        </w:rPr>
        <w:t>)</w:t>
      </w:r>
      <w:r w:rsidR="004D045E">
        <w:t>, that particles of all sizes break down more slowly in ODZs, applies elsewhere. Similarly, a clear next step is to apply our disaggregation model to other ocean regions, perhaps using particle size</w:t>
      </w:r>
      <w:r w:rsidR="00A935E8">
        <w:t xml:space="preserve"> </w:t>
      </w:r>
      <w:r w:rsidR="004D045E">
        <w:t xml:space="preserve">data are already collected by other groups </w:t>
      </w:r>
      <w:r w:rsidR="00A935E8">
        <w:fldChar w:fldCharType="begin"/>
      </w:r>
      <w:r w:rsidR="00DF46B2">
        <w:instrText xml:space="preserve"> ADDIN ZOTERO_ITEM CSL_CITATION {"citationID":"pSv6QIiD","properties":{"formattedCitation":"(Guidi et al., 2008; Kiko et al., 2017, 2020)","plainCitation":"(Guidi et al., 2008; Kiko et al., 2017,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DF46B2" w:rsidRPr="00DF46B2">
        <w:t>(Guidi et al., 2008; Kiko et al., 2017, 2020)</w:t>
      </w:r>
      <w:r w:rsidR="00A935E8">
        <w:fldChar w:fldCharType="end"/>
      </w:r>
      <w:r w:rsidR="004D045E">
        <w:t>.</w:t>
      </w:r>
    </w:p>
    <w:p w14:paraId="33E8890B" w14:textId="1D932E19" w:rsidR="00465E9E" w:rsidRDefault="00465E9E" w:rsidP="00EF63F8">
      <w:pPr>
        <w:rPr>
          <w:ins w:id="848" w:author="Jacob Cram" w:date="2021-10-03T10:04:00Z"/>
        </w:rPr>
      </w:pPr>
      <w:ins w:id="849" w:author="Jacob Cram" w:date="2021-10-10T15:13:00Z">
        <w:r>
          <w:t xml:space="preserve">While the UVP characterizes dynamics of particles &gt; 100 </w:t>
        </w:r>
      </w:ins>
      <w:proofErr w:type="spellStart"/>
      <w:ins w:id="850" w:author="Jacob Cram" w:date="2021-10-10T15:14:00Z">
        <w:r w:rsidR="00790C98">
          <w:t>μM</w:t>
        </w:r>
        <w:proofErr w:type="spellEnd"/>
        <w:r w:rsidR="00790C98">
          <w:t>, particles sma</w:t>
        </w:r>
      </w:ins>
      <w:ins w:id="851" w:author="Jacob Cram" w:date="2021-10-10T15:15:00Z">
        <w:r w:rsidR="00790C98">
          <w:t xml:space="preserve">ller than this range contribute dramatically to carbon flux </w:t>
        </w:r>
      </w:ins>
      <w:r w:rsidR="00E6094A">
        <w:fldChar w:fldCharType="begin"/>
      </w:r>
      <w:r w:rsidR="00E6094A">
        <w:instrText xml:space="preserve"> ADDIN ZOTERO_ITEM CSL_CITATION {"citationID":"h8tgsepT","properties":{"formattedCitation":"(Durkin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E6094A">
        <w:fldChar w:fldCharType="separate"/>
      </w:r>
      <w:r w:rsidR="00E6094A" w:rsidRPr="00E6094A">
        <w:t>(Durkin et al., 2015)</w:t>
      </w:r>
      <w:r w:rsidR="00E6094A">
        <w:fldChar w:fldCharType="end"/>
      </w:r>
      <w:ins w:id="852" w:author="Jacob Cram" w:date="2021-10-11T18:30:00Z">
        <w:r w:rsidR="00E6094A">
          <w:t xml:space="preserve">, </w:t>
        </w:r>
      </w:ins>
      <w:ins w:id="853" w:author="Jacob Cram" w:date="2021-10-10T15:15:00Z">
        <w:r w:rsidR="00790C98">
          <w:t>and so their size distribution matters as well.</w:t>
        </w:r>
      </w:ins>
      <w:ins w:id="854" w:author="Jacob Cram" w:date="2021-10-10T15:22:00Z">
        <w:r w:rsidR="00D71F10">
          <w:t xml:space="preserve"> However, at some point particles become small enough that they likely do not sink, and so exploring remineralization and disaggregation of microaggregates into </w:t>
        </w:r>
      </w:ins>
      <w:ins w:id="855" w:author="Jacob Cram" w:date="2021-10-10T15:23:00Z">
        <w:r w:rsidR="00D71F10">
          <w:t>non-sinking size classes would provide valuable context to these measurements.</w:t>
        </w:r>
      </w:ins>
      <w:ins w:id="856" w:author="Jacob Cram" w:date="2021-10-10T15:15:00Z">
        <w:r w:rsidR="00790C98">
          <w:t xml:space="preserve"> </w:t>
        </w:r>
      </w:ins>
      <w:ins w:id="857" w:author="Jacob Cram" w:date="2021-10-10T15:16:00Z">
        <w:r w:rsidR="00790C98">
          <w:t>In-situ pumped POC data from the GEOTRACES program have been used to describe the dynamics of s</w:t>
        </w:r>
      </w:ins>
      <w:ins w:id="858" w:author="Jacob Cram" w:date="2021-10-10T15:17:00Z">
        <w:r w:rsidR="00790C98">
          <w:t>maller particle size classes</w:t>
        </w:r>
      </w:ins>
      <w:ins w:id="859" w:author="Jacob Cram" w:date="2021-10-11T17:27:00Z">
        <w:r w:rsidR="00A70C29">
          <w:t xml:space="preserve"> </w:t>
        </w:r>
      </w:ins>
      <w:r w:rsidR="00A70C29">
        <w:fldChar w:fldCharType="begin"/>
      </w:r>
      <w:r w:rsidR="00A70C29">
        <w:instrText xml:space="preserve"> ADDIN ZOTERO_ITEM CSL_CITATION {"citationID":"dGzyhWKh","properties":{"formattedCitation":"(Lam et al., 2011; Lam &amp; Marchal, 2015)","plainCitation":"(Lam et al., 2011; Lam &amp; Marchal, 2015)","noteIndex":0},"citationItems":[{"id":278,"uris":["http://zotero.org/users/158097/items/26VBKNJ3"],"uri":["http://zotero.org/users/158097/items/26VBKNJ3"],"itemData":{"id":278,"type":"article-journal","container-title":"Global Biogeochemical Cycles","DOI":"10.1029/2010GB003868","ISSN":"08866236","issue":"3","language":"en","page":"n/a-n/a","source":"CrossRef","title":"The dynamic ocean biological pump: Insights from a global compilation of particulate organic carbon, CaCO3 , and opal concentration profiles from the mesopelagic","title-short":"The dynamic ocean biological pump","volume":"25","author":[{"family":"Lam","given":"Phoebe J."},{"family":"Doney","given":"Scott C."},{"family":"Bishop","given":"James K. B."}],"issued":{"date-parts":[["2011",9]]}}},{"id":3718,"uris":["http://zotero.org/users/158097/items/XJ5SX3Z4"],"uri":["http://zotero.org/users/158097/items/XJ5SX3Z4"],"itemData":{"id":3718,"type":"article-journal","container-title":"Annual Review of Marine Science","DOI":"10.1146/annurev-marine-010814-015623","ISSN":"1941-1405, 1941-0611","issue":"1","language":"en","page":"159-184","source":"CrossRef","title":"Insights into Particle Cycling from Thorium and Particle Data","volume":"7","author":[{"family":"Lam","given":"Phoebe J."},{"family":"Marchal","given":"Olivier"}],"issued":{"date-parts":[["2015",1,3]]}}}],"schema":"https://github.com/citation-style-language/schema/raw/master/csl-citation.json"} </w:instrText>
      </w:r>
      <w:r w:rsidR="00A70C29">
        <w:fldChar w:fldCharType="separate"/>
      </w:r>
      <w:r w:rsidR="00A70C29" w:rsidRPr="00A70C29">
        <w:t>(Lam et al., 2011; Lam &amp; Marchal, 2015)</w:t>
      </w:r>
      <w:r w:rsidR="00A70C29">
        <w:fldChar w:fldCharType="end"/>
      </w:r>
      <w:ins w:id="860" w:author="Jacob Cram" w:date="2021-10-10T15:17:00Z">
        <w:r w:rsidR="00790C98">
          <w:t>. Meanwhile other sensors, such as coulter counters</w:t>
        </w:r>
      </w:ins>
      <w:ins w:id="861" w:author="Jacob Cram" w:date="2021-10-11T17:32:00Z">
        <w:r w:rsidR="00871393">
          <w:t xml:space="preserve"> </w:t>
        </w:r>
      </w:ins>
      <w:r w:rsidR="00871393">
        <w:fldChar w:fldCharType="begin"/>
      </w:r>
      <w:r w:rsidR="00871393">
        <w:instrText xml:space="preserve"> ADDIN ZOTERO_ITEM CSL_CITATION {"citationID":"G1w4JUrS","properties":{"formattedCitation":"(Sheldon et al., 1972)","plainCitation":"(Sheldon et al., 1972)","noteIndex":0},"citationItems":[{"id":9949,"uris":["http://zotero.org/users/158097/items/L8LW42BF"],"uri":["http://zotero.org/users/158097/items/L8LW42BF"],"itemData":{"id":9949,"type":"article-journal","abstract":"Frequency distributions of particle size between sizes of about 1 and 100 µ are given for both surface and deep water of the Atlantic and Pacific Oceans. The form of the size spectra varies predictably both geographically and with depth. A hypothesis is presented to show that, to a first approximation, roughly equal concentrations of material occur at all particle sizes within the range from 1 µ to about 108 µ, i.e. from bacteria to whales.","container-title":"Limnology and Oceanography","DOI":"10.4319/lo.1972.17.3.0327","ISSN":"1939-5590","issue":"3","language":"en","note":"_eprint: https://aslopubs.onlinelibrary.wiley.com/doi/pdf/10.4319/lo.1972.17.3.0327","page":"327-340","source":"Wiley Online Library","title":"The Size Distribution of Particles in the Ocean","volume":"17","author":[{"family":"Sheldon","given":"R. W."},{"family":"Prakash","given":"A."},{"family":"Sutcliffe Jr.","given":"W. H."}],"issued":{"date-parts":[["1972"]]}}}],"schema":"https://github.com/citation-style-language/schema/raw/master/csl-citation.json"} </w:instrText>
      </w:r>
      <w:r w:rsidR="00871393">
        <w:fldChar w:fldCharType="separate"/>
      </w:r>
      <w:r w:rsidR="00871393" w:rsidRPr="00871393">
        <w:t>(Sheldon et al., 1972)</w:t>
      </w:r>
      <w:r w:rsidR="00871393">
        <w:fldChar w:fldCharType="end"/>
      </w:r>
      <w:ins w:id="862" w:author="Jacob Cram" w:date="2021-10-10T15:17:00Z">
        <w:r w:rsidR="00790C98">
          <w:t xml:space="preserve"> and Laser In-Situ Scattering transmissometers</w:t>
        </w:r>
      </w:ins>
      <w:ins w:id="863" w:author="Jacob Cram" w:date="2021-10-11T17:33:00Z">
        <w:r w:rsidR="00871393">
          <w:t xml:space="preserve"> </w:t>
        </w:r>
      </w:ins>
      <w:r w:rsidR="00871393">
        <w:fldChar w:fldCharType="begin"/>
      </w:r>
      <w:r w:rsidR="00871393">
        <w:instrText xml:space="preserve"> ADDIN ZOTERO_ITEM CSL_CITATION {"citationID":"uGJtwasW","properties":{"formattedCitation":"(Ahn &amp; Grant, 2007)","plainCitation":"(Ahn &amp; Grant, 2007)","noteIndex":0},"citationItems":[{"id":9950,"uris":["http://zotero.org/users/158097/items/32IIDVFY"],"uri":["http://zotero.org/users/158097/items/32IIDVFY"],"itemData":{"id":9950,"type":"article-journal","abstract":"In this paper we define seasonal and along-shore variations in suspended particle size distributions (PSDs) at two marine bathing beaches in southern California, using a low-angle light scattering instrument (LISST). Empirical Orthogonal Function (EOF) analysis of the LISST data set (n = 55 651) identified three particle size modes that collectively account for &gt;90% of the variance in the de-meaned PSD data at six sites along the shoreline at Huntington Beach and Newport Beach:  a dinoflagellate mode, a large particle mode, and a small particle mode. These three modes exhibit distinct seasonal patterns, and along-shore distributions, reflecting both the sources of particles and environmental factors that trigger their occurrence. Comparison of volume-based PSDs generated from the LISST and from image analysis of optical micrographs indicates that the LISST performs well when measuring the size distribution of particles associated with dinoflagellate blooms. However, LISST measurements on stormwater-impacted samples consistently yield a rising tail at small particle sizes that may be an artifact arising from the non-spherical nature of inorganic particles in terrestrial runoff. The results presented here demonstrate that PSDs measured by light scattering instruments such as the LISST represent a new data resource for assessing water quality, and managing human health risk, at marine bathing beaches.","container-title":"Environmental Science &amp; Technology","DOI":"10.1021/es061960+","ISSN":"0013-936X","issue":"3","journalAbbreviation":"Environ. Sci. Technol.","note":"publisher: American Chemical Society","page":"695-702","source":"ACS Publications","title":"Size Distribution, Sources, and Seasonality of Suspended Particles in Southern California Marine Bathing Waters","volume":"41","author":[{"family":"Ahn","given":"Jong Ho"},{"family":"Grant","given":"Stanley B."}],"issued":{"date-parts":[["2007",2,1]]}}}],"schema":"https://github.com/citation-style-language/schema/raw/master/csl-citation.json"} </w:instrText>
      </w:r>
      <w:r w:rsidR="00871393">
        <w:fldChar w:fldCharType="separate"/>
      </w:r>
      <w:r w:rsidR="00871393" w:rsidRPr="00871393">
        <w:t>(Ahn &amp; Grant, 2007)</w:t>
      </w:r>
      <w:r w:rsidR="00871393">
        <w:fldChar w:fldCharType="end"/>
      </w:r>
      <w:ins w:id="864" w:author="Jacob Cram" w:date="2021-10-10T15:17:00Z">
        <w:r w:rsidR="00790C98">
          <w:t xml:space="preserve"> provide size resolved distribution information about these s</w:t>
        </w:r>
      </w:ins>
      <w:ins w:id="865" w:author="Jacob Cram" w:date="2021-10-10T15:18:00Z">
        <w:r w:rsidR="00790C98">
          <w:t xml:space="preserve">maller size classes of particles. </w:t>
        </w:r>
      </w:ins>
      <w:ins w:id="866" w:author="Jacob Cram" w:date="2021-10-10T15:20:00Z">
        <w:r w:rsidR="00D71F10">
          <w:t>Comparison</w:t>
        </w:r>
      </w:ins>
      <w:ins w:id="867" w:author="Jacob Cram" w:date="2021-10-10T15:18:00Z">
        <w:r w:rsidR="00790C98">
          <w:t xml:space="preserve"> between </w:t>
        </w:r>
      </w:ins>
      <w:ins w:id="868" w:author="Jacob Cram" w:date="2021-10-10T15:21:00Z">
        <w:r w:rsidR="00D71F10">
          <w:t>UVP</w:t>
        </w:r>
      </w:ins>
      <w:ins w:id="869" w:author="Jacob Cram" w:date="2021-10-10T15:18:00Z">
        <w:r w:rsidR="00790C98">
          <w:t xml:space="preserve"> data and past and ongoing</w:t>
        </w:r>
      </w:ins>
      <w:ins w:id="870" w:author="Jacob Cram" w:date="2021-10-11T17:34:00Z">
        <w:r w:rsidR="00871393">
          <w:t xml:space="preserve"> </w:t>
        </w:r>
      </w:ins>
      <w:r w:rsidR="00871393">
        <w:fldChar w:fldCharType="begin"/>
      </w:r>
      <w:r w:rsidR="00871393">
        <w:instrText xml:space="preserve"> ADDIN ZOTERO_ITEM CSL_CITATION {"citationID":"opGpagXH","properties":{"formattedCitation":"(Siegel et al., 2016)","plainCitation":"(Siegel et al., 2016)","noteIndex":0},"citationItems":[{"id":7229,"uris":["http://zotero.org/users/158097/items/GH5IXA4R"],"uri":["http://zotero.org/users/158097/items/GH5IXA4R"],"itemData":{"id":7229,"type":"article-journal","abstract":"Ocean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871393">
        <w:fldChar w:fldCharType="separate"/>
      </w:r>
      <w:r w:rsidR="00871393" w:rsidRPr="00871393">
        <w:t>(Siegel et al., 2016)</w:t>
      </w:r>
      <w:r w:rsidR="00871393">
        <w:fldChar w:fldCharType="end"/>
      </w:r>
      <w:ins w:id="871" w:author="Jacob Cram" w:date="2021-10-10T15:18:00Z">
        <w:r w:rsidR="00790C98">
          <w:t xml:space="preserve"> </w:t>
        </w:r>
      </w:ins>
      <w:ins w:id="872" w:author="Jacob Cram" w:date="2021-10-10T15:20:00Z">
        <w:r w:rsidR="00D71F10">
          <w:t>studies</w:t>
        </w:r>
      </w:ins>
      <w:ins w:id="873" w:author="Jacob Cram" w:date="2021-10-10T15:18:00Z">
        <w:r w:rsidR="00790C98">
          <w:t xml:space="preserve"> of the characteristics of small particles</w:t>
        </w:r>
      </w:ins>
      <w:ins w:id="874" w:author="Jacob Cram" w:date="2021-10-10T15:21:00Z">
        <w:r w:rsidR="00D71F10">
          <w:t xml:space="preserve"> provide opportunities to better understand the dynamics of the full range of particle sizes.</w:t>
        </w:r>
      </w:ins>
    </w:p>
    <w:p w14:paraId="7CE1223F" w14:textId="441AF251" w:rsidR="002C7BFF" w:rsidDel="0088755D" w:rsidRDefault="002C7BFF" w:rsidP="0088755D">
      <w:pPr>
        <w:rPr>
          <w:del w:id="875" w:author="Clara Fuchsman" w:date="2021-10-16T17:11:00Z"/>
        </w:rPr>
      </w:pPr>
      <w:bookmarkStart w:id="876" w:name="bookmark=id.32hioqz" w:colFirst="0" w:colLast="0"/>
      <w:bookmarkEnd w:id="876"/>
      <w:commentRangeStart w:id="877"/>
      <w:ins w:id="878" w:author="Jacob Cram" w:date="2021-10-03T10:04:00Z">
        <w:r>
          <w:t xml:space="preserve">The image data collected by the UVP offers opportunities to quantify the abundance and taxonomic distribution of the zooplankton in the </w:t>
        </w:r>
        <w:commentRangeStart w:id="879"/>
        <w:r>
          <w:t>mesopel</w:t>
        </w:r>
        <w:del w:id="880" w:author="Clara Fuchsman" w:date="2021-10-16T17:09:00Z">
          <w:r w:rsidDel="0088755D">
            <w:delText>e</w:delText>
          </w:r>
        </w:del>
      </w:ins>
      <w:ins w:id="881" w:author="Clara Fuchsman" w:date="2021-10-16T17:09:00Z">
        <w:r w:rsidR="0088755D">
          <w:t>a</w:t>
        </w:r>
      </w:ins>
      <w:ins w:id="882" w:author="Jacob Cram" w:date="2021-10-03T10:04:00Z">
        <w:r>
          <w:t>gic</w:t>
        </w:r>
      </w:ins>
      <w:commentRangeEnd w:id="879"/>
      <w:r w:rsidR="0088755D">
        <w:rPr>
          <w:rStyle w:val="CommentReference"/>
        </w:rPr>
        <w:commentReference w:id="879"/>
      </w:r>
      <w:ins w:id="883" w:author="Jacob Cram" w:date="2021-10-03T10:04:00Z">
        <w:r>
          <w:t>, as well as the par</w:t>
        </w:r>
      </w:ins>
      <w:ins w:id="884" w:author="Jacob Cram" w:date="2021-10-03T10:05:00Z">
        <w:r>
          <w:t>ticle types within this region. A</w:t>
        </w:r>
      </w:ins>
      <w:ins w:id="885" w:author="Jacob Cram" w:date="2021-10-11T18:31:00Z">
        <w:r w:rsidR="00E6094A">
          <w:t xml:space="preserve"> clear next</w:t>
        </w:r>
      </w:ins>
      <w:ins w:id="886" w:author="Jacob Cram" w:date="2021-10-03T10:05:00Z">
        <w:r>
          <w:t xml:space="preserve"> step would be to separate zoop</w:t>
        </w:r>
      </w:ins>
      <w:ins w:id="887" w:author="Jacob Cram" w:date="2021-10-03T10:06:00Z">
        <w:r>
          <w:t>lankton from particles overall</w:t>
        </w:r>
      </w:ins>
      <w:ins w:id="888" w:author="Jacob Cram" w:date="2021-10-11T18:31:00Z">
        <w:r w:rsidR="00E6094A">
          <w:t>,</w:t>
        </w:r>
      </w:ins>
      <w:ins w:id="889" w:author="Jacob Cram" w:date="2021-10-03T10:06:00Z">
        <w:r>
          <w:t xml:space="preserve"> and to perform this analysis </w:t>
        </w:r>
      </w:ins>
      <w:ins w:id="890" w:author="Jacob Cram" w:date="2021-10-03T10:07:00Z">
        <w:r>
          <w:t>only on the particle fraction</w:t>
        </w:r>
      </w:ins>
      <w:ins w:id="891" w:author="Jacob Cram" w:date="2021-10-03T10:06:00Z">
        <w:r>
          <w:t>. In our current analysis,</w:t>
        </w:r>
      </w:ins>
      <w:ins w:id="892" w:author="Jacob Cram" w:date="2021-10-03T10:07:00Z">
        <w:r w:rsidR="00C53904">
          <w:t xml:space="preserve"> zooplankton are considered as large particles, and so suggest a flatter particle size distribution, and perhaps larger flux by large particles than we see in-situ.</w:t>
        </w:r>
      </w:ins>
      <w:ins w:id="893" w:author="Jacob Cram" w:date="2021-10-03T10:06:00Z">
        <w:r>
          <w:t xml:space="preserve"> </w:t>
        </w:r>
      </w:ins>
      <w:ins w:id="894" w:author="Jacob Cram" w:date="2021-10-11T18:31:00Z">
        <w:del w:id="895" w:author="Clara Fuchsman" w:date="2021-10-16T17:11:00Z">
          <w:r w:rsidR="00E6094A" w:rsidDel="0088755D">
            <w:delText>I</w:delText>
          </w:r>
        </w:del>
      </w:ins>
      <w:ins w:id="896" w:author="Jacob Cram" w:date="2021-10-03T10:09:00Z">
        <w:del w:id="897" w:author="Clara Fuchsman" w:date="2021-10-16T17:11:00Z">
          <w:r w:rsidR="00C53904" w:rsidDel="0088755D">
            <w:delText xml:space="preserve">t is possible that </w:delText>
          </w:r>
        </w:del>
      </w:ins>
      <w:ins w:id="898" w:author="Jacob Cram" w:date="2021-10-11T18:31:00Z">
        <w:del w:id="899" w:author="Clara Fuchsman" w:date="2021-10-16T17:11:00Z">
          <w:r w:rsidR="00E6094A" w:rsidDel="0088755D">
            <w:delText>in future studies</w:delText>
          </w:r>
        </w:del>
      </w:ins>
      <w:ins w:id="900" w:author="Jacob Cram" w:date="2021-10-03T10:09:00Z">
        <w:del w:id="901" w:author="Clara Fuchsman" w:date="2021-10-16T17:11:00Z">
          <w:r w:rsidR="00C53904" w:rsidDel="0088755D">
            <w:delText xml:space="preserve"> zooplankton migration could lead to a false signal of day vs night differences</w:delText>
          </w:r>
        </w:del>
      </w:ins>
      <w:ins w:id="902" w:author="Jacob Cram" w:date="2021-10-03T10:10:00Z">
        <w:del w:id="903" w:author="Clara Fuchsman" w:date="2021-10-16T17:11:00Z">
          <w:r w:rsidR="00C53904" w:rsidDel="0088755D">
            <w:delText xml:space="preserve"> in particle flux, as their abundance would count towards particle counts. This does not seem to b</w:delText>
          </w:r>
        </w:del>
      </w:ins>
      <w:ins w:id="904" w:author="Jacob Cram" w:date="2021-10-03T10:11:00Z">
        <w:del w:id="905" w:author="Clara Fuchsman" w:date="2021-10-16T17:11:00Z">
          <w:r w:rsidR="00C53904" w:rsidDel="0088755D">
            <w:delText xml:space="preserve">e the case at our site, as we did not detect </w:delText>
          </w:r>
        </w:del>
      </w:ins>
      <w:ins w:id="906" w:author="Jacob Cram" w:date="2021-10-03T10:12:00Z">
        <w:del w:id="907" w:author="Clara Fuchsman" w:date="2021-10-16T17:11:00Z">
          <w:r w:rsidR="00C53904" w:rsidDel="0088755D">
            <w:delText>diel variability in the abundance of large particles (which could be zooplankton) but rather in the apparent production of small particle</w:delText>
          </w:r>
        </w:del>
      </w:ins>
      <w:ins w:id="908" w:author="Jacob Cram" w:date="2021-10-11T18:32:00Z">
        <w:del w:id="909" w:author="Clara Fuchsman" w:date="2021-10-16T17:11:00Z">
          <w:r w:rsidR="00E6094A" w:rsidDel="0088755D">
            <w:delText>s</w:delText>
          </w:r>
        </w:del>
      </w:ins>
      <w:ins w:id="910" w:author="Jacob Cram" w:date="2021-10-03T10:12:00Z">
        <w:del w:id="911" w:author="Clara Fuchsman" w:date="2021-10-16T17:11:00Z">
          <w:r w:rsidR="00C53904" w:rsidDel="0088755D">
            <w:delText xml:space="preserve"> (less likely to be zooplankton). </w:delText>
          </w:r>
          <w:r w:rsidR="000E1329" w:rsidDel="0088755D">
            <w:delText>Future analyses that do</w:delText>
          </w:r>
        </w:del>
      </w:ins>
      <w:ins w:id="912" w:author="Jacob Cram" w:date="2021-10-03T10:13:00Z">
        <w:del w:id="913" w:author="Clara Fuchsman" w:date="2021-10-16T17:11:00Z">
          <w:r w:rsidR="000E1329" w:rsidDel="0088755D">
            <w:delText xml:space="preserve"> not </w:delText>
          </w:r>
        </w:del>
      </w:ins>
      <w:ins w:id="914" w:author="Jacob Cram" w:date="2021-10-11T18:32:00Z">
        <w:del w:id="915" w:author="Clara Fuchsman" w:date="2021-10-16T17:11:00Z">
          <w:r w:rsidR="00E6094A" w:rsidDel="0088755D">
            <w:delText>explicitly</w:delText>
          </w:r>
        </w:del>
      </w:ins>
      <w:ins w:id="916" w:author="Jacob Cram" w:date="2021-10-03T10:13:00Z">
        <w:del w:id="917" w:author="Clara Fuchsman" w:date="2021-10-16T17:11:00Z">
          <w:r w:rsidR="000E1329" w:rsidDel="0088755D">
            <w:delText xml:space="preserve"> factor out zooplankton from partic flux should note the local time of day as zooplankton </w:delText>
          </w:r>
        </w:del>
      </w:ins>
      <w:ins w:id="918" w:author="Jacob Cram" w:date="2021-10-03T10:14:00Z">
        <w:del w:id="919" w:author="Clara Fuchsman" w:date="2021-10-16T17:11:00Z">
          <w:r w:rsidR="000E1329" w:rsidDel="0088755D">
            <w:delText>distributions (and distributions of particles) do show diel variability.</w:delText>
          </w:r>
        </w:del>
      </w:ins>
      <w:commentRangeEnd w:id="877"/>
      <w:r w:rsidR="004309D9">
        <w:rPr>
          <w:rStyle w:val="CommentReference"/>
        </w:rPr>
        <w:commentReference w:id="877"/>
      </w:r>
    </w:p>
    <w:p w14:paraId="58CEDA00" w14:textId="77777777" w:rsidR="0088755D" w:rsidRDefault="0088755D" w:rsidP="00EF63F8">
      <w:pPr>
        <w:rPr>
          <w:ins w:id="920" w:author="Clara Fuchsman" w:date="2021-10-16T17:11:00Z"/>
        </w:rPr>
      </w:pPr>
    </w:p>
    <w:p w14:paraId="00000089" w14:textId="77777777" w:rsidR="00104E87" w:rsidRPr="0088755D" w:rsidRDefault="004D045E" w:rsidP="0088755D">
      <w:pPr>
        <w:rPr>
          <w:b/>
          <w:bCs/>
          <w:sz w:val="28"/>
          <w:szCs w:val="28"/>
          <w:rPrChange w:id="921" w:author="Clara Fuchsman" w:date="2021-10-16T17:11:00Z">
            <w:rPr/>
          </w:rPrChange>
        </w:rPr>
        <w:pPrChange w:id="922" w:author="Clara Fuchsman" w:date="2021-10-16T17:11:00Z">
          <w:pPr>
            <w:pStyle w:val="Heading1"/>
          </w:pPr>
        </w:pPrChange>
      </w:pPr>
      <w:r w:rsidRPr="0088755D">
        <w:rPr>
          <w:b/>
          <w:bCs/>
          <w:sz w:val="28"/>
          <w:szCs w:val="28"/>
          <w:rPrChange w:id="923" w:author="Clara Fuchsman" w:date="2021-10-16T17:11:00Z">
            <w:rPr/>
          </w:rPrChange>
        </w:rPr>
        <w:t>Conclusions</w:t>
      </w:r>
    </w:p>
    <w:p w14:paraId="0000008A" w14:textId="4173F21B" w:rsidR="00104E87" w:rsidRDefault="004D045E" w:rsidP="00EF63F8">
      <w:r>
        <w:t xml:space="preserve">If </w:t>
      </w:r>
      <w:r w:rsidR="00A250C2">
        <w:t xml:space="preserve">ODZs </w:t>
      </w:r>
      <w:r>
        <w:t xml:space="preserve">expand in response to the changing climate, larger areas of the ocean are likely to resemble this environment, which is oligotrophic and </w:t>
      </w:r>
      <w:r w:rsidR="00C66B70">
        <w:t>has</w:t>
      </w:r>
      <w:r>
        <w:t xml:space="preserve"> an oxygen deficient zone spanning most of the mesopel</w:t>
      </w:r>
      <w:r w:rsidR="00A250C2">
        <w:t>a</w:t>
      </w:r>
      <w:r>
        <w:t>gic zone. Previous models</w:t>
      </w:r>
      <w:r w:rsidR="00C66B70">
        <w:t xml:space="preserve"> and observations</w:t>
      </w:r>
      <w:r>
        <w:t xml:space="preserve"> have suggested that </w:t>
      </w:r>
      <w:r w:rsidR="00A250C2">
        <w:t xml:space="preserve">ODZs </w:t>
      </w:r>
      <w:r>
        <w:t>are site</w:t>
      </w:r>
      <w:r w:rsidR="00C66B70">
        <w:t>s</w:t>
      </w:r>
      <w:r>
        <w:t xml:space="preserve"> of efficient carbon transfer to the deep ocean</w:t>
      </w:r>
      <w:r w:rsidR="00C66B70">
        <w:t xml:space="preserve"> </w:t>
      </w:r>
      <w:r w:rsidR="00C66B70">
        <w:fldChar w:fldCharType="begin"/>
      </w:r>
      <w:r w:rsidR="00DF46B2">
        <w:instrText xml:space="preserve"> ADDIN ZOTERO_ITEM CSL_CITATION {"citationID":"7X9FE7RN","properties":{"formattedCitation":"(Cram et al., 2018; Hartnett &amp; Devol, 2003; Van Mooy et al., 2002; Weber &amp; Bianchi, 2020)","plainCitation":"(Cram et al., 2018; Hartnett &amp; Devol, 2003; Van Mooy et al., 2002; Weber &amp; Bianchi, 2020)","noteIndex":0},"citationItems":[{"id":7302,"uris":["http://zotero.org/users/158097/items/ED3B4FEN"],"uri":["http://zotero.org/users/158097/items/ED3B4FEN"],"itemData":{"id":7302,"type":"article-journal","abstract":"The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C66B70">
        <w:fldChar w:fldCharType="separate"/>
      </w:r>
      <w:r w:rsidR="00DF46B2" w:rsidRPr="00DF46B2">
        <w:t>(Cram et al., 2018; Hartnett &amp; Devol, 2003; Van Mooy et al., 2002; Weber &amp; Bianchi, 2020)</w:t>
      </w:r>
      <w:r w:rsidR="00C66B70">
        <w:fldChar w:fldCharType="end"/>
      </w:r>
      <w:r>
        <w:t>, and our data appear to support this contention. Indeed, the mechanism of efficient transfer appears to be slowing of particle remineralization, presumably from decreased microbial metabolisms, with zooplankton playing an important role in both active particle transport and particle disaggregation.</w:t>
      </w:r>
    </w:p>
    <w:p w14:paraId="0000008C" w14:textId="30866698" w:rsidR="00104E87" w:rsidRDefault="004D045E" w:rsidP="00EF63F8">
      <w:r>
        <w:lastRenderedPageBreak/>
        <w:t xml:space="preserve">Our data could potentially be used in conjunction with mechanistic models </w:t>
      </w:r>
      <w:r w:rsidR="00A935E8">
        <w:fldChar w:fldCharType="begin"/>
      </w:r>
      <w:r w:rsidR="00DF46B2">
        <w:instrText xml:space="preserve"> ADDIN ZOTERO_ITEM CSL_CITATION {"citationID":"2zNZN33a","properties":{"formattedCitation":"(e.g. Weber &amp; Bianchi, 2020)","plainCitation":"(e.g. 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DF46B2" w:rsidRPr="00DF46B2">
        <w:t>(e.g. Weber &amp; Bianchi, 2020)</w:t>
      </w:r>
      <w:r w:rsidR="00A935E8">
        <w:fldChar w:fldCharType="end"/>
      </w:r>
      <w:r>
        <w:t xml:space="preserve"> to constrain the relative carbon oxidation rate by </w:t>
      </w:r>
      <w:ins w:id="924" w:author="Clara Fuchsman" w:date="2021-10-16T17:11:00Z">
        <w:r w:rsidR="0088755D">
          <w:t xml:space="preserve">nitrate </w:t>
        </w:r>
      </w:ins>
      <w:ins w:id="925" w:author="Clara Fuchsman" w:date="2021-10-16T17:12:00Z">
        <w:r w:rsidR="0088755D">
          <w:t xml:space="preserve">reduction, </w:t>
        </w:r>
      </w:ins>
      <w:r w:rsidR="009A6364">
        <w:t>denitrification and sulfate reduction</w:t>
      </w:r>
      <w:r w:rsidR="007E40D6">
        <w:t xml:space="preserve"> </w:t>
      </w:r>
      <w:r>
        <w:t xml:space="preserve">processes, which is currently poorly understood </w:t>
      </w:r>
      <w:r w:rsidR="00A935E8">
        <w:fldChar w:fldCharType="begin"/>
      </w:r>
      <w:r w:rsidR="00DF46B2">
        <w:instrText xml:space="preserve"> ADDIN ZOTERO_ITEM CSL_CITATION {"citationID":"dxY2micQ","properties":{"formattedCitation":"(Bristow, 2018)","plainCitation":"(Bristow, 2018)","noteIndex":0},"citationItems":[{"id":7438,"uris":["http://zotero.org/users/158097/items/7VWX4FGQ"],"uri":["http://zotero.org/users/158097/items/7VWX4FGQ"],"itemData":{"id":7438,"type":"article-journal","abstract":"Substantial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DF46B2" w:rsidRPr="00DF46B2">
        <w:t>(Bristow, 2018)</w:t>
      </w:r>
      <w:r w:rsidR="00A935E8">
        <w:fldChar w:fldCharType="end"/>
      </w:r>
      <w:r>
        <w:t>. Furthermore, it appears that diel migratory organisms both disaggregate particles and transport carbon throughout the top 500 m of the water column. Day</w:t>
      </w:r>
      <w:r w:rsidR="005F4E9C">
        <w:t>-</w:t>
      </w:r>
      <w:r>
        <w:t>to</w:t>
      </w:r>
      <w:r w:rsidR="005F4E9C">
        <w:t>-</w:t>
      </w:r>
      <w:r>
        <w:t>day and within day variability in organic matter transport was evident, though overall patterns in particle size, flux and disaggregation appeared to be consistent over the course of the time-series. The change in particle abundance and size between 500</w:t>
      </w:r>
      <w:r w:rsidR="00CD1400">
        <w:t xml:space="preserve"> </w:t>
      </w:r>
      <w:r>
        <w:t xml:space="preserve">m and the bottom of the ODZ has implications for the </w:t>
      </w:r>
      <w:r w:rsidR="00A935E8">
        <w:t>free-living</w:t>
      </w:r>
      <w:r>
        <w:t xml:space="preserve"> microbes living in this region. These microbes are likely particularly organic matter starved</w:t>
      </w:r>
      <w:r w:rsidR="005F4E9C">
        <w:t>, and so these decaying particles are likely an important energy source for them</w:t>
      </w:r>
      <w:r>
        <w:t xml:space="preserve">.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EF63F8">
      <w:pPr>
        <w:pStyle w:val="Heading1"/>
      </w:pPr>
      <w:bookmarkStart w:id="926" w:name="_heading=h.uz166cm11no7" w:colFirst="0" w:colLast="0"/>
      <w:bookmarkEnd w:id="926"/>
      <w:r>
        <w:t>Acknowledgements</w:t>
      </w:r>
    </w:p>
    <w:p w14:paraId="30EE2315" w14:textId="069B1206" w:rsidR="00FB55D6" w:rsidRDefault="004D045E" w:rsidP="00EF63F8">
      <w:r>
        <w:t xml:space="preserve">The authors thank the captain and crew of the RV </w:t>
      </w:r>
      <w:proofErr w:type="spellStart"/>
      <w:r w:rsidRPr="007E40D6">
        <w:rPr>
          <w:i/>
          <w:iCs/>
        </w:rPr>
        <w:t>Sikuliaq</w:t>
      </w:r>
      <w:proofErr w:type="spellEnd"/>
      <w:r>
        <w:t xml:space="preserve"> for making field collection possible. The authors also thank Gabr</w:t>
      </w:r>
      <w:r w:rsidR="00A250C2">
        <w:t>i</w:t>
      </w:r>
      <w:r>
        <w:t xml:space="preserve">elle Rocap, Curtis </w:t>
      </w:r>
      <w:r w:rsidR="00A250C2">
        <w:rPr>
          <w:color w:val="000000"/>
        </w:rPr>
        <w:t>Deutsch</w:t>
      </w:r>
      <w:r w:rsidR="00A250C2" w:rsidDel="00A250C2">
        <w:t xml:space="preserve"> </w:t>
      </w:r>
      <w:r>
        <w:t xml:space="preserve">for assistance in the field and valuable insight. Jacquelyn Burchfield provided </w:t>
      </w:r>
      <w:r w:rsidR="00CD1400">
        <w:t>helpful</w:t>
      </w:r>
      <w:r>
        <w:t xml:space="preserve"> insights about the mathematical underpinnings of the particle remineralization model.</w:t>
      </w:r>
      <w:ins w:id="927" w:author="Jacob Cram" w:date="2021-10-10T17:54:00Z">
        <w:r w:rsidR="00FB55D6">
          <w:t xml:space="preserve"> We thank two </w:t>
        </w:r>
      </w:ins>
      <w:ins w:id="928" w:author="Jacob Cram" w:date="2021-10-10T17:55:00Z">
        <w:r w:rsidR="00FB55D6">
          <w:t>anonymous</w:t>
        </w:r>
      </w:ins>
      <w:ins w:id="929" w:author="Jacob Cram" w:date="2021-10-10T17:54:00Z">
        <w:r w:rsidR="00FB55D6">
          <w:t xml:space="preserve"> reviewers</w:t>
        </w:r>
      </w:ins>
      <w:ins w:id="930" w:author="Jacob Cram" w:date="2021-10-10T17:55:00Z">
        <w:r w:rsidR="00FB55D6">
          <w:t>, whose comments</w:t>
        </w:r>
      </w:ins>
      <w:ins w:id="931" w:author="Jacob Cram" w:date="2021-10-10T17:54:00Z">
        <w:r w:rsidR="00FB55D6">
          <w:t xml:space="preserve"> dramatically improved this manuscript.</w:t>
        </w:r>
      </w:ins>
    </w:p>
    <w:p w14:paraId="6476544D" w14:textId="77777777" w:rsidR="009B2BA7" w:rsidRDefault="004D045E" w:rsidP="00EF63F8">
      <w:r>
        <w:t>Funding for this project was provided by NSF Grant Number DEB-1542240, as well as startup funds to JAC and CAF provided by University of Maryland Center for Environmental Science. The McDonnell laboratory acknowledges support from NSF-OCE 1654663.</w:t>
      </w:r>
      <w:bookmarkStart w:id="932" w:name="bookmark=id.1hmsyys" w:colFirst="0" w:colLast="0"/>
      <w:bookmarkStart w:id="933" w:name="bookmark=id.3fwokq0" w:colFirst="0" w:colLast="0"/>
      <w:bookmarkEnd w:id="932"/>
      <w:bookmarkEnd w:id="933"/>
    </w:p>
    <w:p w14:paraId="24F48064" w14:textId="35836AA4" w:rsidR="00DC428E" w:rsidRDefault="009B2BA7" w:rsidP="00EF63F8">
      <w:pPr>
        <w:rPr>
          <w:b/>
          <w:i/>
          <w:sz w:val="36"/>
          <w:szCs w:val="36"/>
        </w:rPr>
      </w:pPr>
      <w:r>
        <w:t>Data for this research, as well as analy</w:t>
      </w:r>
      <w:r w:rsidR="00A250C2">
        <w:t>s</w:t>
      </w:r>
      <w:r>
        <w:t xml:space="preserve">is and model code are available on </w:t>
      </w:r>
      <w:proofErr w:type="spellStart"/>
      <w:r>
        <w:t>FigShare</w:t>
      </w:r>
      <w:proofErr w:type="spellEnd"/>
      <w:r>
        <w:t xml:space="preserve"> at </w:t>
      </w:r>
      <w:r w:rsidRPr="009B2BA7">
        <w:t>https://figshare.com/articles/software/POMZ-ETNP-UVP-2017/14589435</w:t>
      </w:r>
      <w:r>
        <w:t>.</w:t>
      </w:r>
      <w:r w:rsidR="00DC428E">
        <w:br w:type="page"/>
      </w:r>
    </w:p>
    <w:p w14:paraId="000000BF" w14:textId="498596BC" w:rsidR="00104E87" w:rsidRDefault="004D045E" w:rsidP="00EF63F8">
      <w:pPr>
        <w:pStyle w:val="Heading1"/>
      </w:pPr>
      <w:r>
        <w:lastRenderedPageBreak/>
        <w:t>References</w:t>
      </w:r>
    </w:p>
    <w:bookmarkStart w:id="934" w:name="bookmark=id.1v1yuxt" w:colFirst="0" w:colLast="0"/>
    <w:bookmarkStart w:id="935" w:name="bookmark=id.4f1mdlm" w:colFirst="0" w:colLast="0"/>
    <w:bookmarkEnd w:id="934"/>
    <w:bookmarkEnd w:id="935"/>
    <w:p w14:paraId="4FCC749E" w14:textId="77777777" w:rsidR="00E6094A" w:rsidRDefault="006B0287" w:rsidP="00E6094A">
      <w:pPr>
        <w:pStyle w:val="Bibliography"/>
      </w:pPr>
      <w:r>
        <w:rPr>
          <w:color w:val="000000"/>
        </w:rPr>
        <w:fldChar w:fldCharType="begin"/>
      </w:r>
      <w:r w:rsidR="00DF46B2">
        <w:rPr>
          <w:color w:val="000000"/>
        </w:rPr>
        <w:instrText xml:space="preserve"> ADDIN ZOTERO_BIBL {"uncited":[],"omitted":[],"custom":[]} CSL_BIBLIOGRAPHY </w:instrText>
      </w:r>
      <w:r>
        <w:rPr>
          <w:color w:val="000000"/>
        </w:rPr>
        <w:fldChar w:fldCharType="separate"/>
      </w:r>
      <w:r w:rsidR="00E6094A">
        <w:t xml:space="preserve">Ahn, J. H., &amp; Grant, S. B. (2007). Size Distribution, Sources, and Seasonality of Suspended Particles in Southern California Marine Bathing Waters. </w:t>
      </w:r>
      <w:r w:rsidR="00E6094A">
        <w:rPr>
          <w:i/>
          <w:iCs/>
        </w:rPr>
        <w:t>Environmental Science &amp; Technology</w:t>
      </w:r>
      <w:r w:rsidR="00E6094A">
        <w:t xml:space="preserve">, </w:t>
      </w:r>
      <w:r w:rsidR="00E6094A">
        <w:rPr>
          <w:i/>
          <w:iCs/>
        </w:rPr>
        <w:t>41</w:t>
      </w:r>
      <w:r w:rsidR="00E6094A">
        <w:t>(3), 695–702. https://doi.org/10.1021/es061960+</w:t>
      </w:r>
    </w:p>
    <w:p w14:paraId="71A2BDAB" w14:textId="77777777" w:rsidR="00E6094A" w:rsidRDefault="00E6094A" w:rsidP="00E6094A">
      <w:pPr>
        <w:pStyle w:val="Bibliography"/>
      </w:pPr>
      <w:r>
        <w:t xml:space="preserve">Andersen, L. N. (2001). The new Simrad EK60 scientific echo sounder system. </w:t>
      </w:r>
      <w:r>
        <w:rPr>
          <w:i/>
          <w:iCs/>
        </w:rPr>
        <w:t>The Journal of the Acoustical Society of America</w:t>
      </w:r>
      <w:r>
        <w:t xml:space="preserve">, </w:t>
      </w:r>
      <w:r>
        <w:rPr>
          <w:i/>
          <w:iCs/>
        </w:rPr>
        <w:t>109</w:t>
      </w:r>
      <w:r>
        <w:t>(5), 2336–2336. https://doi.org/10.1121/1.4744207</w:t>
      </w:r>
    </w:p>
    <w:p w14:paraId="0B533505" w14:textId="77777777" w:rsidR="00E6094A" w:rsidRDefault="00E6094A" w:rsidP="00E6094A">
      <w:pPr>
        <w:pStyle w:val="Bibliography"/>
      </w:pPr>
      <w:r>
        <w:t xml:space="preserve">Antezana, T. (2009). Species-specific patterns of diel migration into the Oxygen Minimum Zone by euphausiids in the Humboldt Current Ecosystem. </w:t>
      </w:r>
      <w:r>
        <w:rPr>
          <w:i/>
          <w:iCs/>
        </w:rPr>
        <w:t>Progress in Oceanography</w:t>
      </w:r>
      <w:r>
        <w:t xml:space="preserve">, </w:t>
      </w:r>
      <w:r>
        <w:rPr>
          <w:i/>
          <w:iCs/>
        </w:rPr>
        <w:t>83</w:t>
      </w:r>
      <w:r>
        <w:t>(1), 228–236. https://doi.org/10.1016/j.pocean.2009.07.039</w:t>
      </w:r>
    </w:p>
    <w:p w14:paraId="1225C9E0" w14:textId="77777777" w:rsidR="00E6094A" w:rsidRDefault="00E6094A" w:rsidP="00E6094A">
      <w:pPr>
        <w:pStyle w:val="Bibliography"/>
      </w:pPr>
      <w:r>
        <w:t xml:space="preserve">Archibald, K. M., Siegel, D. A., &amp; Doney, S. C. (2019). Modeling the Impact of Zooplankton Diel Vertical Migration on the Carbon Export Flux of the Biological Pump. </w:t>
      </w:r>
      <w:r>
        <w:rPr>
          <w:i/>
          <w:iCs/>
        </w:rPr>
        <w:t>Global Biogeochemical Cycles</w:t>
      </w:r>
      <w:r>
        <w:t xml:space="preserve">, </w:t>
      </w:r>
      <w:r>
        <w:rPr>
          <w:i/>
          <w:iCs/>
        </w:rPr>
        <w:t>33</w:t>
      </w:r>
      <w:r>
        <w:t>(2), 181–199. https://doi.org/10.1029/2018GB005983</w:t>
      </w:r>
    </w:p>
    <w:p w14:paraId="4EBE4DAC" w14:textId="77777777" w:rsidR="00E6094A" w:rsidRDefault="00E6094A" w:rsidP="00E6094A">
      <w:pPr>
        <w:pStyle w:val="Bibliography"/>
      </w:pPr>
      <w:r>
        <w:t xml:space="preserve">Bianchi, D., Stock, C., Galbraith, E. D., &amp; Sarmiento, J. L. (2013). Diel vertical migration: Ecological controls and impacts on the biological pump in a one-dimensional ocean model. </w:t>
      </w:r>
      <w:r>
        <w:rPr>
          <w:i/>
          <w:iCs/>
        </w:rPr>
        <w:t>Global Biogeochemical Cycles</w:t>
      </w:r>
      <w:r>
        <w:t xml:space="preserve">, </w:t>
      </w:r>
      <w:r>
        <w:rPr>
          <w:i/>
          <w:iCs/>
        </w:rPr>
        <w:t>27</w:t>
      </w:r>
      <w:r>
        <w:t>(2), 478–491. https://doi.org/10.1002/gbc.20031</w:t>
      </w:r>
    </w:p>
    <w:p w14:paraId="75B69B45" w14:textId="77777777" w:rsidR="00E6094A" w:rsidRDefault="00E6094A" w:rsidP="00E6094A">
      <w:pPr>
        <w:pStyle w:val="Bibliography"/>
      </w:pPr>
      <w:r>
        <w:t xml:space="preserve">Bianchi, D., Babbin, A. R., &amp; Galbraith, E. D. (2014). Enhancement of anammox by the excretion of diel vertical migrators. </w:t>
      </w:r>
      <w:r>
        <w:rPr>
          <w:i/>
          <w:iCs/>
        </w:rPr>
        <w:t>Proceedings of the National Academy of Sciences</w:t>
      </w:r>
      <w:r>
        <w:t xml:space="preserve">, </w:t>
      </w:r>
      <w:r>
        <w:rPr>
          <w:i/>
          <w:iCs/>
        </w:rPr>
        <w:t>111</w:t>
      </w:r>
      <w:r>
        <w:t>(44), 15653–15658. https://doi.org/10.1073/pnas.1410790111</w:t>
      </w:r>
    </w:p>
    <w:p w14:paraId="796F9375" w14:textId="77777777" w:rsidR="00E6094A" w:rsidRDefault="00E6094A" w:rsidP="00E6094A">
      <w:pPr>
        <w:pStyle w:val="Bibliography"/>
      </w:pPr>
      <w:r>
        <w:t xml:space="preserve">Bianchi, D., Weber, T. S., Kiko, R., &amp; Deutsch, C. (2018). Global niche of marine anaerobic metabolisms expanded by particle microenvironments. </w:t>
      </w:r>
      <w:r>
        <w:rPr>
          <w:i/>
          <w:iCs/>
        </w:rPr>
        <w:t>Nature Geoscience</w:t>
      </w:r>
      <w:r>
        <w:t xml:space="preserve">, </w:t>
      </w:r>
      <w:r>
        <w:rPr>
          <w:i/>
          <w:iCs/>
        </w:rPr>
        <w:t>11</w:t>
      </w:r>
      <w:r>
        <w:t>(4), 263. https://doi.org/10.1038/s41561-018-0081-0</w:t>
      </w:r>
    </w:p>
    <w:p w14:paraId="4878F733" w14:textId="77777777" w:rsidR="00E6094A" w:rsidRDefault="00E6094A" w:rsidP="00E6094A">
      <w:pPr>
        <w:pStyle w:val="Bibliography"/>
      </w:pPr>
      <w:r>
        <w:t xml:space="preserve">Boyer, T., Garcia, H. E., Locarini, R. A., Ricardo, A., Zweng, M. M., Mishonov, A. V., et al. (2018). </w:t>
      </w:r>
      <w:r>
        <w:rPr>
          <w:i/>
          <w:iCs/>
        </w:rPr>
        <w:t>World Ocean Atlas 2018.</w:t>
      </w:r>
      <w:r>
        <w:t xml:space="preserve"> NOAA National Centers for Environmntal Information.</w:t>
      </w:r>
    </w:p>
    <w:p w14:paraId="63B03791" w14:textId="77777777" w:rsidR="00E6094A" w:rsidRDefault="00E6094A" w:rsidP="00E6094A">
      <w:pPr>
        <w:pStyle w:val="Bibliography"/>
      </w:pPr>
      <w:r>
        <w:lastRenderedPageBreak/>
        <w:t xml:space="preserve">Briggs, N., Dall’Olmo, G., &amp; Claustre, H. (2020). Major role of particle fragmentation in regulating biological sequestration of CO2 by the oceans. </w:t>
      </w:r>
      <w:r>
        <w:rPr>
          <w:i/>
          <w:iCs/>
        </w:rPr>
        <w:t>Science</w:t>
      </w:r>
      <w:r>
        <w:t xml:space="preserve">, </w:t>
      </w:r>
      <w:r>
        <w:rPr>
          <w:i/>
          <w:iCs/>
        </w:rPr>
        <w:t>367</w:t>
      </w:r>
      <w:r>
        <w:t>(6479), 791–793. https://doi.org/10.1126/science.aay1790</w:t>
      </w:r>
    </w:p>
    <w:p w14:paraId="7A509FEC" w14:textId="77777777" w:rsidR="00E6094A" w:rsidRDefault="00E6094A" w:rsidP="00E6094A">
      <w:pPr>
        <w:pStyle w:val="Bibliography"/>
      </w:pPr>
      <w:r>
        <w:t xml:space="preserve">Bristow, L. A. (2018). Anoxia in the snow. </w:t>
      </w:r>
      <w:r>
        <w:rPr>
          <w:i/>
          <w:iCs/>
        </w:rPr>
        <w:t>Nature Geoscience</w:t>
      </w:r>
      <w:r>
        <w:t xml:space="preserve">, </w:t>
      </w:r>
      <w:r>
        <w:rPr>
          <w:i/>
          <w:iCs/>
        </w:rPr>
        <w:t>11</w:t>
      </w:r>
      <w:r>
        <w:t>(4), 226–227. https://doi.org/10.1038/s41561-018-0088-6</w:t>
      </w:r>
    </w:p>
    <w:p w14:paraId="0214104F" w14:textId="77777777" w:rsidR="00E6094A" w:rsidRDefault="00E6094A" w:rsidP="00E6094A">
      <w:pPr>
        <w:pStyle w:val="Bibliography"/>
      </w:pPr>
      <w:r>
        <w:t xml:space="preserve">Buonassissi, C. J., &amp; Dierssen, H. M. (2010). A regional comparison of particle size distributions and the power law approximation in oceanic and estuarine surface waters. </w:t>
      </w:r>
      <w:r>
        <w:rPr>
          <w:i/>
          <w:iCs/>
        </w:rPr>
        <w:t>Journal of Geophysical Research: Oceans</w:t>
      </w:r>
      <w:r>
        <w:t xml:space="preserve">, </w:t>
      </w:r>
      <w:r>
        <w:rPr>
          <w:i/>
          <w:iCs/>
        </w:rPr>
        <w:t>115</w:t>
      </w:r>
      <w:r>
        <w:t>(C10). https://doi.org/10.1029/2010JC006256</w:t>
      </w:r>
    </w:p>
    <w:p w14:paraId="56C245A5" w14:textId="77777777" w:rsidR="00E6094A" w:rsidRDefault="00E6094A" w:rsidP="00E6094A">
      <w:pPr>
        <w:pStyle w:val="Bibliography"/>
      </w:pPr>
      <w:r>
        <w:t xml:space="preserve">Burd, A. B., &amp; Jackson, G. A. (2009). Particle Aggregation. </w:t>
      </w:r>
      <w:r>
        <w:rPr>
          <w:i/>
          <w:iCs/>
        </w:rPr>
        <w:t>Annual Review of Marine Science</w:t>
      </w:r>
      <w:r>
        <w:t xml:space="preserve">, </w:t>
      </w:r>
      <w:r>
        <w:rPr>
          <w:i/>
          <w:iCs/>
        </w:rPr>
        <w:t>1</w:t>
      </w:r>
      <w:r>
        <w:t>(1), 65–90. https://doi.org/10.1146/annurev.marine.010908.163904</w:t>
      </w:r>
    </w:p>
    <w:p w14:paraId="75F6A574" w14:textId="77777777" w:rsidR="00E6094A" w:rsidRDefault="00E6094A" w:rsidP="00E6094A">
      <w:pPr>
        <w:pStyle w:val="Bibliography"/>
      </w:pPr>
      <w:r>
        <w:t xml:space="preserve">Cavan, E. L., Trimmer, M., Shelley, F., &amp; Sanders, R. (2017). Remineralization of particulate organic carbon in an ocean oxygen minimum zone. </w:t>
      </w:r>
      <w:r>
        <w:rPr>
          <w:i/>
          <w:iCs/>
        </w:rPr>
        <w:t>Nature Communications</w:t>
      </w:r>
      <w:r>
        <w:t xml:space="preserve">, </w:t>
      </w:r>
      <w:r>
        <w:rPr>
          <w:i/>
          <w:iCs/>
        </w:rPr>
        <w:t>8</w:t>
      </w:r>
      <w:r>
        <w:t>, 14847. https://doi.org/10.1038/ncomms14847</w:t>
      </w:r>
    </w:p>
    <w:p w14:paraId="1236542C" w14:textId="77777777" w:rsidR="00E6094A" w:rsidRDefault="00E6094A" w:rsidP="00E6094A">
      <w:pPr>
        <w:pStyle w:val="Bibliography"/>
      </w:pPr>
      <w:r>
        <w:t xml:space="preserve">Cisewski, B., Strass, V. H., Rhein, M., &amp; Krägefsky, S. (2010). Seasonal variation of diel vertical migration of zooplankton from ADCP backscatter time series data in the Lazarev Sea, Antarctica. </w:t>
      </w:r>
      <w:r>
        <w:rPr>
          <w:i/>
          <w:iCs/>
        </w:rPr>
        <w:t>Deep Sea Research Part I: Oceanographic Research Papers</w:t>
      </w:r>
      <w:r>
        <w:t xml:space="preserve">, </w:t>
      </w:r>
      <w:r>
        <w:rPr>
          <w:i/>
          <w:iCs/>
        </w:rPr>
        <w:t>57</w:t>
      </w:r>
      <w:r>
        <w:t>(1), 78–94. https://doi.org/10.1016/j.dsr.2009.10.005</w:t>
      </w:r>
    </w:p>
    <w:p w14:paraId="4947C75E" w14:textId="77777777" w:rsidR="00E6094A" w:rsidRDefault="00E6094A" w:rsidP="00E6094A">
      <w:pPr>
        <w:pStyle w:val="Bibliography"/>
      </w:pPr>
      <w:r>
        <w:t xml:space="preserve">Cram, J. A., Weber, T., Leung, S. W., McDonnell, A. M. P., Liang, J.-H., &amp; Deutsch, C. (2018). The Role of Particle Size, Ballast, Temperature, and Oxygen in the Sinking Flux to the Deep Sea. </w:t>
      </w:r>
      <w:r>
        <w:rPr>
          <w:i/>
          <w:iCs/>
        </w:rPr>
        <w:t>Global Biogeochemical Cycles</w:t>
      </w:r>
      <w:r>
        <w:t xml:space="preserve">, </w:t>
      </w:r>
      <w:r>
        <w:rPr>
          <w:i/>
          <w:iCs/>
        </w:rPr>
        <w:t>32</w:t>
      </w:r>
      <w:r>
        <w:t>(5), 858–876. https://doi.org/10.1029/2017GB005710</w:t>
      </w:r>
    </w:p>
    <w:p w14:paraId="61B84181" w14:textId="77777777" w:rsidR="00E6094A" w:rsidRDefault="00E6094A" w:rsidP="00E6094A">
      <w:pPr>
        <w:pStyle w:val="Bibliography"/>
      </w:pPr>
      <w:r>
        <w:t>Date, S. (2020, November 21). Generalized Linear Models. Retrieved May 2, 2021, from https://towardsdatascience.com/generalized-linear-models-9ec4dfe3dc3f</w:t>
      </w:r>
    </w:p>
    <w:p w14:paraId="74B5E254" w14:textId="77777777" w:rsidR="00E6094A" w:rsidRDefault="00E6094A" w:rsidP="00E6094A">
      <w:pPr>
        <w:pStyle w:val="Bibliography"/>
      </w:pPr>
      <w:r>
        <w:t xml:space="preserve">Deutsch, C., Berelson, W., Thunell, R., Weber, T., Tems, C., McManus, J., et al. (2014). Centennial changes in North Pacific anoxia linked to tropical trade winds. </w:t>
      </w:r>
      <w:r>
        <w:rPr>
          <w:i/>
          <w:iCs/>
        </w:rPr>
        <w:t>Science</w:t>
      </w:r>
      <w:r>
        <w:t xml:space="preserve">, </w:t>
      </w:r>
      <w:r>
        <w:rPr>
          <w:i/>
          <w:iCs/>
        </w:rPr>
        <w:t>345</w:t>
      </w:r>
      <w:r>
        <w:t>(6197), 665–668. https://doi.org/10.1126/science.1252332</w:t>
      </w:r>
    </w:p>
    <w:p w14:paraId="00B8A303" w14:textId="77777777" w:rsidR="00E6094A" w:rsidRDefault="00E6094A" w:rsidP="00E6094A">
      <w:pPr>
        <w:pStyle w:val="Bibliography"/>
      </w:pPr>
      <w:r>
        <w:lastRenderedPageBreak/>
        <w:t xml:space="preserve">DeVries, T., &amp; Weber, T. (2017). The export and fate of organic matter in the ocean: New constraints from combining satellite and oceanographic tracer observations. </w:t>
      </w:r>
      <w:r>
        <w:rPr>
          <w:i/>
          <w:iCs/>
        </w:rPr>
        <w:t>Global Biogeochemical Cycles</w:t>
      </w:r>
      <w:r>
        <w:t>, 2016GB005551. https://doi.org/10.1002/2016GB005551</w:t>
      </w:r>
    </w:p>
    <w:p w14:paraId="46524C2F" w14:textId="77777777" w:rsidR="00E6094A" w:rsidRDefault="00E6094A" w:rsidP="00E6094A">
      <w:pPr>
        <w:pStyle w:val="Bibliography"/>
      </w:pPr>
      <w:r>
        <w:t xml:space="preserve">DeVries, T., Deutsch, C., Primeau, F., Chang, B., &amp; Devol, A. (2012). Global rates of water-column denitrification derived from nitrogen gas measurements. </w:t>
      </w:r>
      <w:r>
        <w:rPr>
          <w:i/>
          <w:iCs/>
        </w:rPr>
        <w:t>Nature Geoscience</w:t>
      </w:r>
      <w:r>
        <w:t xml:space="preserve">, </w:t>
      </w:r>
      <w:r>
        <w:rPr>
          <w:i/>
          <w:iCs/>
        </w:rPr>
        <w:t>5</w:t>
      </w:r>
      <w:r>
        <w:t>(8), 547–550. https://doi.org/10.1038/ngeo1515</w:t>
      </w:r>
    </w:p>
    <w:p w14:paraId="5E41735A" w14:textId="77777777" w:rsidR="00E6094A" w:rsidRDefault="00E6094A" w:rsidP="00E6094A">
      <w:pPr>
        <w:pStyle w:val="Bibliography"/>
      </w:pPr>
      <w:r>
        <w:t xml:space="preserve">DeVries, T., Liang, J.-H., &amp; Deutsch, C. (2014). A mechanistic particle flux model applied to the oceanic phosphorus cycle. </w:t>
      </w:r>
      <w:r>
        <w:rPr>
          <w:i/>
          <w:iCs/>
        </w:rPr>
        <w:t>Biogeosciences Discuss.</w:t>
      </w:r>
      <w:r>
        <w:t xml:space="preserve">, </w:t>
      </w:r>
      <w:r>
        <w:rPr>
          <w:i/>
          <w:iCs/>
        </w:rPr>
        <w:t>11</w:t>
      </w:r>
      <w:r>
        <w:t>(3), 3653–3699. https://doi.org/10.5194/bgd-11-3653-2014</w:t>
      </w:r>
    </w:p>
    <w:p w14:paraId="0FF3258E" w14:textId="77777777" w:rsidR="00E6094A" w:rsidRDefault="00E6094A" w:rsidP="00E6094A">
      <w:pPr>
        <w:pStyle w:val="Bibliography"/>
      </w:pPr>
      <w:r>
        <w:t xml:space="preserve">Dilling, L., &amp; Alldredge, A. L. (2000). Fragmentation of marine snow by swimming macrozooplankton: A new process impacting carbon cycling in the sea. </w:t>
      </w:r>
      <w:r>
        <w:rPr>
          <w:i/>
          <w:iCs/>
        </w:rPr>
        <w:t>Deep Sea Research Part I: Oceanographic Research Papers</w:t>
      </w:r>
      <w:r>
        <w:t xml:space="preserve">, </w:t>
      </w:r>
      <w:r>
        <w:rPr>
          <w:i/>
          <w:iCs/>
        </w:rPr>
        <w:t>47</w:t>
      </w:r>
      <w:r>
        <w:t>(7), 1227–1245. https://doi.org/10.1016/S0967-0637(99)00105-3</w:t>
      </w:r>
    </w:p>
    <w:p w14:paraId="7DF4749A" w14:textId="77777777" w:rsidR="00E6094A" w:rsidRDefault="00E6094A" w:rsidP="00E6094A">
      <w:pPr>
        <w:pStyle w:val="Bibliography"/>
      </w:pPr>
      <w:r>
        <w:t xml:space="preserve">Durkin, C. A., Estapa, M. L., &amp; Buesseler, K. O. (2015). Observations of carbon export by small sinking particles in the upper mesopelagic. </w:t>
      </w:r>
      <w:r>
        <w:rPr>
          <w:i/>
          <w:iCs/>
        </w:rPr>
        <w:t>Marine Chemistry</w:t>
      </w:r>
      <w:r>
        <w:t xml:space="preserve">, </w:t>
      </w:r>
      <w:r>
        <w:rPr>
          <w:i/>
          <w:iCs/>
        </w:rPr>
        <w:t>175</w:t>
      </w:r>
      <w:r>
        <w:t>, 72–81. https://doi.org/10.1016/j.marchem.2015.02.011</w:t>
      </w:r>
    </w:p>
    <w:p w14:paraId="262A24BE" w14:textId="77777777" w:rsidR="00E6094A" w:rsidRDefault="00E6094A" w:rsidP="00E6094A">
      <w:pPr>
        <w:pStyle w:val="Bibliography"/>
      </w:pPr>
      <w:r>
        <w:t xml:space="preserve">Evans, N., Boles, E., Kwiecinski, J. V., Mullen, S., Wolf, M., Devol, A. H., et al. (2020). The role of water masses in shaping the distribution of redox active compounds in the Eastern Tropical North Pacific oxygen deficient zone and influencing low oxygen concentrations in the eastern Pacific Ocean. </w:t>
      </w:r>
      <w:r>
        <w:rPr>
          <w:i/>
          <w:iCs/>
        </w:rPr>
        <w:t>Limnology and Oceanography</w:t>
      </w:r>
      <w:r>
        <w:t xml:space="preserve">, </w:t>
      </w:r>
      <w:r>
        <w:rPr>
          <w:i/>
          <w:iCs/>
        </w:rPr>
        <w:t>65</w:t>
      </w:r>
      <w:r>
        <w:t>(8), 1688–1705. https://doi.org/10.1002/lno.11412</w:t>
      </w:r>
    </w:p>
    <w:p w14:paraId="39D05CF9" w14:textId="77777777" w:rsidR="00E6094A" w:rsidRDefault="00E6094A" w:rsidP="00E6094A">
      <w:pPr>
        <w:pStyle w:val="Bibliography"/>
      </w:pPr>
      <w:r>
        <w:t xml:space="preserve">Francois, R., Honjo, S., Krishfield, R., &amp; Manganini, S. (2002). Factors controlling the flux of organic carbon to the bathypelagic zone of the ocean. </w:t>
      </w:r>
      <w:r>
        <w:rPr>
          <w:i/>
          <w:iCs/>
        </w:rPr>
        <w:t>Global Biogeochemical Cycles</w:t>
      </w:r>
      <w:r>
        <w:t xml:space="preserve">, </w:t>
      </w:r>
      <w:r>
        <w:rPr>
          <w:i/>
          <w:iCs/>
        </w:rPr>
        <w:t>16</w:t>
      </w:r>
      <w:r>
        <w:t>(4), 34-1-34–20. https://doi.org/10.1029/2001GB001722</w:t>
      </w:r>
    </w:p>
    <w:p w14:paraId="098B8F08" w14:textId="77777777" w:rsidR="00E6094A" w:rsidRDefault="00E6094A" w:rsidP="00E6094A">
      <w:pPr>
        <w:pStyle w:val="Bibliography"/>
      </w:pPr>
      <w:r>
        <w:t xml:space="preserve">Fuchsman, C. A., Devol, A. H., Saunders, J. K., McKay, C., &amp; Rocap, G. (2017). Niche Partitioning of the N Cycling Microbial Community of an Offshore Oxygen Deficient Zone. </w:t>
      </w:r>
      <w:r>
        <w:rPr>
          <w:i/>
          <w:iCs/>
        </w:rPr>
        <w:t>Frontiers in Microbiology</w:t>
      </w:r>
      <w:r>
        <w:t xml:space="preserve">, </w:t>
      </w:r>
      <w:r>
        <w:rPr>
          <w:i/>
          <w:iCs/>
        </w:rPr>
        <w:t>8</w:t>
      </w:r>
      <w:r>
        <w:t>. https://doi.org/10.3389/fmicb.2017.02384</w:t>
      </w:r>
    </w:p>
    <w:p w14:paraId="49FADFD3" w14:textId="77777777" w:rsidR="00E6094A" w:rsidRDefault="00E6094A" w:rsidP="00E6094A">
      <w:pPr>
        <w:pStyle w:val="Bibliography"/>
      </w:pPr>
      <w:r>
        <w:lastRenderedPageBreak/>
        <w:t xml:space="preserve">Fuchsman, C. A., Palevsky, H. I., Widner, B., Duffy, M., Carlson, M. C. G., Neibauer, J. A., et al. (2019). Cyanobacteria and cyanophage contributions to carbon and nitrogen cycling in an oligotrophic oxygen-deficient zone. </w:t>
      </w:r>
      <w:r>
        <w:rPr>
          <w:i/>
          <w:iCs/>
        </w:rPr>
        <w:t>The ISME Journal</w:t>
      </w:r>
      <w:r>
        <w:t>, 1. https://doi.org/10.1038/s41396-019-0452-6</w:t>
      </w:r>
    </w:p>
    <w:p w14:paraId="38698B27" w14:textId="77777777" w:rsidR="00E6094A" w:rsidRDefault="00E6094A" w:rsidP="00E6094A">
      <w:pPr>
        <w:pStyle w:val="Bibliography"/>
      </w:pPr>
      <w:r>
        <w:t xml:space="preserve">Garcia-Robledo, E., Padilla, C. C., Aldunate, M., Stewart, F. J., Ulloa, O., Paulmier, A., et al. (2017). Cryptic oxygen cycling in anoxic marine zones. </w:t>
      </w:r>
      <w:r>
        <w:rPr>
          <w:i/>
          <w:iCs/>
        </w:rPr>
        <w:t>Proceedings of the National Academy of Sciences</w:t>
      </w:r>
      <w:r>
        <w:t xml:space="preserve">, </w:t>
      </w:r>
      <w:r>
        <w:rPr>
          <w:i/>
          <w:iCs/>
        </w:rPr>
        <w:t>114</w:t>
      </w:r>
      <w:r>
        <w:t>(31), 8319–8324. https://doi.org/10.1073/pnas.1619844114</w:t>
      </w:r>
    </w:p>
    <w:p w14:paraId="440C276B" w14:textId="77777777" w:rsidR="00E6094A" w:rsidRDefault="00E6094A" w:rsidP="00E6094A">
      <w:pPr>
        <w:pStyle w:val="Bibliography"/>
      </w:pPr>
      <w:r>
        <w:t xml:space="preserve">Gilly, W. F., Beman, J. M., Litvin, S. Y., &amp; Robison, B. H. (2013). Oceanographic and Biological Effects of Shoaling of the Oxygen Minimum Zone. </w:t>
      </w:r>
      <w:r>
        <w:rPr>
          <w:i/>
          <w:iCs/>
        </w:rPr>
        <w:t>Annual Review of Marine Science</w:t>
      </w:r>
      <w:r>
        <w:t xml:space="preserve">, </w:t>
      </w:r>
      <w:r>
        <w:rPr>
          <w:i/>
          <w:iCs/>
        </w:rPr>
        <w:t>5</w:t>
      </w:r>
      <w:r>
        <w:t>(1), 393–420. https://doi.org/10.1146/annurev-marine-120710-100849</w:t>
      </w:r>
    </w:p>
    <w:p w14:paraId="2150FBF4" w14:textId="77777777" w:rsidR="00E6094A" w:rsidRDefault="00E6094A" w:rsidP="00E6094A">
      <w:pPr>
        <w:pStyle w:val="Bibliography"/>
      </w:pPr>
      <w:r>
        <w:t xml:space="preserve">Goldthwait, S. A., Carlson, C. A., Henderson, G. K., &amp; Alldredge, A. L. (2005). Effects of physical fragmentation on remineralization of marine snow. </w:t>
      </w:r>
      <w:r>
        <w:rPr>
          <w:i/>
          <w:iCs/>
        </w:rPr>
        <w:t>Marine Ecology Progress Series</w:t>
      </w:r>
      <w:r>
        <w:t xml:space="preserve">, </w:t>
      </w:r>
      <w:r>
        <w:rPr>
          <w:i/>
          <w:iCs/>
        </w:rPr>
        <w:t>305</w:t>
      </w:r>
      <w:r>
        <w:t>, 59–65.</w:t>
      </w:r>
    </w:p>
    <w:p w14:paraId="3ADE8F71" w14:textId="77777777" w:rsidR="00E6094A" w:rsidRDefault="00E6094A" w:rsidP="00E6094A">
      <w:pPr>
        <w:pStyle w:val="Bibliography"/>
      </w:pPr>
      <w:r>
        <w:t xml:space="preserve">Guidi, L., Jackson, G. A., Stemmann, L., Miquel, J. C., Picheral, M., &amp; Gorsky, G. (2008). Relationship between particle size distribution and flux in the mesopelagic zone. </w:t>
      </w:r>
      <w:r>
        <w:rPr>
          <w:i/>
          <w:iCs/>
        </w:rPr>
        <w:t>Deep Sea Research Part I: Oceanographic Research Papers</w:t>
      </w:r>
      <w:r>
        <w:t xml:space="preserve">, </w:t>
      </w:r>
      <w:r>
        <w:rPr>
          <w:i/>
          <w:iCs/>
        </w:rPr>
        <w:t>55</w:t>
      </w:r>
      <w:r>
        <w:t>(10), 1364–1374. https://doi.org/10.1016/j.dsr.2008.05.014</w:t>
      </w:r>
    </w:p>
    <w:p w14:paraId="0731A6B0" w14:textId="77777777" w:rsidR="00E6094A" w:rsidRDefault="00E6094A" w:rsidP="00E6094A">
      <w:pPr>
        <w:pStyle w:val="Bibliography"/>
      </w:pPr>
      <w:r>
        <w:t xml:space="preserve">Hannides, C. C. S., Landry, M. R., Benitez-Nelson, C. R., Styles, R. M., Montoya, J. P., &amp; Karl, D. M. (2009). Export stoichiometry and migrant-mediated flux of phosphorus in the North Pacific Subtropical Gyre. </w:t>
      </w:r>
      <w:r>
        <w:rPr>
          <w:i/>
          <w:iCs/>
        </w:rPr>
        <w:t>Deep Sea Research Part I: Oceanographic Research Papers</w:t>
      </w:r>
      <w:r>
        <w:t xml:space="preserve">, </w:t>
      </w:r>
      <w:r>
        <w:rPr>
          <w:i/>
          <w:iCs/>
        </w:rPr>
        <w:t>56</w:t>
      </w:r>
      <w:r>
        <w:t>(1), 73–88. https://doi.org/10.1016/j.dsr.2008.08.003</w:t>
      </w:r>
    </w:p>
    <w:p w14:paraId="16D4701A" w14:textId="77777777" w:rsidR="00E6094A" w:rsidRDefault="00E6094A" w:rsidP="00E6094A">
      <w:pPr>
        <w:pStyle w:val="Bibliography"/>
      </w:pPr>
      <w:r>
        <w:t xml:space="preserve">Hartnett, H. E., &amp; Devol, A. H. (2003). Role of a strong oxygen-deficient zone in the preservation and degradation of organic matter: a carbon budget for the continental margins of northwest Mexico and Washington State. </w:t>
      </w:r>
      <w:r>
        <w:rPr>
          <w:i/>
          <w:iCs/>
        </w:rPr>
        <w:t>Geochimica et Cosmochimica Acta</w:t>
      </w:r>
      <w:r>
        <w:t xml:space="preserve">, </w:t>
      </w:r>
      <w:r>
        <w:rPr>
          <w:i/>
          <w:iCs/>
        </w:rPr>
        <w:t>67</w:t>
      </w:r>
      <w:r>
        <w:t>(2), 247–264. https://doi.org/10.1016/S0016-7037(02)01076-1</w:t>
      </w:r>
    </w:p>
    <w:p w14:paraId="6EDD57D4" w14:textId="77777777" w:rsidR="00E6094A" w:rsidRDefault="00E6094A" w:rsidP="00E6094A">
      <w:pPr>
        <w:pStyle w:val="Bibliography"/>
      </w:pPr>
      <w:r>
        <w:t xml:space="preserve">Hays, G. C. (2003). A review of the adaptive significance and ecosystem consequences of zooplankton diel vertical migrations. In M. B. Jones, A. Ingólfsson, E. Ólafsson, G. V. Helgason, K. Gunnarsson, &amp; J. Svavarsson (Eds.), </w:t>
      </w:r>
      <w:r>
        <w:rPr>
          <w:i/>
          <w:iCs/>
        </w:rPr>
        <w:t>Migrations and Dispersal of Marine Organisms</w:t>
      </w:r>
      <w:r>
        <w:t xml:space="preserve"> (pp. 163–170). Dordrecht: Springer Netherlands. https://doi.org/10.1007/978-94-017-2276-6_18</w:t>
      </w:r>
    </w:p>
    <w:p w14:paraId="3C7F5DAC" w14:textId="77777777" w:rsidR="00E6094A" w:rsidRDefault="00E6094A" w:rsidP="00E6094A">
      <w:pPr>
        <w:pStyle w:val="Bibliography"/>
      </w:pPr>
      <w:r>
        <w:lastRenderedPageBreak/>
        <w:t xml:space="preserve">Herrera, I., Yebra, L., Antezana, T., Giraldo, A., Färber-Lorda, J., &amp; Hernández-León, S. (2019). Vertical variability of Euphausia distinguenda metabolic rates during diel migration into the oxygen minimum zone of the Eastern Tropical Pacific off Mexico. </w:t>
      </w:r>
      <w:r>
        <w:rPr>
          <w:i/>
          <w:iCs/>
        </w:rPr>
        <w:t>Journal of Plankton Research</w:t>
      </w:r>
      <w:r>
        <w:t xml:space="preserve">, </w:t>
      </w:r>
      <w:r>
        <w:rPr>
          <w:i/>
          <w:iCs/>
        </w:rPr>
        <w:t>41</w:t>
      </w:r>
      <w:r>
        <w:t>(2), 165–176. https://doi.org/10.1093/plankt/fbz004</w:t>
      </w:r>
    </w:p>
    <w:p w14:paraId="7D395A7C" w14:textId="77777777" w:rsidR="00E6094A" w:rsidRDefault="00E6094A" w:rsidP="00E6094A">
      <w:pPr>
        <w:pStyle w:val="Bibliography"/>
      </w:pPr>
      <w:r>
        <w:t xml:space="preserve">Heywood, K. J. (1996). Diel vertical migration of zooplankton in the Northeast Atlantic. </w:t>
      </w:r>
      <w:r>
        <w:rPr>
          <w:i/>
          <w:iCs/>
        </w:rPr>
        <w:t>Journal of Plankton Research</w:t>
      </w:r>
      <w:r>
        <w:t xml:space="preserve">, </w:t>
      </w:r>
      <w:r>
        <w:rPr>
          <w:i/>
          <w:iCs/>
        </w:rPr>
        <w:t>18</w:t>
      </w:r>
      <w:r>
        <w:t>(2), 163–184. https://doi.org/10.1093/plankt/18.2.163</w:t>
      </w:r>
    </w:p>
    <w:p w14:paraId="1C51406F" w14:textId="77777777" w:rsidR="00E6094A" w:rsidRDefault="00E6094A" w:rsidP="00E6094A">
      <w:pPr>
        <w:pStyle w:val="Bibliography"/>
      </w:pPr>
      <w:r>
        <w:t xml:space="preserve">Hidalgo, P., Escribano, R., &amp; Morales, C. E. (2005). Ontogenetic vertical distribution and diel migration of the copepod Eucalanus inermis in the oxygen minimum zone off northern Chile (20–21° S). </w:t>
      </w:r>
      <w:r>
        <w:rPr>
          <w:i/>
          <w:iCs/>
        </w:rPr>
        <w:t>Journal of Plankton Research</w:t>
      </w:r>
      <w:r>
        <w:t xml:space="preserve">, </w:t>
      </w:r>
      <w:r>
        <w:rPr>
          <w:i/>
          <w:iCs/>
        </w:rPr>
        <w:t>27</w:t>
      </w:r>
      <w:r>
        <w:t>(6), 519–529. https://doi.org/10.1093/plankt/fbi025</w:t>
      </w:r>
    </w:p>
    <w:p w14:paraId="74219FB0" w14:textId="77777777" w:rsidR="00E6094A" w:rsidRDefault="00E6094A" w:rsidP="00E6094A">
      <w:pPr>
        <w:pStyle w:val="Bibliography"/>
      </w:pPr>
      <w:r>
        <w:t xml:space="preserve">Homoky, W. B., Conway, T. M., John, S. G., König, D., Deng, F., Tagliabue, A., &amp; Mills, R. A. (2021). Iron colloids dominate sedimentary supply to the ocean interior. </w:t>
      </w:r>
      <w:r>
        <w:rPr>
          <w:i/>
          <w:iCs/>
        </w:rPr>
        <w:t>Proceedings of the National Academy of Sciences</w:t>
      </w:r>
      <w:r>
        <w:t xml:space="preserve">, </w:t>
      </w:r>
      <w:r>
        <w:rPr>
          <w:i/>
          <w:iCs/>
        </w:rPr>
        <w:t>118</w:t>
      </w:r>
      <w:r>
        <w:t>(13), e2016078118. https://doi.org/10.1073/pnas.2016078118</w:t>
      </w:r>
    </w:p>
    <w:p w14:paraId="48F81A13" w14:textId="77777777" w:rsidR="00E6094A" w:rsidRDefault="00E6094A" w:rsidP="00E6094A">
      <w:pPr>
        <w:pStyle w:val="Bibliography"/>
      </w:pPr>
      <w:r>
        <w:t xml:space="preserve">Horak, R. E. A., Ruef, W., Ward, B. B., &amp; Devol, A. H. (2016). Expansion of denitrification and anoxia in the eastern tropical North Pacific from 1972 to 2012. </w:t>
      </w:r>
      <w:r>
        <w:rPr>
          <w:i/>
          <w:iCs/>
        </w:rPr>
        <w:t>Geophysical Research Letters</w:t>
      </w:r>
      <w:r>
        <w:t xml:space="preserve">, </w:t>
      </w:r>
      <w:r>
        <w:rPr>
          <w:i/>
          <w:iCs/>
        </w:rPr>
        <w:t>43</w:t>
      </w:r>
      <w:r>
        <w:t>(10), 2016GL068871. https://doi.org/10.1002/2016GL068871</w:t>
      </w:r>
    </w:p>
    <w:p w14:paraId="710D1D8C" w14:textId="77777777" w:rsidR="00E6094A" w:rsidRDefault="00E6094A" w:rsidP="00E6094A">
      <w:pPr>
        <w:pStyle w:val="Bibliography"/>
      </w:pPr>
      <w:r>
        <w:t>Inthorn, M. (2005). Lateral particle transport in nepheloid layers - a key factor for organic matter distribution and quality in the Benguela high-productivity area. Retrieved from https://media.suub.uni-bremen.de/handle/elib/2212</w:t>
      </w:r>
    </w:p>
    <w:p w14:paraId="1F336B1D" w14:textId="77777777" w:rsidR="00E6094A" w:rsidRDefault="00E6094A" w:rsidP="00E6094A">
      <w:pPr>
        <w:pStyle w:val="Bibliography"/>
      </w:pPr>
      <w:r>
        <w:t>Ito, T., Minobe, S., Long, M. C., &amp; Deutsch, C. (2017). Upper ocean O</w:t>
      </w:r>
      <w:r>
        <w:rPr>
          <w:vertAlign w:val="subscript"/>
        </w:rPr>
        <w:t>2</w:t>
      </w:r>
      <w:r>
        <w:t xml:space="preserve"> trends: 1958-2015. </w:t>
      </w:r>
      <w:r>
        <w:rPr>
          <w:i/>
          <w:iCs/>
        </w:rPr>
        <w:t>Geophysical Research Letters</w:t>
      </w:r>
      <w:r>
        <w:t xml:space="preserve">, </w:t>
      </w:r>
      <w:r>
        <w:rPr>
          <w:i/>
          <w:iCs/>
        </w:rPr>
        <w:t>44</w:t>
      </w:r>
      <w:r>
        <w:t>(9), 4214–4223. https://doi.org/10.1002/2017GL073613</w:t>
      </w:r>
    </w:p>
    <w:p w14:paraId="12A0F6B4" w14:textId="77777777" w:rsidR="00E6094A" w:rsidRDefault="00E6094A" w:rsidP="00E6094A">
      <w:pPr>
        <w:pStyle w:val="Bibliography"/>
      </w:pPr>
      <w:r>
        <w:t xml:space="preserve">Jackson, G. A., &amp; Burd, A. B. (2001). A model for the distribution of particle flux in the mid-water column controlled by subsurface biotic interactions. </w:t>
      </w:r>
      <w:r>
        <w:rPr>
          <w:i/>
          <w:iCs/>
        </w:rPr>
        <w:t>Deep Sea Research Part II: Topical Studies in Oceanography</w:t>
      </w:r>
      <w:r>
        <w:t xml:space="preserve">, </w:t>
      </w:r>
      <w:r>
        <w:rPr>
          <w:i/>
          <w:iCs/>
        </w:rPr>
        <w:t>49</w:t>
      </w:r>
      <w:r>
        <w:t>(1), 193–217. https://doi.org/10.1016/S0967-0645(01)00100-X</w:t>
      </w:r>
    </w:p>
    <w:p w14:paraId="44250F96" w14:textId="77777777" w:rsidR="00E6094A" w:rsidRDefault="00E6094A" w:rsidP="00E6094A">
      <w:pPr>
        <w:pStyle w:val="Bibliography"/>
      </w:pPr>
      <w:r>
        <w:t xml:space="preserve">Jiang, S., Dickey, T. D., Steinberg, D. K., &amp; Madin, L. P. (2007). Temporal variability of zooplankton biomass from ADCP backscatter time series data at the Bermuda Testbed Mooring site. </w:t>
      </w:r>
      <w:r>
        <w:rPr>
          <w:i/>
          <w:iCs/>
        </w:rPr>
        <w:t xml:space="preserve">Deep Sea </w:t>
      </w:r>
      <w:r>
        <w:rPr>
          <w:i/>
          <w:iCs/>
        </w:rPr>
        <w:lastRenderedPageBreak/>
        <w:t>Research Part I: Oceanographic Research Papers</w:t>
      </w:r>
      <w:r>
        <w:t xml:space="preserve">, </w:t>
      </w:r>
      <w:r>
        <w:rPr>
          <w:i/>
          <w:iCs/>
        </w:rPr>
        <w:t>54</w:t>
      </w:r>
      <w:r>
        <w:t>(4), 608–636. https://doi.org/10.1016/j.dsr.2006.12.011</w:t>
      </w:r>
    </w:p>
    <w:p w14:paraId="5CD3D02C" w14:textId="77777777" w:rsidR="00E6094A" w:rsidRDefault="00E6094A" w:rsidP="00E6094A">
      <w:pPr>
        <w:pStyle w:val="Bibliography"/>
      </w:pPr>
      <w:r>
        <w:t xml:space="preserve">Kaartvedt, S., Klevjer, T. A., Torgersen, T., Sørnes, T. A., &amp; Røstad, A. (2007). Diel vertical migration of individual jellyfish (Periphylla periphylla). </w:t>
      </w:r>
      <w:r>
        <w:rPr>
          <w:i/>
          <w:iCs/>
        </w:rPr>
        <w:t>Limnology and Oceanography</w:t>
      </w:r>
      <w:r>
        <w:t xml:space="preserve">, </w:t>
      </w:r>
      <w:r>
        <w:rPr>
          <w:i/>
          <w:iCs/>
        </w:rPr>
        <w:t>52</w:t>
      </w:r>
      <w:r>
        <w:t>(3), 975–983. https://doi.org/10.4319/lo.2007.52.3.0975</w:t>
      </w:r>
    </w:p>
    <w:p w14:paraId="44E60A4A" w14:textId="77777777" w:rsidR="00E6094A" w:rsidRDefault="00E6094A" w:rsidP="00E6094A">
      <w:pPr>
        <w:pStyle w:val="Bibliography"/>
      </w:pPr>
      <w:r>
        <w:t xml:space="preserve">Keil, R. G., Neibauer, J. A., &amp; Devol, A. H. (2016). A multiproxy approach to understanding the “enhanced” flux of organic matter through the oxygen-deficient waters of the Arabian Sea. </w:t>
      </w:r>
      <w:r>
        <w:rPr>
          <w:i/>
          <w:iCs/>
        </w:rPr>
        <w:t>Biogeosciences</w:t>
      </w:r>
      <w:r>
        <w:t xml:space="preserve">, </w:t>
      </w:r>
      <w:r>
        <w:rPr>
          <w:i/>
          <w:iCs/>
        </w:rPr>
        <w:t>13</w:t>
      </w:r>
      <w:r>
        <w:t>(7), 2077–2092. http://dx.doi.org/10.5194/bg-13-2077-2016</w:t>
      </w:r>
    </w:p>
    <w:p w14:paraId="48259EB6" w14:textId="77777777" w:rsidR="00E6094A" w:rsidRDefault="00E6094A" w:rsidP="00E6094A">
      <w:pPr>
        <w:pStyle w:val="Bibliography"/>
      </w:pPr>
      <w:r>
        <w:t xml:space="preserve">Kiko, R., Biastoch, A., Brandt, P., Cravatte, S., Hauss, H., Hummels, R., et al. (2017). Biological and physical influences on marine snowfall at the equator. </w:t>
      </w:r>
      <w:r>
        <w:rPr>
          <w:i/>
          <w:iCs/>
        </w:rPr>
        <w:t>Nature Geoscience</w:t>
      </w:r>
      <w:r>
        <w:t xml:space="preserve">, </w:t>
      </w:r>
      <w:r>
        <w:rPr>
          <w:i/>
          <w:iCs/>
        </w:rPr>
        <w:t>10</w:t>
      </w:r>
      <w:r>
        <w:t>(11), 852–858. https://doi.org/10.1038/ngeo3042</w:t>
      </w:r>
    </w:p>
    <w:p w14:paraId="6646802F" w14:textId="77777777" w:rsidR="00E6094A" w:rsidRDefault="00E6094A" w:rsidP="00E6094A">
      <w:pPr>
        <w:pStyle w:val="Bibliography"/>
      </w:pPr>
      <w:r>
        <w:t xml:space="preserve">Kiko, R., Brandt, P., Christiansen, S., Faustmann, J., Kriest, I., Rodrigues, E., et al. (2020). Zooplankton-Mediated Fluxes in the Eastern Tropical North Atlantic. </w:t>
      </w:r>
      <w:r>
        <w:rPr>
          <w:i/>
          <w:iCs/>
        </w:rPr>
        <w:t>Frontiers in Marine Science</w:t>
      </w:r>
      <w:r>
        <w:t xml:space="preserve">, </w:t>
      </w:r>
      <w:r>
        <w:rPr>
          <w:i/>
          <w:iCs/>
        </w:rPr>
        <w:t>7</w:t>
      </w:r>
      <w:r>
        <w:t>. https://doi.org/10.3389/fmars.2020.00358</w:t>
      </w:r>
    </w:p>
    <w:p w14:paraId="39B083A2" w14:textId="77777777" w:rsidR="00E6094A" w:rsidRDefault="00E6094A" w:rsidP="00E6094A">
      <w:pPr>
        <w:pStyle w:val="Bibliography"/>
      </w:pPr>
      <w:r>
        <w:t xml:space="preserve">Kwon, E. Y., &amp; Primeau, F. (2008). Optimization and sensitivity of a global biogeochemistry ocean model using combined in situ DIC, alkalinity, and phosphate data. </w:t>
      </w:r>
      <w:r>
        <w:rPr>
          <w:i/>
          <w:iCs/>
        </w:rPr>
        <w:t>Journal of Geophysical Research: Oceans</w:t>
      </w:r>
      <w:r>
        <w:t xml:space="preserve">, </w:t>
      </w:r>
      <w:r>
        <w:rPr>
          <w:i/>
          <w:iCs/>
        </w:rPr>
        <w:t>113</w:t>
      </w:r>
      <w:r>
        <w:t>(C8), C08011. https://doi.org/10.1029/2007JC004520</w:t>
      </w:r>
    </w:p>
    <w:p w14:paraId="43B6C1A8" w14:textId="77777777" w:rsidR="00E6094A" w:rsidRDefault="00E6094A" w:rsidP="00E6094A">
      <w:pPr>
        <w:pStyle w:val="Bibliography"/>
      </w:pPr>
      <w:r>
        <w:t xml:space="preserve">Lam, P., &amp; Kuypers, M. M. M. (2011). Microbial Nitrogen Cycling Processes in Oxygen Minimum Zones. </w:t>
      </w:r>
      <w:r>
        <w:rPr>
          <w:i/>
          <w:iCs/>
        </w:rPr>
        <w:t>Annual Review of Marine Science</w:t>
      </w:r>
      <w:r>
        <w:t xml:space="preserve">, </w:t>
      </w:r>
      <w:r>
        <w:rPr>
          <w:i/>
          <w:iCs/>
        </w:rPr>
        <w:t>3</w:t>
      </w:r>
      <w:r>
        <w:t>(1), 317–345. https://doi.org/10.1146/annurev-marine-120709-142814</w:t>
      </w:r>
    </w:p>
    <w:p w14:paraId="553021C5" w14:textId="77777777" w:rsidR="00E6094A" w:rsidRDefault="00E6094A" w:rsidP="00E6094A">
      <w:pPr>
        <w:pStyle w:val="Bibliography"/>
      </w:pPr>
      <w:r>
        <w:t xml:space="preserve">Lam, P. J., &amp; Marchal, O. (2015). Insights into Particle Cycling from Thorium and Particle Data. </w:t>
      </w:r>
      <w:r>
        <w:rPr>
          <w:i/>
          <w:iCs/>
        </w:rPr>
        <w:t>Annual Review of Marine Science</w:t>
      </w:r>
      <w:r>
        <w:t xml:space="preserve">, </w:t>
      </w:r>
      <w:r>
        <w:rPr>
          <w:i/>
          <w:iCs/>
        </w:rPr>
        <w:t>7</w:t>
      </w:r>
      <w:r>
        <w:t>(1), 159–184. https://doi.org/10.1146/annurev-marine-010814-015623</w:t>
      </w:r>
    </w:p>
    <w:p w14:paraId="328C774E" w14:textId="77777777" w:rsidR="00E6094A" w:rsidRDefault="00E6094A" w:rsidP="00E6094A">
      <w:pPr>
        <w:pStyle w:val="Bibliography"/>
      </w:pPr>
      <w:r>
        <w:t xml:space="preserve">Lam, P. J., Doney, S. C., &amp; Bishop, J. K. B. (2011). The dynamic ocean biological pump: Insights from a global compilation of particulate organic carbon, CaCO3 , and opal concentration profiles from </w:t>
      </w:r>
      <w:r>
        <w:lastRenderedPageBreak/>
        <w:t xml:space="preserve">the mesopelagic. </w:t>
      </w:r>
      <w:r>
        <w:rPr>
          <w:i/>
          <w:iCs/>
        </w:rPr>
        <w:t>Global Biogeochemical Cycles</w:t>
      </w:r>
      <w:r>
        <w:t xml:space="preserve">, </w:t>
      </w:r>
      <w:r>
        <w:rPr>
          <w:i/>
          <w:iCs/>
        </w:rPr>
        <w:t>25</w:t>
      </w:r>
      <w:r>
        <w:t>(3), n/a-n/a. https://doi.org/10.1029/2010GB003868</w:t>
      </w:r>
    </w:p>
    <w:p w14:paraId="51C9C506" w14:textId="77777777" w:rsidR="00E6094A" w:rsidRDefault="00E6094A" w:rsidP="00E6094A">
      <w:pPr>
        <w:pStyle w:val="Bibliography"/>
      </w:pPr>
      <w:r>
        <w:t xml:space="preserve">Lam, P. J., Heller, M. I., Lerner, P. E., Moffett, J. W., &amp; Buck, K. N. (2020). Unexpected Source and Transport of Iron from the Deep Peru Margin. </w:t>
      </w:r>
      <w:r>
        <w:rPr>
          <w:i/>
          <w:iCs/>
        </w:rPr>
        <w:t>ACS Earth and Space Chemistry</w:t>
      </w:r>
      <w:r>
        <w:t xml:space="preserve">, </w:t>
      </w:r>
      <w:r>
        <w:rPr>
          <w:i/>
          <w:iCs/>
        </w:rPr>
        <w:t>4</w:t>
      </w:r>
      <w:r>
        <w:t>(7), 977–992. https://doi.org/10.1021/acsearthspacechem.0c00066</w:t>
      </w:r>
    </w:p>
    <w:p w14:paraId="44986147" w14:textId="77777777" w:rsidR="00E6094A" w:rsidRDefault="00E6094A" w:rsidP="00E6094A">
      <w:pPr>
        <w:pStyle w:val="Bibliography"/>
      </w:pPr>
      <w:r>
        <w:t xml:space="preserve">Lampitt, R. S., Noji, T., &amp; von Bodungen, B. (1990). What happens to zooplankton faecal pellets? Implications for material flux. </w:t>
      </w:r>
      <w:r>
        <w:rPr>
          <w:i/>
          <w:iCs/>
        </w:rPr>
        <w:t>Marine Biology</w:t>
      </w:r>
      <w:r>
        <w:t xml:space="preserve">, </w:t>
      </w:r>
      <w:r>
        <w:rPr>
          <w:i/>
          <w:iCs/>
        </w:rPr>
        <w:t>104</w:t>
      </w:r>
      <w:r>
        <w:t>(1), 15–23. https://doi.org/10.1007/BF01313152</w:t>
      </w:r>
    </w:p>
    <w:p w14:paraId="24D8C26D" w14:textId="77777777" w:rsidR="00E6094A" w:rsidRDefault="00E6094A" w:rsidP="00E6094A">
      <w:pPr>
        <w:pStyle w:val="Bibliography"/>
      </w:pPr>
      <w:r>
        <w:t xml:space="preserve">Maas, A. E., Frazar, S. L., Outram, D. M., Seibel, B. A., &amp; Wishner, K. F. (2014). Fine-scale vertical distribution of macroplankton and micronekton in the Eastern Tropical North Pacific in association with an oxygen minimum zone. </w:t>
      </w:r>
      <w:r>
        <w:rPr>
          <w:i/>
          <w:iCs/>
        </w:rPr>
        <w:t>Journal of Plankton Research</w:t>
      </w:r>
      <w:r>
        <w:t xml:space="preserve">, </w:t>
      </w:r>
      <w:r>
        <w:rPr>
          <w:i/>
          <w:iCs/>
        </w:rPr>
        <w:t>36</w:t>
      </w:r>
      <w:r>
        <w:t>(6), 1557–1575. https://doi.org/10.1093/plankt/fbu077</w:t>
      </w:r>
    </w:p>
    <w:p w14:paraId="2AA79D13" w14:textId="77777777" w:rsidR="00E6094A" w:rsidRDefault="00E6094A" w:rsidP="00E6094A">
      <w:pPr>
        <w:pStyle w:val="Bibliography"/>
      </w:pPr>
      <w:r>
        <w:t xml:space="preserve">McDonnell, A. M. P., &amp; Buesseler, K. O. (2010). Variability in the average sinking velocity of marine particles. </w:t>
      </w:r>
      <w:r>
        <w:rPr>
          <w:i/>
          <w:iCs/>
        </w:rPr>
        <w:t>Limnology and Oceanography</w:t>
      </w:r>
      <w:r>
        <w:t xml:space="preserve">, </w:t>
      </w:r>
      <w:r>
        <w:rPr>
          <w:i/>
          <w:iCs/>
        </w:rPr>
        <w:t>55</w:t>
      </w:r>
      <w:r>
        <w:t>(5), 2085–2096. https://doi.org/10.4319/lo.2010.55.5.2085</w:t>
      </w:r>
    </w:p>
    <w:p w14:paraId="7B41B4B2" w14:textId="77777777" w:rsidR="00E6094A" w:rsidRDefault="00E6094A" w:rsidP="00E6094A">
      <w:pPr>
        <w:pStyle w:val="Bibliography"/>
      </w:pPr>
      <w:r>
        <w:t xml:space="preserve">McDonnell, A. M. P., &amp; Buesseler, K. O. (2012). A new method for the estimation of sinking particle fluxes from measurements of the particle size distribution, average sinking velocity, and carbon content. </w:t>
      </w:r>
      <w:r>
        <w:rPr>
          <w:i/>
          <w:iCs/>
        </w:rPr>
        <w:t>Limnology and Oceanography: Methods</w:t>
      </w:r>
      <w:r>
        <w:t xml:space="preserve">, </w:t>
      </w:r>
      <w:r>
        <w:rPr>
          <w:i/>
          <w:iCs/>
        </w:rPr>
        <w:t>10</w:t>
      </w:r>
      <w:r>
        <w:t>(5), 329–346. https://doi.org/10.4319/lom.2012.10.329</w:t>
      </w:r>
    </w:p>
    <w:p w14:paraId="22BE05DB" w14:textId="77777777" w:rsidR="00E6094A" w:rsidRDefault="00E6094A" w:rsidP="00E6094A">
      <w:pPr>
        <w:pStyle w:val="Bibliography"/>
      </w:pPr>
      <w:r>
        <w:t xml:space="preserve">Neuer, S., Iversen, M., &amp; Fischer, G. (2014). The Ocean’s Biological Carbon pump as part of the global Carbon Cycle. </w:t>
      </w:r>
      <w:r>
        <w:rPr>
          <w:i/>
          <w:iCs/>
        </w:rPr>
        <w:t>Limnology and Oceanography E-Lectures</w:t>
      </w:r>
      <w:r>
        <w:t xml:space="preserve">, </w:t>
      </w:r>
      <w:r>
        <w:rPr>
          <w:i/>
          <w:iCs/>
        </w:rPr>
        <w:t>4</w:t>
      </w:r>
      <w:r>
        <w:t>(4), 1–51. https://doi.org/10.4319/lol.2014.sneuer.miversen.gfischer.9</w:t>
      </w:r>
    </w:p>
    <w:p w14:paraId="6EF35954" w14:textId="77777777" w:rsidR="00E6094A" w:rsidRDefault="00E6094A" w:rsidP="00E6094A">
      <w:pPr>
        <w:pStyle w:val="Bibliography"/>
      </w:pPr>
      <w:r>
        <w:t xml:space="preserve">Noji, T. T., Estep, K. W., Macintyre, F., &amp; Norrbin, F. (1991). Image Analysis of Faecal Material Grazed Upon by Three Species Of Copepods: Evidence For Coprorhexy, Coprophagy and Coprochaly. </w:t>
      </w:r>
      <w:r>
        <w:rPr>
          <w:i/>
          <w:iCs/>
        </w:rPr>
        <w:t>Journal of the Marine Biological Association of the United Kingdom</w:t>
      </w:r>
      <w:r>
        <w:t xml:space="preserve">, </w:t>
      </w:r>
      <w:r>
        <w:rPr>
          <w:i/>
          <w:iCs/>
        </w:rPr>
        <w:t>71</w:t>
      </w:r>
      <w:r>
        <w:t>(2), 465–480. https://doi.org/10.1017/S0025315400051717</w:t>
      </w:r>
    </w:p>
    <w:p w14:paraId="08B6E341" w14:textId="77777777" w:rsidR="00E6094A" w:rsidRDefault="00E6094A" w:rsidP="00E6094A">
      <w:pPr>
        <w:pStyle w:val="Bibliography"/>
      </w:pPr>
      <w:r>
        <w:lastRenderedPageBreak/>
        <w:t>Ooi, H. (2013, August 8). Where does the offset go in Poisson/negative binomial regression? Retrieved May 2, 2021, from https://stats.stackexchange.com/questions/66791/where-does-the-offset-go-in-poisson-negative-binomial-regression</w:t>
      </w:r>
    </w:p>
    <w:p w14:paraId="6B38F247" w14:textId="77777777" w:rsidR="00E6094A" w:rsidRDefault="00E6094A" w:rsidP="00E6094A">
      <w:pPr>
        <w:pStyle w:val="Bibliography"/>
      </w:pPr>
      <w:r>
        <w:t xml:space="preserve">Parris, D. J., Ganesh, S., Edgcomb, V. P., DeLong, E. F., &amp; Stewart, F. J. (2014). Microbial eukaryote diversity in the marine oxygen minimum zone off northern Chile. </w:t>
      </w:r>
      <w:r>
        <w:rPr>
          <w:i/>
          <w:iCs/>
        </w:rPr>
        <w:t>Frontiers in Microbiology</w:t>
      </w:r>
      <w:r>
        <w:t xml:space="preserve">, </w:t>
      </w:r>
      <w:r>
        <w:rPr>
          <w:i/>
          <w:iCs/>
        </w:rPr>
        <w:t>5</w:t>
      </w:r>
      <w:r>
        <w:t>. https://doi.org/10.3389/fmicb.2014.00543</w:t>
      </w:r>
    </w:p>
    <w:p w14:paraId="02B37A71" w14:textId="77777777" w:rsidR="00E6094A" w:rsidRDefault="00E6094A" w:rsidP="00E6094A">
      <w:pPr>
        <w:pStyle w:val="Bibliography"/>
      </w:pPr>
      <w:r>
        <w:t xml:space="preserve">Passow, U., &amp; Carlson, C. (2012). The biological pump in a high CO2 world. </w:t>
      </w:r>
      <w:r>
        <w:rPr>
          <w:i/>
          <w:iCs/>
        </w:rPr>
        <w:t>Marine Ecology Progress Series</w:t>
      </w:r>
      <w:r>
        <w:t xml:space="preserve">, </w:t>
      </w:r>
      <w:r>
        <w:rPr>
          <w:i/>
          <w:iCs/>
        </w:rPr>
        <w:t>470</w:t>
      </w:r>
      <w:r>
        <w:t>, 249–271. https://doi.org/10.3354/meps09985</w:t>
      </w:r>
    </w:p>
    <w:p w14:paraId="3A6D0337" w14:textId="77777777" w:rsidR="00E6094A" w:rsidRDefault="00E6094A" w:rsidP="00E6094A">
      <w:pPr>
        <w:pStyle w:val="Bibliography"/>
      </w:pPr>
      <w:r>
        <w:t xml:space="preserve">Pavia, F. J., Anderson, R. F., Lam, P. J., Cael, B. B., Vivancos, S. M., Fleisher, M. Q., et al. (2019). Shallow particulate organic carbon regeneration in the South Pacific Ocean. </w:t>
      </w:r>
      <w:r>
        <w:rPr>
          <w:i/>
          <w:iCs/>
        </w:rPr>
        <w:t>Proceedings of the National Academy of Sciences</w:t>
      </w:r>
      <w:r>
        <w:t xml:space="preserve">, </w:t>
      </w:r>
      <w:r>
        <w:rPr>
          <w:i/>
          <w:iCs/>
        </w:rPr>
        <w:t>116</w:t>
      </w:r>
      <w:r>
        <w:t>(20), 9753–9758. https://doi.org/10.1073/pnas.1901863116</w:t>
      </w:r>
    </w:p>
    <w:p w14:paraId="03211760" w14:textId="77777777" w:rsidR="00E6094A" w:rsidRDefault="00E6094A" w:rsidP="00E6094A">
      <w:pPr>
        <w:pStyle w:val="Bibliography"/>
      </w:pPr>
      <w:r>
        <w:t xml:space="preserve">Pennington, J. T., Mahoney, K. L., Kuwahara, V. S., Kolber, D. D., Calienes, R., &amp; Chavez, F. P. (2006). Primary production in the eastern tropical Pacific: A review. </w:t>
      </w:r>
      <w:r>
        <w:rPr>
          <w:i/>
          <w:iCs/>
        </w:rPr>
        <w:t>Progress in Oceanography</w:t>
      </w:r>
      <w:r>
        <w:t xml:space="preserve">, </w:t>
      </w:r>
      <w:r>
        <w:rPr>
          <w:i/>
          <w:iCs/>
        </w:rPr>
        <w:t>69</w:t>
      </w:r>
      <w:r>
        <w:t>(2–4), 285–317. https://doi.org/10.1016/j.pocean.2006.03.012</w:t>
      </w:r>
    </w:p>
    <w:p w14:paraId="278A5F72" w14:textId="77777777" w:rsidR="00E6094A" w:rsidRDefault="00E6094A" w:rsidP="00E6094A">
      <w:pPr>
        <w:pStyle w:val="Bibliography"/>
      </w:pPr>
      <w:r>
        <w:t xml:space="preserve">Peterson, M. L., Wakeham, S. G., Lee, C., Askea, M. A., &amp; Miquel, J. C. (2005). Novel techniques for collection of sinking particles in the ocean and determining their settling rates. </w:t>
      </w:r>
      <w:r>
        <w:rPr>
          <w:i/>
          <w:iCs/>
        </w:rPr>
        <w:t>Limnology and Oceanography: Methods</w:t>
      </w:r>
      <w:r>
        <w:t xml:space="preserve">, </w:t>
      </w:r>
      <w:r>
        <w:rPr>
          <w:i/>
          <w:iCs/>
        </w:rPr>
        <w:t>3</w:t>
      </w:r>
      <w:r>
        <w:t>(12), 520–532. https://doi.org/10.4319/lom.2005.3.520</w:t>
      </w:r>
    </w:p>
    <w:p w14:paraId="027C5A48" w14:textId="77777777" w:rsidR="00E6094A" w:rsidRDefault="00E6094A" w:rsidP="00E6094A">
      <w:pPr>
        <w:pStyle w:val="Bibliography"/>
      </w:pPr>
      <w:r>
        <w:t xml:space="preserve">Picheral, M., Guidi, L., Stemmann, L., Karl, D. M., Iddaoud, G., &amp; Gorsky, G. (2010). The Underwater Vision Profiler 5: An advanced instrument for high spatial resolution studies of particle size spectra and zooplankton. </w:t>
      </w:r>
      <w:r>
        <w:rPr>
          <w:i/>
          <w:iCs/>
        </w:rPr>
        <w:t>Limnology and Oceanography: Methods</w:t>
      </w:r>
      <w:r>
        <w:t xml:space="preserve">, </w:t>
      </w:r>
      <w:r>
        <w:rPr>
          <w:i/>
          <w:iCs/>
        </w:rPr>
        <w:t>8</w:t>
      </w:r>
      <w:r>
        <w:t>(9), 462–473. https://doi.org/10.4319/lom.2010.8.462</w:t>
      </w:r>
    </w:p>
    <w:p w14:paraId="77A039AB" w14:textId="77777777" w:rsidR="00E6094A" w:rsidRDefault="00E6094A" w:rsidP="00E6094A">
      <w:pPr>
        <w:pStyle w:val="Bibliography"/>
      </w:pPr>
      <w:r>
        <w:t xml:space="preserve">Picheral, M., Colin, S., &amp; Irisson, J.-O. (2017). </w:t>
      </w:r>
      <w:r>
        <w:rPr>
          <w:i/>
          <w:iCs/>
        </w:rPr>
        <w:t>EcoTaxa, a tool for the taxonomic classification of images.</w:t>
      </w:r>
      <w:r>
        <w:t xml:space="preserve"> Retrieved from http://ecotaxa.obs-vlfr.fr</w:t>
      </w:r>
    </w:p>
    <w:p w14:paraId="58D15A32" w14:textId="77777777" w:rsidR="00E6094A" w:rsidRDefault="00E6094A" w:rsidP="00E6094A">
      <w:pPr>
        <w:pStyle w:val="Bibliography"/>
      </w:pPr>
      <w:r>
        <w:t xml:space="preserve">Poulsen, L., &amp; Kiørboe, T. (2005). Coprophagy and coprorhexy in the copepods Acartia tonsa and Temora longicornis: clearance rates and feeding behaviour. </w:t>
      </w:r>
      <w:r>
        <w:rPr>
          <w:i/>
          <w:iCs/>
        </w:rPr>
        <w:t>Marine Ecology Progress Series</w:t>
      </w:r>
      <w:r>
        <w:t xml:space="preserve">, </w:t>
      </w:r>
      <w:r>
        <w:rPr>
          <w:i/>
          <w:iCs/>
        </w:rPr>
        <w:t>299</w:t>
      </w:r>
      <w:r>
        <w:t>, 217–227. https://doi.org/10.3354/meps299217</w:t>
      </w:r>
    </w:p>
    <w:p w14:paraId="727E117E" w14:textId="77777777" w:rsidR="00E6094A" w:rsidRDefault="00E6094A" w:rsidP="00E6094A">
      <w:pPr>
        <w:pStyle w:val="Bibliography"/>
      </w:pPr>
      <w:r>
        <w:lastRenderedPageBreak/>
        <w:t xml:space="preserve">Rabindranath, A., Daase, M., Falk-Petersen, S., Wold, A., Wallace, M. I., Berge, J., &amp; Brierley, A. S. (2011). Seasonal and diel vertical migration of zooplankton in the High Arctic during the autumn midnight sun of 2008. </w:t>
      </w:r>
      <w:r>
        <w:rPr>
          <w:i/>
          <w:iCs/>
        </w:rPr>
        <w:t>Marine Biodiversity</w:t>
      </w:r>
      <w:r>
        <w:t xml:space="preserve">, </w:t>
      </w:r>
      <w:r>
        <w:rPr>
          <w:i/>
          <w:iCs/>
        </w:rPr>
        <w:t>41</w:t>
      </w:r>
      <w:r>
        <w:t>(3), 365–382. https://doi.org/10.1007/s12526-010-0067-7</w:t>
      </w:r>
    </w:p>
    <w:p w14:paraId="69720D1A" w14:textId="77777777" w:rsidR="00E6094A" w:rsidRDefault="00E6094A" w:rsidP="00E6094A">
      <w:pPr>
        <w:pStyle w:val="Bibliography"/>
      </w:pPr>
      <w:r>
        <w:t xml:space="preserve">Raven, M. R., Keil, R. G., &amp; Webb, S. M. (2021). Microbial sulfate reduction and organic sulfur formation in sinking marine particles. </w:t>
      </w:r>
      <w:r>
        <w:rPr>
          <w:i/>
          <w:iCs/>
        </w:rPr>
        <w:t>Science</w:t>
      </w:r>
      <w:r>
        <w:t xml:space="preserve">, </w:t>
      </w:r>
      <w:r>
        <w:rPr>
          <w:i/>
          <w:iCs/>
        </w:rPr>
        <w:t>371</w:t>
      </w:r>
      <w:r>
        <w:t>(6525), 178–181. https://doi.org/10.1126/science.abc6035</w:t>
      </w:r>
    </w:p>
    <w:p w14:paraId="576D81E0" w14:textId="77777777" w:rsidR="00E6094A" w:rsidRDefault="00E6094A" w:rsidP="00E6094A">
      <w:pPr>
        <w:pStyle w:val="Bibliography"/>
      </w:pPr>
      <w:r>
        <w:t xml:space="preserve">Riquelme-Bugueño, R., Pérez-Santos, I., Alegría, N., Vargas, C. A., Urbina, M. A., &amp; Escribano, R. (2020). Diel vertical migration into anoxic and high- p CO 2 waters: acoustic and net-based krill observations in the Humboldt Current. </w:t>
      </w:r>
      <w:r>
        <w:rPr>
          <w:i/>
          <w:iCs/>
        </w:rPr>
        <w:t>Scientific Reports</w:t>
      </w:r>
      <w:r>
        <w:t xml:space="preserve">, </w:t>
      </w:r>
      <w:r>
        <w:rPr>
          <w:i/>
          <w:iCs/>
        </w:rPr>
        <w:t>10</w:t>
      </w:r>
      <w:r>
        <w:t>(1), 17181. https://doi.org/10.1038/s41598-020-73702-z</w:t>
      </w:r>
    </w:p>
    <w:p w14:paraId="1F1C49A4" w14:textId="77777777" w:rsidR="00E6094A" w:rsidRDefault="00E6094A" w:rsidP="00E6094A">
      <w:pPr>
        <w:pStyle w:val="Bibliography"/>
      </w:pPr>
      <w:r>
        <w:t xml:space="preserve">Rocap, G., Keil, R., Devol, A., &amp; Deutsch, C. (2017). </w:t>
      </w:r>
      <w:r>
        <w:rPr>
          <w:i/>
          <w:iCs/>
        </w:rPr>
        <w:t>Water temperature, salinity, and other data from CTD taken from the RV Sikuliaq in the Pacific Ocean between San Diego, California and Manzanillo, Mexico from 2016-12-21 to 2017-01-13 (NCEI Accession 0164968). [Temperature, Salinity, Oxygen, Beam Attenuation, Fluorescence, PAR].</w:t>
      </w:r>
      <w:r>
        <w:t xml:space="preserve"> NOAA National Centers for Environmental Information. Retrieved from https://accession.nodc.noaa.gov/0164968</w:t>
      </w:r>
    </w:p>
    <w:p w14:paraId="1B41D533" w14:textId="77777777" w:rsidR="00E6094A" w:rsidRDefault="00E6094A" w:rsidP="00E6094A">
      <w:pPr>
        <w:pStyle w:val="Bibliography"/>
      </w:pPr>
      <w:r>
        <w:t xml:space="preserve">Roullier, F., Berline, L., Guidi, L., Durrieu De Madron, X., Picheral, M., Sciandra, A., et al. (2014). Particle size distribution and estimated carbon flux across the Arabian Sea oxygen minimum zone. </w:t>
      </w:r>
      <w:r>
        <w:rPr>
          <w:i/>
          <w:iCs/>
        </w:rPr>
        <w:t>Biogeosciences</w:t>
      </w:r>
      <w:r>
        <w:t xml:space="preserve">, </w:t>
      </w:r>
      <w:r>
        <w:rPr>
          <w:i/>
          <w:iCs/>
        </w:rPr>
        <w:t>11</w:t>
      </w:r>
      <w:r>
        <w:t>(16), 4541–4557. https://doi.org/10.5194/bg-11-4541-2014</w:t>
      </w:r>
    </w:p>
    <w:p w14:paraId="479CB6FB" w14:textId="77777777" w:rsidR="00E6094A" w:rsidRDefault="00E6094A" w:rsidP="00E6094A">
      <w:pPr>
        <w:pStyle w:val="Bibliography"/>
      </w:pPr>
      <w:r>
        <w:t xml:space="preserve">Sainmont, J., Gislason, A., Heuschele, J., Webster, C. N., Sylvander, P., Wang, M., &amp; Varpe, Ø. (2014). Inter- and intra-specific diurnal habitat selection of zooplankton during the spring bloom observed by Video Plankton Recorder. </w:t>
      </w:r>
      <w:r>
        <w:rPr>
          <w:i/>
          <w:iCs/>
        </w:rPr>
        <w:t>Marine Biology</w:t>
      </w:r>
      <w:r>
        <w:t xml:space="preserve">, </w:t>
      </w:r>
      <w:r>
        <w:rPr>
          <w:i/>
          <w:iCs/>
        </w:rPr>
        <w:t>161</w:t>
      </w:r>
      <w:r>
        <w:t>(8), 1931–1941. https://doi.org/10.1007/s00227-014-2475-x</w:t>
      </w:r>
    </w:p>
    <w:p w14:paraId="62249086" w14:textId="77777777" w:rsidR="00E6094A" w:rsidRDefault="00E6094A" w:rsidP="00E6094A">
      <w:pPr>
        <w:pStyle w:val="Bibliography"/>
      </w:pPr>
      <w:r>
        <w:t xml:space="preserve">Saltzman, J., &amp; Wishner, K. F. (1997). Zooplankton ecology in the eastern tropical Pacific oxygen minimum zone above a seamount: 2. Vertical distribution of copepods. </w:t>
      </w:r>
      <w:r>
        <w:rPr>
          <w:i/>
          <w:iCs/>
        </w:rPr>
        <w:t xml:space="preserve">Deep Sea Research Part </w:t>
      </w:r>
      <w:r>
        <w:rPr>
          <w:i/>
          <w:iCs/>
        </w:rPr>
        <w:lastRenderedPageBreak/>
        <w:t>I: Oceanographic Research Papers</w:t>
      </w:r>
      <w:r>
        <w:t xml:space="preserve">, </w:t>
      </w:r>
      <w:r>
        <w:rPr>
          <w:i/>
          <w:iCs/>
        </w:rPr>
        <w:t>44</w:t>
      </w:r>
      <w:r>
        <w:t>(6), 931–954. https://doi.org/10.1016/S0967-0637(97)00006-X</w:t>
      </w:r>
    </w:p>
    <w:p w14:paraId="2FC9609D" w14:textId="77777777" w:rsidR="00E6094A" w:rsidRDefault="00E6094A" w:rsidP="00E6094A">
      <w:pPr>
        <w:pStyle w:val="Bibliography"/>
      </w:pPr>
      <w:r>
        <w:t xml:space="preserve">Saunders, J. K., Fuchsman, C. A., McKay, C., &amp; Rocap, G. (2019). Complete arsenic-based respiratory cycle in the marine microbial communities of pelagic oxygen-deficient zones. </w:t>
      </w:r>
      <w:r>
        <w:rPr>
          <w:i/>
          <w:iCs/>
        </w:rPr>
        <w:t>Proceedings of the National Academy of Sciences</w:t>
      </w:r>
      <w:r>
        <w:t xml:space="preserve">, </w:t>
      </w:r>
      <w:r>
        <w:rPr>
          <w:i/>
          <w:iCs/>
        </w:rPr>
        <w:t>116</w:t>
      </w:r>
      <w:r>
        <w:t>(20), 9925–9930. https://doi.org/10.1073/pnas.1818349116</w:t>
      </w:r>
    </w:p>
    <w:p w14:paraId="5B8C2B25" w14:textId="77777777" w:rsidR="00E6094A" w:rsidRDefault="00E6094A" w:rsidP="00E6094A">
      <w:pPr>
        <w:pStyle w:val="Bibliography"/>
      </w:pPr>
      <w:r>
        <w:t xml:space="preserve">Schmidtko, S., Stramma, L., &amp; Visbeck, M. (2017). Decline in global oceanic oxygen content during the past five decades. </w:t>
      </w:r>
      <w:r>
        <w:rPr>
          <w:i/>
          <w:iCs/>
        </w:rPr>
        <w:t>Nature</w:t>
      </w:r>
      <w:r>
        <w:t xml:space="preserve">, </w:t>
      </w:r>
      <w:r>
        <w:rPr>
          <w:i/>
          <w:iCs/>
        </w:rPr>
        <w:t>542</w:t>
      </w:r>
      <w:r>
        <w:t>(7641), 335–341. https://doi.org/10.1038/nature21399</w:t>
      </w:r>
    </w:p>
    <w:p w14:paraId="2B60088E" w14:textId="77777777" w:rsidR="00E6094A" w:rsidRDefault="00E6094A" w:rsidP="00E6094A">
      <w:pPr>
        <w:pStyle w:val="Bibliography"/>
      </w:pPr>
      <w:r>
        <w:t xml:space="preserve">Seibel, B. A. (2011). Critical oxygen levels and metabolic suppression in oceanic oxygen minimum zones. </w:t>
      </w:r>
      <w:r>
        <w:rPr>
          <w:i/>
          <w:iCs/>
        </w:rPr>
        <w:t>Journal of Experimental Biology</w:t>
      </w:r>
      <w:r>
        <w:t xml:space="preserve">, </w:t>
      </w:r>
      <w:r>
        <w:rPr>
          <w:i/>
          <w:iCs/>
        </w:rPr>
        <w:t>214</w:t>
      </w:r>
      <w:r>
        <w:t>(2), 326–336. https://doi.org/10.1242/jeb.049171</w:t>
      </w:r>
    </w:p>
    <w:p w14:paraId="1E34E875" w14:textId="77777777" w:rsidR="00E6094A" w:rsidRDefault="00E6094A" w:rsidP="00E6094A">
      <w:pPr>
        <w:pStyle w:val="Bibliography"/>
      </w:pPr>
      <w:r>
        <w:t xml:space="preserve">Sheldon, R. W., Prakash, A., &amp; Sutcliffe Jr., W. H. (1972). The Size Distribution of Particles in the Ocean. </w:t>
      </w:r>
      <w:r>
        <w:rPr>
          <w:i/>
          <w:iCs/>
        </w:rPr>
        <w:t>Limnology and Oceanography</w:t>
      </w:r>
      <w:r>
        <w:t xml:space="preserve">, </w:t>
      </w:r>
      <w:r>
        <w:rPr>
          <w:i/>
          <w:iCs/>
        </w:rPr>
        <w:t>17</w:t>
      </w:r>
      <w:r>
        <w:t>(3), 327–340. https://doi.org/10.4319/lo.1972.17.3.0327</w:t>
      </w:r>
    </w:p>
    <w:p w14:paraId="6EC6A52C" w14:textId="77777777" w:rsidR="00E6094A" w:rsidRDefault="00E6094A" w:rsidP="00E6094A">
      <w:pPr>
        <w:pStyle w:val="Bibliography"/>
      </w:pPr>
      <w:r>
        <w:t xml:space="preserve">Siegel, D. A., Buesseler, K. O., Behrenfeld, M. J., Benitez-Nelson, C. R., Boss, E., Brzezinski, M. A., et al. (2016). Prediction of the Export and Fate of Global Ocean Net Primary Production: The EXPORTS Science Plan. </w:t>
      </w:r>
      <w:r>
        <w:rPr>
          <w:i/>
          <w:iCs/>
        </w:rPr>
        <w:t>Frontiers in Marine Science</w:t>
      </w:r>
      <w:r>
        <w:t xml:space="preserve">, </w:t>
      </w:r>
      <w:r>
        <w:rPr>
          <w:i/>
          <w:iCs/>
        </w:rPr>
        <w:t>3</w:t>
      </w:r>
      <w:r>
        <w:t>. https://doi.org/10.3389/fmars.2016.00022</w:t>
      </w:r>
    </w:p>
    <w:p w14:paraId="55BB6C90" w14:textId="77777777" w:rsidR="00E6094A" w:rsidRDefault="00E6094A" w:rsidP="00E6094A">
      <w:pPr>
        <w:pStyle w:val="Bibliography"/>
      </w:pPr>
      <w:r>
        <w:t xml:space="preserve">Simon, M., Grossart, H., Schweitzer, B., &amp; Ploug, H. (2002). Microbial ecology of organic aggregates in aquatic ecosystems. </w:t>
      </w:r>
      <w:r>
        <w:rPr>
          <w:i/>
          <w:iCs/>
        </w:rPr>
        <w:t>Aquatic Microbial Ecology</w:t>
      </w:r>
      <w:r>
        <w:t xml:space="preserve">, </w:t>
      </w:r>
      <w:r>
        <w:rPr>
          <w:i/>
          <w:iCs/>
        </w:rPr>
        <w:t>28</w:t>
      </w:r>
      <w:r>
        <w:t>(2), 175–211. https://doi.org/10.3354/ame028175</w:t>
      </w:r>
    </w:p>
    <w:p w14:paraId="1240B997" w14:textId="77777777" w:rsidR="00E6094A" w:rsidRDefault="00E6094A" w:rsidP="00E6094A">
      <w:pPr>
        <w:pStyle w:val="Bibliography"/>
      </w:pPr>
      <w:r>
        <w:t xml:space="preserve">Steinberg, D. K., &amp; Landry, M. R. (2017). Zooplankton and the Ocean Carbon Cycle. </w:t>
      </w:r>
      <w:r>
        <w:rPr>
          <w:i/>
          <w:iCs/>
        </w:rPr>
        <w:t>Annual Review of Marine Science</w:t>
      </w:r>
      <w:r>
        <w:t xml:space="preserve">, </w:t>
      </w:r>
      <w:r>
        <w:rPr>
          <w:i/>
          <w:iCs/>
        </w:rPr>
        <w:t>9</w:t>
      </w:r>
      <w:r>
        <w:t>, 413–444. https://doi.org/10.1146/annurev-marine-010814-015924</w:t>
      </w:r>
    </w:p>
    <w:p w14:paraId="581C9133" w14:textId="77777777" w:rsidR="00E6094A" w:rsidRDefault="00E6094A" w:rsidP="00E6094A">
      <w:pPr>
        <w:pStyle w:val="Bibliography"/>
      </w:pPr>
      <w:r>
        <w:t xml:space="preserve">Steinberg, D. K., Carlson, C. A., Bates, N. R., Goldthwait, S. A., Madin, L. P., &amp; Michaels, A. F. (2000). Zooplankton vertical migration and the active transport of dissolved organic and inorganic carbon in the Sargasso Sea. </w:t>
      </w:r>
      <w:r>
        <w:rPr>
          <w:i/>
          <w:iCs/>
        </w:rPr>
        <w:t>Deep Sea Research Part I: Oceanographic Research Papers</w:t>
      </w:r>
      <w:r>
        <w:t xml:space="preserve">, </w:t>
      </w:r>
      <w:r>
        <w:rPr>
          <w:i/>
          <w:iCs/>
        </w:rPr>
        <w:t>47</w:t>
      </w:r>
      <w:r>
        <w:t>(1), 137–158. https://doi.org/10.1016/S0967-0637(99)00052-7</w:t>
      </w:r>
    </w:p>
    <w:p w14:paraId="5AFB25F8" w14:textId="77777777" w:rsidR="00E6094A" w:rsidRDefault="00E6094A" w:rsidP="00E6094A">
      <w:pPr>
        <w:pStyle w:val="Bibliography"/>
      </w:pPr>
      <w:r>
        <w:t xml:space="preserve">Stramma, L., Johnson, G. C., Sprintall, J., &amp; Mohrholz, V. (2008). Expanding Oxygen-Minimum Zones in the Tropical Oceans. </w:t>
      </w:r>
      <w:r>
        <w:rPr>
          <w:i/>
          <w:iCs/>
        </w:rPr>
        <w:t>Science</w:t>
      </w:r>
      <w:r>
        <w:t xml:space="preserve">, </w:t>
      </w:r>
      <w:r>
        <w:rPr>
          <w:i/>
          <w:iCs/>
        </w:rPr>
        <w:t>320</w:t>
      </w:r>
      <w:r>
        <w:t>(5876), 655–658. https://doi.org/10.1126/science.1153847</w:t>
      </w:r>
    </w:p>
    <w:p w14:paraId="6FEC9021" w14:textId="77777777" w:rsidR="00E6094A" w:rsidRDefault="00E6094A" w:rsidP="00E6094A">
      <w:pPr>
        <w:pStyle w:val="Bibliography"/>
      </w:pPr>
      <w:r>
        <w:lastRenderedPageBreak/>
        <w:t xml:space="preserve">Stukel, M. R., Décima, M., Landry, M. R., &amp; Selph, K. E. (2018). Nitrogen and Isotope Flows Through the Costa Rica Dome Upwelling Ecosystem: The Crucial Mesozooplankton Role in Export Flux. </w:t>
      </w:r>
      <w:r>
        <w:rPr>
          <w:i/>
          <w:iCs/>
        </w:rPr>
        <w:t>Global Biogeochemical Cycles</w:t>
      </w:r>
      <w:r>
        <w:t xml:space="preserve">, </w:t>
      </w:r>
      <w:r>
        <w:rPr>
          <w:i/>
          <w:iCs/>
        </w:rPr>
        <w:t>32</w:t>
      </w:r>
      <w:r>
        <w:t>(12), 1815–1832. https://doi.org/10.1029/2018GB005968</w:t>
      </w:r>
    </w:p>
    <w:p w14:paraId="6162378D" w14:textId="77777777" w:rsidR="00E6094A" w:rsidRDefault="00E6094A" w:rsidP="00E6094A">
      <w:pPr>
        <w:pStyle w:val="Bibliography"/>
      </w:pPr>
      <w:r>
        <w:t xml:space="preserve">Stukel, M. R., Ohman, M. D., Kelly, T. B., &amp; Biard, T. (2019). The Roles of Suspension-Feeding and Flux-Feeding Zooplankton as Gatekeepers of Particle Flux Into the Mesopelagic Ocean in the Northeast Pacific. </w:t>
      </w:r>
      <w:r>
        <w:rPr>
          <w:i/>
          <w:iCs/>
        </w:rPr>
        <w:t>Frontiers in Marine Science</w:t>
      </w:r>
      <w:r>
        <w:t xml:space="preserve">, </w:t>
      </w:r>
      <w:r>
        <w:rPr>
          <w:i/>
          <w:iCs/>
        </w:rPr>
        <w:t>6</w:t>
      </w:r>
      <w:r>
        <w:t>. https://doi.org/10.3389/fmars.2019.00397</w:t>
      </w:r>
    </w:p>
    <w:p w14:paraId="0FF9F5EA" w14:textId="77777777" w:rsidR="00E6094A" w:rsidRDefault="00E6094A" w:rsidP="00E6094A">
      <w:pPr>
        <w:pStyle w:val="Bibliography"/>
      </w:pPr>
      <w:r>
        <w:t xml:space="preserve">Tiano, L., Garcia-Robledo, E., Dalsgaard, T., Devol, A. H., Ward, B. B., Ulloa, O., et al. (2014). Oxygen distribution and aerobic respiration in the north and south eastern tropical Pacific oxygen minimum zones. </w:t>
      </w:r>
      <w:r>
        <w:rPr>
          <w:i/>
          <w:iCs/>
        </w:rPr>
        <w:t>Deep Sea Research Part I: Oceanographic Research Papers</w:t>
      </w:r>
      <w:r>
        <w:t xml:space="preserve">, </w:t>
      </w:r>
      <w:r>
        <w:rPr>
          <w:i/>
          <w:iCs/>
        </w:rPr>
        <w:t>94</w:t>
      </w:r>
      <w:r>
        <w:t>, 173–183. https://doi.org/10.1016/j.dsr.2014.10.001</w:t>
      </w:r>
    </w:p>
    <w:p w14:paraId="035BD5BF" w14:textId="77777777" w:rsidR="00E6094A" w:rsidRDefault="00E6094A" w:rsidP="00E6094A">
      <w:pPr>
        <w:pStyle w:val="Bibliography"/>
      </w:pPr>
      <w:r>
        <w:t xml:space="preserve">Turner, J. T. (2015). Zooplankton fecal pellets, marine snow, phytodetritus and the ocean’s biological pump. </w:t>
      </w:r>
      <w:r>
        <w:rPr>
          <w:i/>
          <w:iCs/>
        </w:rPr>
        <w:t>Progress in Oceanography</w:t>
      </w:r>
      <w:r>
        <w:t xml:space="preserve">, </w:t>
      </w:r>
      <w:r>
        <w:rPr>
          <w:i/>
          <w:iCs/>
        </w:rPr>
        <w:t>130</w:t>
      </w:r>
      <w:r>
        <w:t>, 205–248. https://doi.org/10.1016/j.pocean.2014.08.005</w:t>
      </w:r>
    </w:p>
    <w:p w14:paraId="7523BBA7" w14:textId="77777777" w:rsidR="00E6094A" w:rsidRDefault="00E6094A" w:rsidP="00E6094A">
      <w:pPr>
        <w:pStyle w:val="Bibliography"/>
      </w:pPr>
      <w:r>
        <w:t xml:space="preserve">Van Mooy, B. A. S., Keil, R. G., &amp; Devol, A. H. (2002). Impact of suboxia on sinking particulate organic carbon: Enhanced carbon flux and preferential degradation of amino acids via denitrification. </w:t>
      </w:r>
      <w:r>
        <w:rPr>
          <w:i/>
          <w:iCs/>
        </w:rPr>
        <w:t>Geochimica et Cosmochimica Acta</w:t>
      </w:r>
      <w:r>
        <w:t xml:space="preserve">, </w:t>
      </w:r>
      <w:r>
        <w:rPr>
          <w:i/>
          <w:iCs/>
        </w:rPr>
        <w:t>66</w:t>
      </w:r>
      <w:r>
        <w:t>(3), 457–465. https://doi.org/10.1016/S0016-7037(01)00787-6</w:t>
      </w:r>
    </w:p>
    <w:p w14:paraId="76E2E981" w14:textId="77777777" w:rsidR="00E6094A" w:rsidRDefault="00E6094A" w:rsidP="00E6094A">
      <w:pPr>
        <w:pStyle w:val="Bibliography"/>
      </w:pPr>
      <w:r>
        <w:t xml:space="preserve">Weber, T., &amp; Bianchi, D. (2020). Efficient Particle Transfer to Depth in Oxygen Minimum Zones of the Pacific and Indian Oceans. </w:t>
      </w:r>
      <w:r>
        <w:rPr>
          <w:i/>
          <w:iCs/>
        </w:rPr>
        <w:t>Frontiers in Earth Science</w:t>
      </w:r>
      <w:r>
        <w:t xml:space="preserve">, </w:t>
      </w:r>
      <w:r>
        <w:rPr>
          <w:i/>
          <w:iCs/>
        </w:rPr>
        <w:t>8</w:t>
      </w:r>
      <w:r>
        <w:t>. https://doi.org/10.3389/feart.2020.00376</w:t>
      </w:r>
    </w:p>
    <w:p w14:paraId="7A24F32B" w14:textId="77777777" w:rsidR="00E6094A" w:rsidRDefault="00E6094A" w:rsidP="00E6094A">
      <w:pPr>
        <w:pStyle w:val="Bibliography"/>
      </w:pPr>
      <w:r>
        <w:t xml:space="preserve">Widner, B., Fuchsman, C. A., Chang, B. X., Rocap, G., &amp; Mulholland, M. R. (2018). Utilization of urea and cyanate in waters overlying and within the eastern tropical north Pacific oxygen deficient zone. </w:t>
      </w:r>
      <w:r>
        <w:rPr>
          <w:i/>
          <w:iCs/>
        </w:rPr>
        <w:t>FEMS Microbiology Ecology</w:t>
      </w:r>
      <w:r>
        <w:t xml:space="preserve">, </w:t>
      </w:r>
      <w:r>
        <w:rPr>
          <w:i/>
          <w:iCs/>
        </w:rPr>
        <w:t>94</w:t>
      </w:r>
      <w:r>
        <w:t>(10). https://doi.org/10.1093/femsec/fiy138</w:t>
      </w:r>
    </w:p>
    <w:p w14:paraId="7691BBD1" w14:textId="77777777" w:rsidR="00E6094A" w:rsidRDefault="00E6094A" w:rsidP="00E6094A">
      <w:pPr>
        <w:pStyle w:val="Bibliography"/>
      </w:pPr>
      <w:r>
        <w:t xml:space="preserve">Wilson, S. E., Steinberg, D. K., &amp; Buesseler, K. O. (2008). Changes in fecal pellet characteristics with depth as indicators of zooplankton repackaging of particles in the mesopelagic zone of the subtropical and subarctic North Pacific Ocean. </w:t>
      </w:r>
      <w:r>
        <w:rPr>
          <w:i/>
          <w:iCs/>
        </w:rPr>
        <w:t>Deep Sea Research Part II: Topical Studies in Oceanography</w:t>
      </w:r>
      <w:r>
        <w:t xml:space="preserve">, </w:t>
      </w:r>
      <w:r>
        <w:rPr>
          <w:i/>
          <w:iCs/>
        </w:rPr>
        <w:t>55</w:t>
      </w:r>
      <w:r>
        <w:t>(14–15), 1636–1647. https://doi.org/10.1016/j.dsr2.2008.04.019</w:t>
      </w:r>
    </w:p>
    <w:p w14:paraId="4FDF433A" w14:textId="77777777" w:rsidR="00E6094A" w:rsidRDefault="00E6094A" w:rsidP="00E6094A">
      <w:pPr>
        <w:pStyle w:val="Bibliography"/>
      </w:pPr>
      <w:r>
        <w:lastRenderedPageBreak/>
        <w:t xml:space="preserve">Wishner, K. F., Ashjian, C. J., Gelfman, C., Gowing, M. M., Kann, L., Levin, L. A., et al. (1995). Pelagic and benthic ecology of the lower interface of the Eastern Tropical Pacific oxygen minimum zone. </w:t>
      </w:r>
      <w:r>
        <w:rPr>
          <w:i/>
          <w:iCs/>
        </w:rPr>
        <w:t>Deep Sea Research Part I: Oceanographic Research Papers</w:t>
      </w:r>
      <w:r>
        <w:t xml:space="preserve">, </w:t>
      </w:r>
      <w:r>
        <w:rPr>
          <w:i/>
          <w:iCs/>
        </w:rPr>
        <w:t>42</w:t>
      </w:r>
      <w:r>
        <w:t>(1), 93–115. https://doi.org/10.1016/0967-0637(94)00021-J</w:t>
      </w:r>
    </w:p>
    <w:p w14:paraId="4322DD1D" w14:textId="77777777" w:rsidR="00E6094A" w:rsidRDefault="00E6094A" w:rsidP="00E6094A">
      <w:pPr>
        <w:pStyle w:val="Bibliography"/>
      </w:pPr>
      <w:r>
        <w:t xml:space="preserve">Wishner, K. F., Outram, D. M., Seibel, B. A., Daly, K. L., &amp; Williams, R. L. (2013). Zooplankton in the eastern tropical north Pacific: Boundary effects of oxygen minimum zone expansion. </w:t>
      </w:r>
      <w:r>
        <w:rPr>
          <w:i/>
          <w:iCs/>
        </w:rPr>
        <w:t>Deep Sea Research Part I: Oceanographic Research Papers</w:t>
      </w:r>
      <w:r>
        <w:t xml:space="preserve">, </w:t>
      </w:r>
      <w:r>
        <w:rPr>
          <w:i/>
          <w:iCs/>
        </w:rPr>
        <w:t>79</w:t>
      </w:r>
      <w:r>
        <w:t>, 122–140. https://doi.org/10.1016/j.dsr.2013.05.012</w:t>
      </w:r>
    </w:p>
    <w:p w14:paraId="2B898198" w14:textId="77777777" w:rsidR="00E6094A" w:rsidRDefault="00E6094A" w:rsidP="00E6094A">
      <w:pPr>
        <w:pStyle w:val="Bibliography"/>
      </w:pPr>
      <w:r>
        <w:t xml:space="preserve">Wishner, K. F., Seibel, B. A., Roman, C., Deutsch, C., Outram, D., Shaw, C. T., et al. (2018). Ocean deoxygenation and zooplankton: Very small oxygen differences matter. </w:t>
      </w:r>
      <w:r>
        <w:rPr>
          <w:i/>
          <w:iCs/>
        </w:rPr>
        <w:t>Science Advances</w:t>
      </w:r>
      <w:r>
        <w:t xml:space="preserve">, </w:t>
      </w:r>
      <w:r>
        <w:rPr>
          <w:i/>
          <w:iCs/>
        </w:rPr>
        <w:t>4</w:t>
      </w:r>
      <w:r>
        <w:t>(12), eaau5180. https://doi.org/10.1126/sciadv.aau5180</w:t>
      </w:r>
    </w:p>
    <w:p w14:paraId="553D78D0" w14:textId="77777777" w:rsidR="00E6094A" w:rsidRDefault="00E6094A" w:rsidP="00E6094A">
      <w:pPr>
        <w:pStyle w:val="Bibliography"/>
      </w:pPr>
      <w:r>
        <w:t xml:space="preserve">Wishner, K. F., Seibel, B., &amp; Outram, D. (2020). Ocean deoxygenation and copepods: coping with oxygen minimum zone variability. </w:t>
      </w:r>
      <w:r>
        <w:rPr>
          <w:i/>
          <w:iCs/>
        </w:rPr>
        <w:t>Biogeosciences</w:t>
      </w:r>
      <w:r>
        <w:t xml:space="preserve">, </w:t>
      </w:r>
      <w:r>
        <w:rPr>
          <w:i/>
          <w:iCs/>
        </w:rPr>
        <w:t>17</w:t>
      </w:r>
      <w:r>
        <w:t>(8), 2315–2339. https://doi.org/10.5194/bg-17-2315-2020</w:t>
      </w:r>
    </w:p>
    <w:p w14:paraId="3250A02D" w14:textId="77777777" w:rsidR="00E6094A" w:rsidRDefault="00E6094A" w:rsidP="00E6094A">
      <w:pPr>
        <w:pStyle w:val="Bibliography"/>
      </w:pPr>
      <w:r>
        <w:t xml:space="preserve">Yang, C., Xu, D., Chen, Z., Wang, J., Xu, M., Yuan, Y., &amp; Zhou, M. (2019). Diel vertical migration of zooplankton and micronekton on the northern slope of the South China Sea observed by a moored ADCP. </w:t>
      </w:r>
      <w:r>
        <w:rPr>
          <w:i/>
          <w:iCs/>
        </w:rPr>
        <w:t>Deep Sea Research Part II: Topical Studies in Oceanography</w:t>
      </w:r>
      <w:r>
        <w:t xml:space="preserve">, </w:t>
      </w:r>
      <w:r>
        <w:rPr>
          <w:i/>
          <w:iCs/>
        </w:rPr>
        <w:t>167</w:t>
      </w:r>
      <w:r>
        <w:t>, 93–104. https://doi.org/10.1016/j.dsr2.2019.04.012</w:t>
      </w:r>
    </w:p>
    <w:p w14:paraId="00000101" w14:textId="1D9525F2" w:rsidR="00104E87" w:rsidRDefault="006B0287" w:rsidP="00EF63F8">
      <w:r>
        <w:fldChar w:fldCharType="end"/>
      </w:r>
    </w:p>
    <w:sectPr w:rsidR="00104E87" w:rsidSect="00EF63F8">
      <w:headerReference w:type="default" r:id="rId20"/>
      <w:footerReference w:type="default" r:id="rId21"/>
      <w:footerReference w:type="first" r:id="rId22"/>
      <w:pgSz w:w="12240" w:h="15840"/>
      <w:pgMar w:top="1440" w:right="1440" w:bottom="1440" w:left="1440" w:header="720" w:footer="720" w:gutter="0"/>
      <w:lnNumType w:countBy="1"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Jacob Cram" w:date="2021-10-08T13:21:00Z" w:initials="JC">
    <w:p w14:paraId="6C27170F" w14:textId="77777777" w:rsidR="001D4A91" w:rsidRDefault="001D4A91" w:rsidP="001D4A91">
      <w:r>
        <w:rPr>
          <w:rStyle w:val="CommentReference"/>
        </w:rPr>
        <w:annotationRef/>
      </w:r>
      <w:r>
        <w:t>L57-58: It is important to be specific about how you are dividing your water column – by light, by depth,</w:t>
      </w:r>
    </w:p>
    <w:p w14:paraId="32AC8AEB" w14:textId="77777777" w:rsidR="001D4A91" w:rsidRDefault="001D4A91" w:rsidP="001D4A91">
      <w:r>
        <w:t xml:space="preserve">by oxygen, </w:t>
      </w:r>
      <w:proofErr w:type="spellStart"/>
      <w:r>
        <w:t>etc</w:t>
      </w:r>
      <w:proofErr w:type="spellEnd"/>
      <w:r>
        <w:t xml:space="preserve"> (different communities have VERY different working definitions of “deep” or</w:t>
      </w:r>
    </w:p>
    <w:p w14:paraId="205A2593" w14:textId="77777777" w:rsidR="001D4A91" w:rsidRDefault="001D4A91" w:rsidP="001D4A91">
      <w:r>
        <w:t>mesopelagic). Please be specific in your definition of the mesopelagic, and passing through (out?) of the</w:t>
      </w:r>
    </w:p>
    <w:p w14:paraId="3D6047D4" w14:textId="77777777" w:rsidR="001D4A91" w:rsidRDefault="001D4A91" w:rsidP="001D4A91">
      <w:r>
        <w:t>mesopelagic. Since you contrast it to the photic zone (which is variable), it is unclear what you mean</w:t>
      </w:r>
    </w:p>
    <w:p w14:paraId="31B0582C" w14:textId="77777777" w:rsidR="001D4A91" w:rsidRDefault="001D4A91" w:rsidP="001D4A91">
      <w:r>
        <w:t>quantitatively. I *think* you mean 200-1000 m.</w:t>
      </w:r>
    </w:p>
    <w:p w14:paraId="31C475FA" w14:textId="553366C0" w:rsidR="001D4A91" w:rsidRDefault="001D4A91">
      <w:pPr>
        <w:pStyle w:val="CommentText"/>
      </w:pPr>
    </w:p>
  </w:comment>
  <w:comment w:id="16" w:author="Jacob Cram" w:date="2021-10-09T17:01:00Z" w:initials="JC">
    <w:p w14:paraId="0B304FF6" w14:textId="3D98C19B" w:rsidR="00A51923" w:rsidRDefault="00A51923">
      <w:pPr>
        <w:pStyle w:val="CommentText"/>
      </w:pPr>
      <w:r>
        <w:rPr>
          <w:rStyle w:val="CommentReference"/>
        </w:rPr>
        <w:annotationRef/>
      </w:r>
      <w:bookmarkStart w:id="17" w:name="_Hlk84782199"/>
      <w:r w:rsidR="00FE24B9">
        <w:t xml:space="preserve">We added a statement to this effect. “While definitions of </w:t>
      </w:r>
      <w:proofErr w:type="spellStart"/>
      <w:r w:rsidR="00FE24B9">
        <w:t>mesopelegic</w:t>
      </w:r>
      <w:proofErr w:type="spellEnd"/>
      <w:r w:rsidR="00FE24B9">
        <w:t xml:space="preserve"> vary, we define it as the range between the base of the photic zone, and 1000m” </w:t>
      </w:r>
      <w:r>
        <w:t xml:space="preserve">In this study, we define the base of the photic </w:t>
      </w:r>
      <w:r w:rsidR="00FE24B9">
        <w:t>as 160m at the ETNP Section 6.1. and 200m in the oxic site (Figure Legend S1), because that is where the chlorophyl fluorescence signal attenuates.</w:t>
      </w:r>
    </w:p>
    <w:bookmarkEnd w:id="17"/>
  </w:comment>
  <w:comment w:id="40" w:author="Jacob Cram" w:date="2021-10-09T19:54:00Z" w:initials="JC">
    <w:p w14:paraId="203361A5" w14:textId="77777777" w:rsidR="00144112" w:rsidRDefault="00144112" w:rsidP="00144112">
      <w:r>
        <w:rPr>
          <w:rStyle w:val="CommentReference"/>
        </w:rPr>
        <w:annotationRef/>
      </w:r>
      <w:r>
        <w:t>L85: “Understanding the driving mechanisms of these patterns is important because the oxygen</w:t>
      </w:r>
    </w:p>
    <w:p w14:paraId="70A1FF9D" w14:textId="6E35B49B" w:rsidR="00144112" w:rsidRDefault="00144112" w:rsidP="00144112">
      <w:pPr>
        <w:pStyle w:val="CommentText"/>
      </w:pPr>
      <w:r>
        <w:t>content….”</w:t>
      </w:r>
    </w:p>
  </w:comment>
  <w:comment w:id="41" w:author="Jacob Cram" w:date="2021-10-09T19:56:00Z" w:initials="JC">
    <w:p w14:paraId="510423D8" w14:textId="2B50B532" w:rsidR="00144112" w:rsidRDefault="00144112">
      <w:pPr>
        <w:pStyle w:val="CommentText"/>
      </w:pPr>
      <w:r>
        <w:rPr>
          <w:rStyle w:val="CommentReference"/>
        </w:rPr>
        <w:annotationRef/>
      </w:r>
      <w:bookmarkStart w:id="44" w:name="_Hlk84782209"/>
      <w:r>
        <w:t>Changed as suggested</w:t>
      </w:r>
      <w:bookmarkEnd w:id="44"/>
    </w:p>
  </w:comment>
  <w:comment w:id="48" w:author="Jacob Cram" w:date="2021-10-09T19:55:00Z" w:initials="JC">
    <w:p w14:paraId="6938A80F" w14:textId="40AF79BF" w:rsidR="00144112" w:rsidRDefault="00144112">
      <w:pPr>
        <w:pStyle w:val="CommentText"/>
      </w:pPr>
      <w:r>
        <w:rPr>
          <w:rStyle w:val="CommentReference"/>
        </w:rPr>
        <w:annotationRef/>
      </w:r>
      <w:r>
        <w:t>L90: you need a transition thought between the two sentences.</w:t>
      </w:r>
    </w:p>
  </w:comment>
  <w:comment w:id="49" w:author="Jacob Cram" w:date="2021-10-09T19:56:00Z" w:initials="JC">
    <w:p w14:paraId="0ACB1503" w14:textId="77777777" w:rsidR="00144112" w:rsidRDefault="00144112">
      <w:pPr>
        <w:pStyle w:val="CommentText"/>
      </w:pPr>
      <w:r>
        <w:rPr>
          <w:rStyle w:val="CommentReference"/>
        </w:rPr>
        <w:annotationRef/>
      </w:r>
      <w:bookmarkStart w:id="50" w:name="_Hlk84782223"/>
      <w:r>
        <w:t>Modified to:</w:t>
      </w:r>
    </w:p>
    <w:p w14:paraId="1DC5A04D" w14:textId="27AF1201" w:rsidR="00144112" w:rsidRDefault="00CE0605">
      <w:pPr>
        <w:pStyle w:val="CommentText"/>
      </w:pPr>
      <w:r>
        <w:t xml:space="preserve">… </w:t>
      </w:r>
      <w:r w:rsidR="00144112">
        <w:fldChar w:fldCharType="begin"/>
      </w:r>
      <w:r w:rsidR="00144112">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144112">
        <w:fldChar w:fldCharType="separate"/>
      </w:r>
      <w:r w:rsidR="00144112" w:rsidRPr="00DF46B2">
        <w:t>(Gilly et al., 2013)</w:t>
      </w:r>
      <w:r w:rsidR="00144112">
        <w:fldChar w:fldCharType="end"/>
      </w:r>
      <w:r w:rsidR="00144112">
        <w:t>.</w:t>
      </w:r>
      <w:r w:rsidR="00144112">
        <w:rPr>
          <w:rStyle w:val="CommentReference"/>
        </w:rPr>
        <w:annotationRef/>
      </w:r>
      <w:r w:rsidR="00144112">
        <w:rPr>
          <w:rStyle w:val="CommentReference"/>
        </w:rPr>
        <w:annotationRef/>
      </w:r>
      <w:r w:rsidR="00144112">
        <w:t xml:space="preserve"> Models and chemical data are providing clues about the ongoing and potential impacts of these changes. Recent data informed models suggest that ODZs may enhance carbon transport to the deep ocean, by inhibiting microbial degradation of sinking marine particles </w:t>
      </w:r>
      <w:r w:rsidR="00144112">
        <w:fldChar w:fldCharType="begin"/>
      </w:r>
      <w:r w:rsidR="00144112">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144112">
        <w:fldChar w:fldCharType="separate"/>
      </w:r>
      <w:r w:rsidR="00144112" w:rsidRPr="00DF46B2">
        <w:t>(Cram et al., 2018)</w:t>
      </w:r>
      <w:r w:rsidR="00144112">
        <w:fldChar w:fldCharType="end"/>
      </w:r>
      <w:r w:rsidR="00144112">
        <w:t>.</w:t>
      </w:r>
      <w:bookmarkEnd w:id="50"/>
    </w:p>
  </w:comment>
  <w:comment w:id="59" w:author="Jacob Cram" w:date="2021-10-09T19:55:00Z" w:initials="JC">
    <w:p w14:paraId="3FD31FFC" w14:textId="7BE179A0" w:rsidR="00144112" w:rsidRDefault="00144112">
      <w:pPr>
        <w:pStyle w:val="CommentText"/>
      </w:pPr>
      <w:r>
        <w:rPr>
          <w:rStyle w:val="CommentReference"/>
        </w:rPr>
        <w:annotationRef/>
      </w:r>
      <w:r>
        <w:t>L93: “…only beginning to be quantitatively explored”</w:t>
      </w:r>
    </w:p>
  </w:comment>
  <w:comment w:id="60" w:author="Jacob Cram" w:date="2021-10-09T19:59:00Z" w:initials="JC">
    <w:p w14:paraId="35B98F9C" w14:textId="3B33054F" w:rsidR="00CE0605" w:rsidRDefault="00CE0605">
      <w:pPr>
        <w:pStyle w:val="CommentText"/>
      </w:pPr>
      <w:r>
        <w:rPr>
          <w:rStyle w:val="CommentReference"/>
        </w:rPr>
        <w:annotationRef/>
      </w:r>
      <w:bookmarkStart w:id="63" w:name="_Hlk84782234"/>
      <w:r>
        <w:t>Done</w:t>
      </w:r>
      <w:bookmarkEnd w:id="63"/>
    </w:p>
  </w:comment>
  <w:comment w:id="65" w:author="Jacob Cram" w:date="2021-10-01T14:48:00Z" w:initials="JC">
    <w:p w14:paraId="0D6BA82A" w14:textId="77777777" w:rsidR="00743FA3" w:rsidRDefault="00743FA3" w:rsidP="00743FA3">
      <w:pPr>
        <w:pStyle w:val="CommentText"/>
      </w:pPr>
      <w:r>
        <w:rPr>
          <w:rStyle w:val="CommentReference"/>
        </w:rPr>
        <w:annotationRef/>
      </w:r>
      <w:r>
        <w:t xml:space="preserve">Per R2, I can move the </w:t>
      </w:r>
      <w:proofErr w:type="spellStart"/>
      <w:r>
        <w:t>zoop</w:t>
      </w:r>
      <w:proofErr w:type="spellEnd"/>
      <w:r>
        <w:t xml:space="preserve"> paragraph here.</w:t>
      </w:r>
    </w:p>
  </w:comment>
  <w:comment w:id="67" w:author="Jacob Cram" w:date="2021-10-01T14:44:00Z" w:initials="JC">
    <w:p w14:paraId="2BB00A70" w14:textId="627D5989" w:rsidR="00A87914" w:rsidRDefault="00A87914">
      <w:pPr>
        <w:pStyle w:val="CommentText"/>
      </w:pPr>
      <w:r>
        <w:rPr>
          <w:rStyle w:val="CommentReference"/>
        </w:rPr>
        <w:annotationRef/>
      </w:r>
      <w:r>
        <w:t>Restructure this paragraph per Reviewer 2.</w:t>
      </w:r>
    </w:p>
  </w:comment>
  <w:comment w:id="68" w:author="Jacob Cram" w:date="2021-10-08T14:22:00Z" w:initials="JC">
    <w:p w14:paraId="3345A8C4" w14:textId="6DBAA735" w:rsidR="004A476E" w:rsidRDefault="004A476E">
      <w:pPr>
        <w:pStyle w:val="CommentText"/>
      </w:pPr>
      <w:r>
        <w:rPr>
          <w:rStyle w:val="CommentReference"/>
        </w:rPr>
        <w:annotationRef/>
      </w:r>
      <w:r w:rsidRPr="004A476E">
        <w:t>Line 63: This is a particular pet peeve, but the efficiency of the biological pump is really the globally integrated balance of preformed and regenerated nutrients (</w:t>
      </w:r>
      <w:proofErr w:type="spellStart"/>
      <w:proofErr w:type="gramStart"/>
      <w:r w:rsidRPr="004A476E">
        <w:t>eg</w:t>
      </w:r>
      <w:proofErr w:type="spellEnd"/>
      <w:proofErr w:type="gramEnd"/>
      <w:r w:rsidRPr="004A476E">
        <w:t xml:space="preserve"> Volk and </w:t>
      </w:r>
      <w:proofErr w:type="spellStart"/>
      <w:r w:rsidRPr="004A476E">
        <w:t>Hoffert</w:t>
      </w:r>
      <w:proofErr w:type="spellEnd"/>
      <w:r w:rsidRPr="004A476E">
        <w:t xml:space="preserve"> 1985), as opposed to export efficiency, which is what the authors describe here.</w:t>
      </w:r>
    </w:p>
  </w:comment>
  <w:comment w:id="69" w:author="Jacob Cram" w:date="2021-10-09T17:08:00Z" w:initials="JC">
    <w:p w14:paraId="4CD6A6F5" w14:textId="1D60E023" w:rsidR="00FD75C4" w:rsidRDefault="00FD75C4">
      <w:pPr>
        <w:pStyle w:val="CommentText"/>
      </w:pPr>
      <w:bookmarkStart w:id="72" w:name="_Hlk84864101"/>
      <w:r>
        <w:rPr>
          <w:rStyle w:val="CommentReference"/>
        </w:rPr>
        <w:annotationRef/>
      </w:r>
      <w:r>
        <w:t xml:space="preserve">Fair point. We actually mean export flux (flux out of </w:t>
      </w:r>
      <w:proofErr w:type="spellStart"/>
      <w:r>
        <w:t>mesopelegic</w:t>
      </w:r>
      <w:proofErr w:type="spellEnd"/>
      <w:r>
        <w:t xml:space="preserve">), plus transfer efficiency (flux out </w:t>
      </w:r>
      <w:proofErr w:type="gramStart"/>
      <w:r>
        <w:t>of  the</w:t>
      </w:r>
      <w:proofErr w:type="gramEnd"/>
      <w:r>
        <w:t xml:space="preserve"> </w:t>
      </w:r>
      <w:proofErr w:type="spellStart"/>
      <w:r>
        <w:t>mesopelegic</w:t>
      </w:r>
      <w:proofErr w:type="spellEnd"/>
      <w:r>
        <w:t xml:space="preserve">) see introduction section. We were trying to use “efficiency” as shorthand for this but clearly </w:t>
      </w:r>
      <w:proofErr w:type="spellStart"/>
      <w:r>
        <w:t>misstepped</w:t>
      </w:r>
      <w:proofErr w:type="spellEnd"/>
      <w:r>
        <w:t>. We have modified the sentence to the following – to address this comment and a suggestion from the other reviewer:</w:t>
      </w:r>
    </w:p>
    <w:p w14:paraId="4DB55A92" w14:textId="77777777" w:rsidR="00FD75C4" w:rsidRDefault="00FD75C4">
      <w:pPr>
        <w:pStyle w:val="CommentText"/>
      </w:pPr>
    </w:p>
    <w:p w14:paraId="11CEB5DB" w14:textId="117396E2" w:rsidR="00FD75C4" w:rsidRDefault="00FD75C4">
      <w:pPr>
        <w:pStyle w:val="CommentText"/>
      </w:pPr>
      <w:r>
        <w:t xml:space="preserve">“Zooplankton </w:t>
      </w:r>
      <w:r>
        <w:rPr>
          <w:rStyle w:val="CommentReference"/>
        </w:rPr>
        <w:annotationRef/>
      </w:r>
      <w:r>
        <w:t xml:space="preserve">modulate carbon flux through the mesopelagic </w:t>
      </w:r>
      <w:r>
        <w:fldChar w:fldCharType="begin"/>
      </w:r>
      <w:r>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fldChar w:fldCharType="separate"/>
      </w:r>
      <w:r w:rsidRPr="00DF46B2">
        <w:t>(Jackson &amp; Burd, 2001; Steinberg &amp; Landry, 2017; Turner, 2015)</w:t>
      </w:r>
      <w:r>
        <w:fldChar w:fldCharType="end"/>
      </w:r>
      <w:r>
        <w:t xml:space="preserve">, and by extension the export efficiency and transfer efficiency of the biological pump </w:t>
      </w:r>
      <w:r>
        <w:rPr>
          <w:rStyle w:val="CommentReference"/>
        </w:rPr>
        <w:annotationRef/>
      </w:r>
      <w:r>
        <w:rPr>
          <w:rStyle w:val="CommentReference"/>
        </w:rPr>
        <w:annotationRef/>
      </w:r>
      <w:r>
        <w:fldChar w:fldCharType="begin"/>
      </w:r>
      <w:r>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fldChar w:fldCharType="separate"/>
      </w:r>
      <w:r w:rsidRPr="00DF46B2">
        <w:t>(Archibald et al., 2019; Cavan et al., 2017)</w:t>
      </w:r>
      <w:r>
        <w:fldChar w:fldCharType="end"/>
      </w:r>
      <w:r>
        <w:t xml:space="preserve">, in three key ways, each of which could in principle be affected by ocean oxygen </w:t>
      </w:r>
      <w:proofErr w:type="spellStart"/>
      <w:r>
        <w:t>concentrations.L</w:t>
      </w:r>
      <w:proofErr w:type="spellEnd"/>
    </w:p>
    <w:bookmarkEnd w:id="72"/>
  </w:comment>
  <w:comment w:id="106" w:author="Clara Fuchsman" w:date="2021-10-16T15:49:00Z" w:initials="CF">
    <w:p w14:paraId="4516F710" w14:textId="52F4D921" w:rsidR="000B157A" w:rsidRDefault="000B157A">
      <w:pPr>
        <w:pStyle w:val="CommentText"/>
      </w:pPr>
      <w:r>
        <w:rPr>
          <w:rStyle w:val="CommentReference"/>
        </w:rPr>
        <w:annotationRef/>
      </w:r>
      <w:r>
        <w:t>Is this a typo? I think you mean POC</w:t>
      </w:r>
    </w:p>
  </w:comment>
  <w:comment w:id="118" w:author="Clara Fuchsman" w:date="2021-10-16T15:51:00Z" w:initials="CF">
    <w:p w14:paraId="3A9C99B9" w14:textId="7FCB0763" w:rsidR="000B157A" w:rsidRDefault="000B157A">
      <w:pPr>
        <w:pStyle w:val="CommentText"/>
      </w:pPr>
      <w:r>
        <w:rPr>
          <w:rStyle w:val="CommentReference"/>
        </w:rPr>
        <w:annotationRef/>
      </w:r>
      <w:r>
        <w:t>Do you mean to say pellets here? confusing</w:t>
      </w:r>
    </w:p>
  </w:comment>
  <w:comment w:id="127" w:author="Clara Fuchsman" w:date="2021-10-16T15:51:00Z" w:initials="CF">
    <w:p w14:paraId="3CAE28BE" w14:textId="503A0CB5" w:rsidR="000B157A" w:rsidRDefault="000B157A">
      <w:pPr>
        <w:pStyle w:val="CommentText"/>
      </w:pPr>
      <w:r>
        <w:rPr>
          <w:rStyle w:val="CommentReference"/>
        </w:rPr>
        <w:annotationRef/>
      </w:r>
      <w:r>
        <w:t>Jacob, please spell mesopelagic 100 times on the white board</w:t>
      </w:r>
    </w:p>
  </w:comment>
  <w:comment w:id="138" w:author="Clara Fuchsman" w:date="2021-10-16T15:53:00Z" w:initials="CF">
    <w:p w14:paraId="40C85976" w14:textId="14F0A17D" w:rsidR="000B157A" w:rsidRDefault="000B157A">
      <w:pPr>
        <w:pStyle w:val="CommentText"/>
      </w:pPr>
      <w:r>
        <w:rPr>
          <w:rStyle w:val="CommentReference"/>
        </w:rPr>
        <w:annotationRef/>
      </w:r>
      <w:r>
        <w:t>Wow, this is a real word</w:t>
      </w:r>
    </w:p>
  </w:comment>
  <w:comment w:id="146" w:author="Clara Fuchsman" w:date="2021-10-16T15:53:00Z" w:initials="CF">
    <w:p w14:paraId="7087A05C" w14:textId="6B5F9AD0" w:rsidR="000B157A" w:rsidRDefault="000B157A">
      <w:pPr>
        <w:pStyle w:val="CommentText"/>
      </w:pPr>
      <w:r>
        <w:rPr>
          <w:rStyle w:val="CommentReference"/>
        </w:rPr>
        <w:annotationRef/>
      </w:r>
      <w:proofErr w:type="spellStart"/>
      <w:r>
        <w:t>sp</w:t>
      </w:r>
      <w:proofErr w:type="spellEnd"/>
    </w:p>
  </w:comment>
  <w:comment w:id="157" w:author="Jacob Cram" w:date="2021-10-01T15:50:00Z" w:initials="JC">
    <w:p w14:paraId="1567EC5A" w14:textId="08A43AA4" w:rsidR="00314489" w:rsidRDefault="00314489">
      <w:pPr>
        <w:pStyle w:val="CommentText"/>
      </w:pPr>
      <w:r>
        <w:rPr>
          <w:rStyle w:val="CommentReference"/>
        </w:rPr>
        <w:annotationRef/>
      </w:r>
      <w:r w:rsidR="00A83497">
        <w:t xml:space="preserve">To Do: </w:t>
      </w:r>
      <w:r>
        <w:t>Then fold this stuff into the above scaffold.</w:t>
      </w:r>
    </w:p>
  </w:comment>
  <w:comment w:id="165" w:author="Jacob Cram" w:date="2021-10-01T14:45:00Z" w:initials="JC">
    <w:p w14:paraId="79B590CD" w14:textId="4C7C828C" w:rsidR="00A87914" w:rsidRDefault="00A87914">
      <w:pPr>
        <w:pStyle w:val="CommentText"/>
      </w:pPr>
      <w:r>
        <w:rPr>
          <w:rStyle w:val="CommentReference"/>
        </w:rPr>
        <w:annotationRef/>
      </w:r>
      <w:r>
        <w:t xml:space="preserve">Add Estep, </w:t>
      </w:r>
      <w:proofErr w:type="spellStart"/>
      <w:r>
        <w:t>Kiorboe</w:t>
      </w:r>
      <w:proofErr w:type="spellEnd"/>
      <w:r>
        <w:t>(</w:t>
      </w:r>
      <w:proofErr w:type="spellStart"/>
      <w:r>
        <w:t>zoop</w:t>
      </w:r>
      <w:proofErr w:type="spellEnd"/>
      <w:r>
        <w:t xml:space="preserve">) and Poulson refs for </w:t>
      </w:r>
      <w:proofErr w:type="spellStart"/>
      <w:r>
        <w:t>coprorhexy</w:t>
      </w:r>
      <w:proofErr w:type="spellEnd"/>
    </w:p>
  </w:comment>
  <w:comment w:id="168" w:author="Jacob Cram" w:date="2021-10-01T14:47:00Z" w:initials="JC">
    <w:p w14:paraId="11C464A3" w14:textId="77777777" w:rsidR="00A87914" w:rsidRPr="008E14E3" w:rsidRDefault="00A87914" w:rsidP="00A87914">
      <w:pPr>
        <w:rPr>
          <w:color w:val="FF0000"/>
        </w:rPr>
      </w:pPr>
      <w:r>
        <w:rPr>
          <w:rStyle w:val="CommentReference"/>
        </w:rPr>
        <w:annotationRef/>
      </w:r>
      <w:r w:rsidRPr="008E14E3">
        <w:rPr>
          <w:color w:val="FF0000"/>
        </w:rPr>
        <w:t>You need a sentence or two to transition between</w:t>
      </w:r>
    </w:p>
    <w:p w14:paraId="36558C72" w14:textId="77777777" w:rsidR="00A87914" w:rsidRPr="008E14E3" w:rsidRDefault="00A87914" w:rsidP="00A87914">
      <w:pPr>
        <w:rPr>
          <w:color w:val="FF0000"/>
        </w:rPr>
      </w:pPr>
      <w:r w:rsidRPr="008E14E3">
        <w:rPr>
          <w:color w:val="FF0000"/>
        </w:rPr>
        <w:t>Line 77-78 about the effect of low O2 on zooplankton. There is an understanding that super low oxygen</w:t>
      </w:r>
    </w:p>
    <w:p w14:paraId="0AF9B2FB" w14:textId="77777777" w:rsidR="00A87914" w:rsidRPr="008E14E3" w:rsidRDefault="00A87914" w:rsidP="00A87914">
      <w:pPr>
        <w:rPr>
          <w:color w:val="FF0000"/>
        </w:rPr>
      </w:pPr>
      <w:r w:rsidRPr="008E14E3">
        <w:rPr>
          <w:color w:val="FF0000"/>
        </w:rPr>
        <w:t>changes the vertical migration depth and also the rate of physiology of the organisms. Look in Seibel</w:t>
      </w:r>
    </w:p>
    <w:p w14:paraId="2853F830" w14:textId="77777777" w:rsidR="00A87914" w:rsidRPr="008E14E3" w:rsidRDefault="00A87914" w:rsidP="00A87914">
      <w:pPr>
        <w:rPr>
          <w:color w:val="FF0000"/>
        </w:rPr>
      </w:pPr>
      <w:r w:rsidRPr="008E14E3">
        <w:rPr>
          <w:color w:val="FF0000"/>
        </w:rPr>
        <w:t>2011 for a fast review with good references and use the Bianchi paper about acoustics + midwater for</w:t>
      </w:r>
    </w:p>
    <w:p w14:paraId="38651B56" w14:textId="77777777" w:rsidR="00A87914" w:rsidRPr="008E14E3" w:rsidRDefault="00A87914" w:rsidP="00A87914">
      <w:pPr>
        <w:rPr>
          <w:color w:val="FF0000"/>
        </w:rPr>
      </w:pPr>
      <w:r w:rsidRPr="008E14E3">
        <w:rPr>
          <w:color w:val="FF0000"/>
        </w:rPr>
        <w:t>the biogeography of DVM. Then maybe also a line later about how the physiology of the microbes is</w:t>
      </w:r>
    </w:p>
    <w:p w14:paraId="19D67A2D" w14:textId="77777777" w:rsidR="00A87914" w:rsidRPr="008E14E3" w:rsidRDefault="00A87914" w:rsidP="00A87914">
      <w:pPr>
        <w:rPr>
          <w:color w:val="FF0000"/>
        </w:rPr>
      </w:pPr>
      <w:r w:rsidRPr="008E14E3">
        <w:rPr>
          <w:color w:val="FF0000"/>
        </w:rPr>
        <w:t>modified. Alternatively move the zooplankton paragraph later (to after line 93??)</w:t>
      </w:r>
    </w:p>
    <w:p w14:paraId="49171FBD" w14:textId="5419D235" w:rsidR="00A87914" w:rsidRDefault="00A87914">
      <w:pPr>
        <w:pStyle w:val="CommentText"/>
      </w:pPr>
    </w:p>
  </w:comment>
  <w:comment w:id="169" w:author="Jacob Cram" w:date="2021-10-09T17:13:00Z" w:initials="JC">
    <w:p w14:paraId="67E214FD" w14:textId="77777777" w:rsidR="00CB548C" w:rsidRDefault="00CB548C">
      <w:pPr>
        <w:pStyle w:val="CommentText"/>
      </w:pPr>
      <w:r>
        <w:rPr>
          <w:rStyle w:val="CommentReference"/>
        </w:rPr>
        <w:annotationRef/>
      </w:r>
      <w:r>
        <w:t>A half paragraph has been added on the subject of oxygen effects on zooplankton ranges:</w:t>
      </w:r>
    </w:p>
    <w:p w14:paraId="03671317" w14:textId="2497DA1F" w:rsidR="00CB548C" w:rsidRDefault="00CB548C">
      <w:pPr>
        <w:pStyle w:val="CommentText"/>
      </w:pPr>
    </w:p>
    <w:p w14:paraId="26B34EE7" w14:textId="48E61D4B" w:rsidR="00CB548C" w:rsidRDefault="00CB548C" w:rsidP="00CB548C">
      <w:r>
        <w:t xml:space="preserve">The migratory zooplankton, that drive these </w:t>
      </w:r>
      <w:proofErr w:type="spellStart"/>
      <w:r>
        <w:t>mesopelegic</w:t>
      </w:r>
      <w:proofErr w:type="spellEnd"/>
      <w:r>
        <w:t xml:space="preserve"> processes, spend the night in the surface layer, and migrate into the core of the OMZ during the day (</w:t>
      </w:r>
      <w:r w:rsidR="006A4DDD">
        <w:t>Bianchi et al. 2014</w:t>
      </w:r>
      <w:r>
        <w:t xml:space="preserve">). These organisms likely survive in ODZs by slowing their metabolic processes, but may supplement these with very efficient uptake, and anaerobic metabolism (Siebel 2011 and refs therein). Acoustic data suggest that in ODZs zooplankton do not migrate as deeply as they do where ODZs are </w:t>
      </w:r>
      <w:proofErr w:type="spellStart"/>
      <w:r>
        <w:t>abscent</w:t>
      </w:r>
      <w:proofErr w:type="spellEnd"/>
      <w:r>
        <w:t xml:space="preserve"> (Bianchi et al. 2011), and new evidence suggests that in ODZ regions with shallower oxyclines migration depth remains the same but the depth where the organisms spend the night is compressed (</w:t>
      </w:r>
      <w:proofErr w:type="spellStart"/>
      <w:r>
        <w:t>Wishner</w:t>
      </w:r>
      <w:proofErr w:type="spellEnd"/>
      <w:r>
        <w:t xml:space="preserve"> 2020). The rates to which Zooplankton transport, repackage and disaggregate particles in ODZs are difficult to measure and therefore poorly constrained. Despite their importance of zooplankton mediated processes to global carbon flux, zooplankton are often missing from models of particle transfer.</w:t>
      </w:r>
    </w:p>
    <w:p w14:paraId="70978DF5" w14:textId="77777777" w:rsidR="00CB548C" w:rsidRDefault="00CB548C">
      <w:pPr>
        <w:pStyle w:val="CommentText"/>
      </w:pPr>
    </w:p>
    <w:p w14:paraId="0293A24E" w14:textId="23D6D2F0" w:rsidR="00CB548C" w:rsidRDefault="00CB548C">
      <w:pPr>
        <w:pStyle w:val="CommentText"/>
      </w:pPr>
    </w:p>
  </w:comment>
  <w:comment w:id="175" w:author="Clara Fuchsman" w:date="2021-10-16T15:54:00Z" w:initials="CF">
    <w:p w14:paraId="36DCD231" w14:textId="0D18108A" w:rsidR="000B157A" w:rsidRDefault="000B157A">
      <w:pPr>
        <w:pStyle w:val="CommentText"/>
      </w:pPr>
      <w:r>
        <w:rPr>
          <w:rStyle w:val="CommentReference"/>
        </w:rPr>
        <w:annotationRef/>
      </w:r>
      <w:proofErr w:type="spellStart"/>
      <w:r>
        <w:t>sp</w:t>
      </w:r>
      <w:proofErr w:type="spellEnd"/>
    </w:p>
  </w:comment>
  <w:comment w:id="195" w:author="Clara Fuchsman" w:date="2021-10-16T15:55:00Z" w:initials="CF">
    <w:p w14:paraId="0832F3D2" w14:textId="7A679978" w:rsidR="000B157A" w:rsidRDefault="000B157A">
      <w:pPr>
        <w:pStyle w:val="CommentText"/>
      </w:pPr>
      <w:r>
        <w:rPr>
          <w:rStyle w:val="CommentReference"/>
        </w:rPr>
        <w:annotationRef/>
      </w:r>
      <w:r>
        <w:t>I am confused by this sentence. Seems contradictory</w:t>
      </w:r>
    </w:p>
  </w:comment>
  <w:comment w:id="209" w:author="Jacob Cram" w:date="2021-10-08T13:28:00Z" w:initials="JC">
    <w:p w14:paraId="0241CEC7" w14:textId="77777777" w:rsidR="00DF000B" w:rsidRDefault="00DF000B" w:rsidP="00DF000B">
      <w:r>
        <w:rPr>
          <w:rStyle w:val="CommentReference"/>
        </w:rPr>
        <w:annotationRef/>
      </w:r>
      <w:r>
        <w:t>L85: “Understanding the driving mechanisms of these patterns is important because the oxygen</w:t>
      </w:r>
    </w:p>
    <w:p w14:paraId="31A669A2" w14:textId="77777777" w:rsidR="00DF000B" w:rsidRDefault="00DF000B" w:rsidP="00DF000B">
      <w:r>
        <w:t>content….”</w:t>
      </w:r>
    </w:p>
    <w:p w14:paraId="3E5E2B4C" w14:textId="582F2E50" w:rsidR="00DF000B" w:rsidRDefault="00DF000B">
      <w:pPr>
        <w:pStyle w:val="CommentText"/>
      </w:pPr>
    </w:p>
  </w:comment>
  <w:comment w:id="211" w:author="Jacob Cram" w:date="2021-10-08T13:29:00Z" w:initials="JC">
    <w:p w14:paraId="58B657FC" w14:textId="77777777" w:rsidR="00DF000B" w:rsidRDefault="00DF000B" w:rsidP="00DF000B">
      <w:r>
        <w:rPr>
          <w:rStyle w:val="CommentReference"/>
        </w:rPr>
        <w:annotationRef/>
      </w:r>
      <w:r>
        <w:t>L90: you need a transition thought between the two sentences.</w:t>
      </w:r>
    </w:p>
    <w:p w14:paraId="01F6378A" w14:textId="665A3A55" w:rsidR="00DF000B" w:rsidRDefault="00DF000B">
      <w:pPr>
        <w:pStyle w:val="CommentText"/>
      </w:pPr>
    </w:p>
  </w:comment>
  <w:comment w:id="213" w:author="Jacob Cram" w:date="2021-10-08T13:29:00Z" w:initials="JC">
    <w:p w14:paraId="4316F7C5" w14:textId="77777777" w:rsidR="00DF000B" w:rsidRDefault="00DF000B" w:rsidP="00DF000B">
      <w:r>
        <w:rPr>
          <w:rStyle w:val="CommentReference"/>
        </w:rPr>
        <w:annotationRef/>
      </w:r>
      <w:r>
        <w:t>L93: “…only beginning to be quantitatively explored”</w:t>
      </w:r>
    </w:p>
    <w:p w14:paraId="0A4C721F" w14:textId="632C293D" w:rsidR="00DF000B" w:rsidRDefault="00DF000B">
      <w:pPr>
        <w:pStyle w:val="CommentText"/>
      </w:pPr>
    </w:p>
  </w:comment>
  <w:comment w:id="217" w:author="Jacob Cram" w:date="2021-10-01T14:48:00Z" w:initials="JC">
    <w:p w14:paraId="739A8A91" w14:textId="0E6B1EDE" w:rsidR="00A87914" w:rsidRDefault="00A87914">
      <w:pPr>
        <w:pStyle w:val="CommentText"/>
      </w:pPr>
      <w:r>
        <w:rPr>
          <w:rStyle w:val="CommentReference"/>
        </w:rPr>
        <w:annotationRef/>
      </w:r>
      <w:r>
        <w:t xml:space="preserve">Per R2, I can move the </w:t>
      </w:r>
      <w:proofErr w:type="spellStart"/>
      <w:r>
        <w:t>zoop</w:t>
      </w:r>
      <w:proofErr w:type="spellEnd"/>
      <w:r>
        <w:t xml:space="preserve"> paragraph here.</w:t>
      </w:r>
    </w:p>
  </w:comment>
  <w:comment w:id="220" w:author="Jacob Cram" w:date="2021-10-08T13:30:00Z" w:initials="JC">
    <w:p w14:paraId="15BA889C" w14:textId="77777777" w:rsidR="00DF000B" w:rsidRDefault="00DF000B" w:rsidP="00DF000B">
      <w:r>
        <w:rPr>
          <w:rStyle w:val="CommentReference"/>
        </w:rPr>
        <w:annotationRef/>
      </w:r>
      <w:r>
        <w:t>L94: “Current models of …”</w:t>
      </w:r>
    </w:p>
    <w:p w14:paraId="7FAE272B" w14:textId="30178A16" w:rsidR="00DF000B" w:rsidRDefault="00DF000B">
      <w:pPr>
        <w:pStyle w:val="CommentText"/>
      </w:pPr>
    </w:p>
  </w:comment>
  <w:comment w:id="221" w:author="Jacob Cram" w:date="2021-10-09T20:00:00Z" w:initials="JC">
    <w:p w14:paraId="50D758FB" w14:textId="0CEE62C6" w:rsidR="00CE0605" w:rsidRDefault="00CE0605">
      <w:pPr>
        <w:pStyle w:val="CommentText"/>
      </w:pPr>
      <w:r>
        <w:rPr>
          <w:rStyle w:val="CommentReference"/>
        </w:rPr>
        <w:annotationRef/>
      </w:r>
      <w:bookmarkStart w:id="223" w:name="_Hlk84782281"/>
      <w:r>
        <w:t>Done</w:t>
      </w:r>
      <w:bookmarkEnd w:id="223"/>
    </w:p>
  </w:comment>
  <w:comment w:id="224" w:author="Jacob Cram" w:date="2021-10-08T13:30:00Z" w:initials="JC">
    <w:p w14:paraId="6B16F6BC" w14:textId="77777777" w:rsidR="00DF000B" w:rsidRDefault="00DF000B" w:rsidP="00DF000B">
      <w:r>
        <w:rPr>
          <w:rStyle w:val="CommentReference"/>
        </w:rPr>
        <w:annotationRef/>
      </w:r>
      <w:r>
        <w:t>L105: remove fragmented sentence “UVPs…”</w:t>
      </w:r>
    </w:p>
    <w:p w14:paraId="0A195220" w14:textId="6B046987" w:rsidR="00DF000B" w:rsidRDefault="00DF000B">
      <w:pPr>
        <w:pStyle w:val="CommentText"/>
      </w:pPr>
    </w:p>
  </w:comment>
  <w:comment w:id="225" w:author="Jacob Cram" w:date="2021-10-09T20:00:00Z" w:initials="JC">
    <w:p w14:paraId="0C383EF0" w14:textId="725A1C0D" w:rsidR="00CE0605" w:rsidRDefault="00CE0605">
      <w:pPr>
        <w:pStyle w:val="CommentText"/>
      </w:pPr>
      <w:r>
        <w:rPr>
          <w:rStyle w:val="CommentReference"/>
        </w:rPr>
        <w:annotationRef/>
      </w:r>
      <w:bookmarkStart w:id="233" w:name="_Hlk84782289"/>
      <w:r>
        <w:t>Removed</w:t>
      </w:r>
      <w:bookmarkEnd w:id="233"/>
    </w:p>
  </w:comment>
  <w:comment w:id="226" w:author="Jacob Cram" w:date="2021-10-08T14:23:00Z" w:initials="JC">
    <w:p w14:paraId="572E447B" w14:textId="77777777" w:rsidR="004A476E" w:rsidRDefault="004A476E">
      <w:pPr>
        <w:pStyle w:val="CommentText"/>
      </w:pPr>
      <w:r>
        <w:rPr>
          <w:rStyle w:val="CommentReference"/>
        </w:rPr>
        <w:annotationRef/>
      </w:r>
      <w:r w:rsidRPr="004A476E">
        <w:t>Lines 105-106: Incomplete sentence</w:t>
      </w:r>
    </w:p>
  </w:comment>
  <w:comment w:id="227" w:author="Jacob Cram" w:date="2021-10-09T20:00:00Z" w:initials="JC">
    <w:p w14:paraId="06A59BAA" w14:textId="799C021E" w:rsidR="00CE0605" w:rsidRDefault="00CE0605">
      <w:pPr>
        <w:pStyle w:val="CommentText"/>
      </w:pPr>
      <w:r>
        <w:rPr>
          <w:rStyle w:val="CommentReference"/>
        </w:rPr>
        <w:annotationRef/>
      </w:r>
      <w:bookmarkStart w:id="236" w:name="_Hlk84864341"/>
      <w:r>
        <w:t>Removed</w:t>
      </w:r>
      <w:bookmarkEnd w:id="236"/>
    </w:p>
  </w:comment>
  <w:comment w:id="239" w:author="Jacob Cram" w:date="2021-10-08T13:31:00Z" w:initials="JC">
    <w:p w14:paraId="0B3B44E1" w14:textId="77777777" w:rsidR="00DF000B" w:rsidRDefault="00DF000B" w:rsidP="00DF000B">
      <w:r>
        <w:rPr>
          <w:rStyle w:val="CommentReference"/>
        </w:rPr>
        <w:annotationRef/>
      </w:r>
      <w:r>
        <w:t>L110: “measurements of zooplankton”</w:t>
      </w:r>
    </w:p>
    <w:p w14:paraId="7E6E66FD" w14:textId="7BCE24E8" w:rsidR="00DF000B" w:rsidRDefault="00DF000B">
      <w:pPr>
        <w:pStyle w:val="CommentText"/>
      </w:pPr>
    </w:p>
  </w:comment>
  <w:comment w:id="240" w:author="Jacob Cram" w:date="2021-10-09T20:01:00Z" w:initials="JC">
    <w:p w14:paraId="6C1CA974" w14:textId="0000DFE9" w:rsidR="00CE0605" w:rsidRDefault="00CE0605">
      <w:pPr>
        <w:pStyle w:val="CommentText"/>
      </w:pPr>
      <w:bookmarkStart w:id="242" w:name="_Hlk84782299"/>
      <w:r>
        <w:rPr>
          <w:rStyle w:val="CommentReference"/>
        </w:rPr>
        <w:annotationRef/>
      </w:r>
      <w:r>
        <w:t>Done</w:t>
      </w:r>
    </w:p>
    <w:bookmarkEnd w:id="242"/>
  </w:comment>
  <w:comment w:id="243" w:author="Clara Fuchsman" w:date="2021-10-16T15:57:00Z" w:initials="CF">
    <w:p w14:paraId="12BF3100" w14:textId="6BF5AA61" w:rsidR="000B157A" w:rsidRDefault="000B157A">
      <w:pPr>
        <w:pStyle w:val="CommentText"/>
      </w:pPr>
      <w:r>
        <w:rPr>
          <w:rStyle w:val="CommentReference"/>
        </w:rPr>
        <w:annotationRef/>
      </w:r>
      <w:proofErr w:type="spellStart"/>
      <w:r>
        <w:t>sp</w:t>
      </w:r>
      <w:proofErr w:type="spellEnd"/>
    </w:p>
  </w:comment>
  <w:comment w:id="246" w:author="Jacob Cram" w:date="2021-10-08T13:31:00Z" w:initials="JC">
    <w:p w14:paraId="28ACEE17" w14:textId="77777777" w:rsidR="00DF000B" w:rsidRDefault="00DF000B" w:rsidP="00DF000B">
      <w:r>
        <w:rPr>
          <w:rStyle w:val="CommentReference"/>
        </w:rPr>
        <w:annotationRef/>
      </w:r>
      <w:r>
        <w:t>L114: MOCNESS (no k, all caps)</w:t>
      </w:r>
    </w:p>
    <w:p w14:paraId="3BCE5699" w14:textId="0D36BF5A" w:rsidR="00DF000B" w:rsidRDefault="00DF000B">
      <w:pPr>
        <w:pStyle w:val="CommentText"/>
      </w:pPr>
    </w:p>
  </w:comment>
  <w:comment w:id="247" w:author="Jacob Cram" w:date="2021-10-09T20:01:00Z" w:initials="JC">
    <w:p w14:paraId="040C12BD" w14:textId="4CF67487" w:rsidR="00CE0605" w:rsidRDefault="00CE0605">
      <w:pPr>
        <w:pStyle w:val="CommentText"/>
      </w:pPr>
      <w:r>
        <w:rPr>
          <w:rStyle w:val="CommentReference"/>
        </w:rPr>
        <w:annotationRef/>
      </w:r>
      <w:r>
        <w:t>Done</w:t>
      </w:r>
    </w:p>
  </w:comment>
  <w:comment w:id="287" w:author="Jacob Cram" w:date="2021-10-08T13:32:00Z" w:initials="JC">
    <w:p w14:paraId="7CE1F7F3" w14:textId="77777777" w:rsidR="00DF000B" w:rsidRDefault="00DF000B" w:rsidP="00DF000B">
      <w:r>
        <w:rPr>
          <w:rStyle w:val="CommentReference"/>
        </w:rPr>
        <w:annotationRef/>
      </w:r>
      <w:r>
        <w:t>L156: You actually demonstrate two locations.</w:t>
      </w:r>
    </w:p>
    <w:p w14:paraId="12C3B5BA" w14:textId="03F21D9E" w:rsidR="00DF000B" w:rsidRDefault="00DF000B">
      <w:pPr>
        <w:pStyle w:val="CommentText"/>
      </w:pPr>
    </w:p>
  </w:comment>
  <w:comment w:id="288" w:author="Jacob Cram" w:date="2021-10-09T20:01:00Z" w:initials="JC">
    <w:p w14:paraId="7EED641E" w14:textId="4B8BDB1A" w:rsidR="00CE0605" w:rsidRDefault="00CE0605">
      <w:pPr>
        <w:pStyle w:val="CommentText"/>
      </w:pPr>
      <w:r>
        <w:rPr>
          <w:rStyle w:val="CommentReference"/>
        </w:rPr>
        <w:annotationRef/>
      </w:r>
      <w:bookmarkStart w:id="289" w:name="_Hlk84782330"/>
      <w:r>
        <w:t>True. Though only one location within the ETNP. This should be less ambiguous now with question D added, per this reviewer’s suggestion.</w:t>
      </w:r>
      <w:bookmarkEnd w:id="289"/>
    </w:p>
  </w:comment>
  <w:comment w:id="292" w:author="Jacob Cram" w:date="2021-10-08T14:23:00Z" w:initials="JC">
    <w:p w14:paraId="5306F17E" w14:textId="407172D5" w:rsidR="004A476E" w:rsidRDefault="004A476E">
      <w:pPr>
        <w:pStyle w:val="CommentText"/>
      </w:pPr>
      <w:r>
        <w:rPr>
          <w:rStyle w:val="CommentReference"/>
        </w:rPr>
        <w:annotationRef/>
      </w:r>
      <w:r w:rsidRPr="004A476E">
        <w:t>Line 159: I got to the introduction hoping to get a teaser of what the answers to the questions laid out here might be. Could a short paragraph synthesizing the most important findings/answers to these three questions be added?</w:t>
      </w:r>
    </w:p>
  </w:comment>
  <w:comment w:id="293" w:author="Jacob Cram" w:date="2021-10-11T17:19:00Z" w:initials="JC">
    <w:p w14:paraId="7E345698" w14:textId="77777777" w:rsidR="00ED16AC" w:rsidRDefault="00ED16AC">
      <w:pPr>
        <w:pStyle w:val="CommentText"/>
      </w:pPr>
      <w:r>
        <w:rPr>
          <w:rStyle w:val="CommentReference"/>
        </w:rPr>
        <w:annotationRef/>
      </w:r>
      <w:bookmarkStart w:id="294" w:name="_Hlk84865256"/>
      <w:r>
        <w:t>Great idea. We added:</w:t>
      </w:r>
    </w:p>
    <w:p w14:paraId="6914D85A" w14:textId="32157AA4" w:rsidR="00ED16AC" w:rsidRDefault="00ED16AC">
      <w:pPr>
        <w:pStyle w:val="CommentText"/>
      </w:pPr>
    </w:p>
    <w:p w14:paraId="198FA6E0" w14:textId="77777777" w:rsidR="00ED16AC" w:rsidRDefault="00ED16AC" w:rsidP="00ED16AC">
      <w:r>
        <w:t xml:space="preserve">In this manuscript, we report a steepening of the particle size distribution in the upper ODZ, which supports Weber and Bianchi’s first model that microbial remineralization of all particles slows, while disaggregation continues in the ODZ. These </w:t>
      </w:r>
      <w:proofErr w:type="gramStart"/>
      <w:r>
        <w:t>disaggregation like</w:t>
      </w:r>
      <w:proofErr w:type="gramEnd"/>
      <w:r>
        <w:t xml:space="preserve"> processes did indeed appear to co-occur with acoustic measurements of migratory zooplankton. </w:t>
      </w:r>
    </w:p>
    <w:bookmarkEnd w:id="294"/>
    <w:p w14:paraId="7D0EB333" w14:textId="77777777" w:rsidR="00ED16AC" w:rsidRDefault="00ED16AC">
      <w:pPr>
        <w:pStyle w:val="CommentText"/>
      </w:pPr>
    </w:p>
    <w:p w14:paraId="14A94E79" w14:textId="768BB7BE" w:rsidR="00ED16AC" w:rsidRDefault="00ED16AC">
      <w:pPr>
        <w:pStyle w:val="CommentText"/>
      </w:pPr>
    </w:p>
  </w:comment>
  <w:comment w:id="313" w:author="Jacob Cram" w:date="2021-10-08T14:23:00Z" w:initials="JC">
    <w:p w14:paraId="34ED80F1" w14:textId="5F0087CC" w:rsidR="004A476E" w:rsidRDefault="004A476E">
      <w:pPr>
        <w:pStyle w:val="CommentText"/>
      </w:pPr>
      <w:r>
        <w:rPr>
          <w:rStyle w:val="CommentReference"/>
        </w:rPr>
        <w:annotationRef/>
      </w:r>
      <w:r w:rsidRPr="004A476E">
        <w:t>Line 160: General methods comment: The collection methods for the acoustics data used to determine zooplankton migration are not described in this section. I'm not familiar with these methods, but it might be helpful to add a brief description of how these data are collected and treated.</w:t>
      </w:r>
    </w:p>
  </w:comment>
  <w:comment w:id="314" w:author="Jacob Cram" w:date="2021-10-11T17:21:00Z" w:initials="JC">
    <w:p w14:paraId="2DFA8E5F" w14:textId="73B66ED5" w:rsidR="00ED16AC" w:rsidRDefault="00ED16AC">
      <w:pPr>
        <w:pStyle w:val="CommentText"/>
      </w:pPr>
      <w:r>
        <w:rPr>
          <w:rStyle w:val="CommentReference"/>
        </w:rPr>
        <w:annotationRef/>
      </w:r>
      <w:bookmarkStart w:id="316" w:name="_Hlk84865372"/>
      <w:r>
        <w:t>We added a section called “</w:t>
      </w:r>
      <w:proofErr w:type="spellStart"/>
      <w:r>
        <w:t>Acuostic</w:t>
      </w:r>
      <w:proofErr w:type="spellEnd"/>
      <w:r>
        <w:t xml:space="preserve"> </w:t>
      </w:r>
      <w:proofErr w:type="spellStart"/>
      <w:r>
        <w:t>measurments</w:t>
      </w:r>
      <w:proofErr w:type="spellEnd"/>
      <w:r>
        <w:t>” which does this.</w:t>
      </w:r>
      <w:bookmarkEnd w:id="316"/>
    </w:p>
  </w:comment>
  <w:comment w:id="310" w:author="Clara Fuchsman" w:date="2021-10-16T16:02:00Z" w:initials="CF">
    <w:p w14:paraId="32E455E1" w14:textId="38449B6A" w:rsidR="007C701C" w:rsidRDefault="007C701C">
      <w:pPr>
        <w:pStyle w:val="CommentText"/>
      </w:pPr>
      <w:r>
        <w:rPr>
          <w:rStyle w:val="CommentReference"/>
        </w:rPr>
        <w:annotationRef/>
      </w:r>
      <w:r>
        <w:t>Why does it say methods twice?</w:t>
      </w:r>
    </w:p>
  </w:comment>
  <w:comment w:id="375" w:author="Clara Fuchsman" w:date="2021-10-16T16:07:00Z" w:initials="CF">
    <w:p w14:paraId="5195B2DB" w14:textId="226EA8F6" w:rsidR="007C701C" w:rsidRDefault="007C701C">
      <w:pPr>
        <w:pStyle w:val="CommentText"/>
      </w:pPr>
      <w:r>
        <w:rPr>
          <w:rStyle w:val="CommentReference"/>
        </w:rPr>
        <w:annotationRef/>
      </w:r>
      <w:proofErr w:type="spellStart"/>
      <w:r>
        <w:t>sp</w:t>
      </w:r>
      <w:proofErr w:type="spellEnd"/>
    </w:p>
  </w:comment>
  <w:comment w:id="385" w:author="Clara Fuchsman" w:date="2021-10-16T16:08:00Z" w:initials="CF">
    <w:p w14:paraId="0566B839" w14:textId="19D03CFF" w:rsidR="007C701C" w:rsidRDefault="007C701C">
      <w:pPr>
        <w:pStyle w:val="CommentText"/>
      </w:pPr>
      <w:r>
        <w:rPr>
          <w:rStyle w:val="CommentReference"/>
        </w:rPr>
        <w:annotationRef/>
      </w:r>
      <w:r>
        <w:t>Don’t you contradict this in your next sentence?</w:t>
      </w:r>
    </w:p>
  </w:comment>
  <w:comment w:id="396" w:author="Clara Fuchsman" w:date="2021-10-16T16:09:00Z" w:initials="CF">
    <w:p w14:paraId="0A35A3B1" w14:textId="2452E659" w:rsidR="007C701C" w:rsidRDefault="007C701C">
      <w:pPr>
        <w:pStyle w:val="CommentText"/>
      </w:pPr>
      <w:r>
        <w:rPr>
          <w:rStyle w:val="CommentReference"/>
        </w:rPr>
        <w:annotationRef/>
      </w:r>
      <w:r>
        <w:t>Isn’t there a whole paragraph about this above?</w:t>
      </w:r>
    </w:p>
  </w:comment>
  <w:comment w:id="399" w:author="Jacob Cram" w:date="2021-10-08T13:32:00Z" w:initials="JC">
    <w:p w14:paraId="304F9A1C" w14:textId="77777777" w:rsidR="0097511A" w:rsidRDefault="0097511A" w:rsidP="0097511A">
      <w:r>
        <w:rPr>
          <w:rStyle w:val="CommentReference"/>
        </w:rPr>
        <w:annotationRef/>
      </w:r>
      <w:r>
        <w:t>L191: “for between 21-96 hours”</w:t>
      </w:r>
    </w:p>
    <w:p w14:paraId="71ECF913" w14:textId="78D7FF5B" w:rsidR="0097511A" w:rsidRDefault="0097511A">
      <w:pPr>
        <w:pStyle w:val="CommentText"/>
      </w:pPr>
    </w:p>
  </w:comment>
  <w:comment w:id="400" w:author="Jacob Cram" w:date="2021-10-10T17:11:00Z" w:initials="JC">
    <w:p w14:paraId="0A9370E4" w14:textId="6AD42862" w:rsidR="00896D66" w:rsidRDefault="00896D66">
      <w:pPr>
        <w:pStyle w:val="CommentText"/>
      </w:pPr>
      <w:r>
        <w:rPr>
          <w:rStyle w:val="CommentReference"/>
        </w:rPr>
        <w:annotationRef/>
      </w:r>
      <w:bookmarkStart w:id="401" w:name="_Hlk84782408"/>
      <w:r>
        <w:rPr>
          <w:rStyle w:val="CommentReference"/>
        </w:rPr>
        <w:t xml:space="preserve">Removed, as this is redundant with the later </w:t>
      </w:r>
      <w:proofErr w:type="gramStart"/>
      <w:r>
        <w:rPr>
          <w:rStyle w:val="CommentReference"/>
        </w:rPr>
        <w:t>21-91 hour</w:t>
      </w:r>
      <w:proofErr w:type="gramEnd"/>
      <w:r>
        <w:rPr>
          <w:rStyle w:val="CommentReference"/>
        </w:rPr>
        <w:t xml:space="preserve"> statement.</w:t>
      </w:r>
      <w:bookmarkEnd w:id="401"/>
    </w:p>
  </w:comment>
  <w:comment w:id="404" w:author="Jacob Cram" w:date="2021-10-08T13:33:00Z" w:initials="JC">
    <w:p w14:paraId="3B1D3D38" w14:textId="77777777" w:rsidR="0097511A" w:rsidRDefault="0097511A" w:rsidP="0097511A">
      <w:r>
        <w:rPr>
          <w:rStyle w:val="CommentReference"/>
        </w:rPr>
        <w:annotationRef/>
      </w:r>
      <w:r>
        <w:t>L196: here you say 21 and 93 hours. This is inconsistent with L 192 and with the 91 hours in L206</w:t>
      </w:r>
    </w:p>
    <w:p w14:paraId="3E402E05" w14:textId="6BC260F6" w:rsidR="0097511A" w:rsidRDefault="0097511A">
      <w:pPr>
        <w:pStyle w:val="CommentText"/>
      </w:pPr>
    </w:p>
  </w:comment>
  <w:comment w:id="405" w:author="Jacob Cram" w:date="2021-10-10T17:11:00Z" w:initials="JC">
    <w:p w14:paraId="718C94AE" w14:textId="28482DA1" w:rsidR="00896D66" w:rsidRDefault="00896D66">
      <w:pPr>
        <w:pStyle w:val="CommentText"/>
      </w:pPr>
      <w:r>
        <w:rPr>
          <w:rStyle w:val="CommentReference"/>
        </w:rPr>
        <w:annotationRef/>
      </w:r>
      <w:bookmarkStart w:id="410" w:name="_Hlk84782416"/>
      <w:r>
        <w:t>Both were wrong. The trap was actually deployed for 91 hours. Corrected.</w:t>
      </w:r>
      <w:bookmarkEnd w:id="410"/>
    </w:p>
  </w:comment>
  <w:comment w:id="420" w:author="Jacob Cram" w:date="2021-10-08T13:37:00Z" w:initials="JC">
    <w:p w14:paraId="40E37E41" w14:textId="77777777" w:rsidR="0097511A" w:rsidRDefault="0097511A" w:rsidP="0097511A">
      <w:r>
        <w:rPr>
          <w:rStyle w:val="CommentReference"/>
        </w:rPr>
        <w:annotationRef/>
      </w:r>
      <w:r>
        <w:t>L201: Move the sentence L201-202 further up in the paragraph (to 196?)</w:t>
      </w:r>
    </w:p>
    <w:p w14:paraId="500A18A3" w14:textId="726F507D" w:rsidR="0097511A" w:rsidRDefault="0097511A">
      <w:pPr>
        <w:pStyle w:val="CommentText"/>
      </w:pPr>
    </w:p>
  </w:comment>
  <w:comment w:id="421" w:author="Jacob Cram" w:date="2021-10-10T17:16:00Z" w:initials="JC">
    <w:p w14:paraId="082E132A" w14:textId="7E4BC87C" w:rsidR="00896D66" w:rsidRDefault="00896D66">
      <w:pPr>
        <w:pStyle w:val="CommentText"/>
      </w:pPr>
      <w:r>
        <w:rPr>
          <w:rStyle w:val="CommentReference"/>
        </w:rPr>
        <w:annotationRef/>
      </w:r>
      <w:bookmarkStart w:id="422" w:name="_Hlk84782425"/>
      <w:r>
        <w:t>This section was removed in favor of a simpler explanation.</w:t>
      </w:r>
      <w:bookmarkEnd w:id="422"/>
    </w:p>
  </w:comment>
  <w:comment w:id="424" w:author="Clara Fuchsman" w:date="2021-10-16T16:10:00Z" w:initials="CF">
    <w:p w14:paraId="02D96D99" w14:textId="732DC686" w:rsidR="00DB0405" w:rsidRDefault="00DB0405">
      <w:pPr>
        <w:pStyle w:val="CommentText"/>
      </w:pPr>
      <w:r>
        <w:rPr>
          <w:rStyle w:val="CommentReference"/>
        </w:rPr>
        <w:annotationRef/>
      </w:r>
      <w:r>
        <w:t xml:space="preserve">BUT NOT INCLUDED IN TRAP FLUXES!!!! THIS </w:t>
      </w:r>
      <w:proofErr w:type="gramStart"/>
      <w:r>
        <w:t>ISN”T</w:t>
      </w:r>
      <w:proofErr w:type="gramEnd"/>
      <w:r>
        <w:t xml:space="preserve"> TRUE!! They were included in photos but removed before sending for POC analysis. </w:t>
      </w:r>
    </w:p>
  </w:comment>
  <w:comment w:id="436" w:author="Clara Fuchsman" w:date="2021-10-16T16:26:00Z" w:initials="CF">
    <w:p w14:paraId="47CC0520" w14:textId="62024A11" w:rsidR="00196DAA" w:rsidRDefault="00196DAA">
      <w:pPr>
        <w:pStyle w:val="CommentText"/>
      </w:pPr>
      <w:r>
        <w:rPr>
          <w:rStyle w:val="CommentReference"/>
        </w:rPr>
        <w:annotationRef/>
      </w:r>
      <w:r>
        <w:t xml:space="preserve">There are no surface traps. These are below the primary chlorophyll max. Maybe say fully oxygenated traps. Or just 4 traps. </w:t>
      </w:r>
    </w:p>
  </w:comment>
  <w:comment w:id="427" w:author="Jacob Cram" w:date="2021-10-08T13:38:00Z" w:initials="JC">
    <w:p w14:paraId="1B71E48A" w14:textId="77777777" w:rsidR="0073524B" w:rsidRDefault="0073524B" w:rsidP="0073524B">
      <w:r>
        <w:rPr>
          <w:rStyle w:val="CommentReference"/>
        </w:rPr>
        <w:annotationRef/>
      </w:r>
      <w:r>
        <w:t>L215: Sentence is fragmented. I assume samples were above the detection limits?</w:t>
      </w:r>
    </w:p>
    <w:p w14:paraId="5E027C84" w14:textId="7B595261" w:rsidR="0073524B" w:rsidRDefault="0073524B">
      <w:pPr>
        <w:pStyle w:val="CommentText"/>
      </w:pPr>
    </w:p>
  </w:comment>
  <w:comment w:id="428" w:author="Jacob Cram" w:date="2021-10-10T17:17:00Z" w:initials="JC">
    <w:p w14:paraId="5FBE50F9" w14:textId="2F90D541" w:rsidR="00955F05" w:rsidRDefault="00955F05">
      <w:pPr>
        <w:pStyle w:val="CommentText"/>
      </w:pPr>
      <w:r>
        <w:rPr>
          <w:rStyle w:val="CommentReference"/>
        </w:rPr>
        <w:annotationRef/>
      </w:r>
      <w:bookmarkStart w:id="442" w:name="_Hlk84782435"/>
      <w:r>
        <w:t>This was indeed a run-on sentence. The mass spec didn’t see any carbon in four traps. These traps were excluded. Modified to clarify</w:t>
      </w:r>
      <w:bookmarkEnd w:id="442"/>
    </w:p>
  </w:comment>
  <w:comment w:id="444" w:author="Jacob Cram" w:date="2021-10-08T13:38:00Z" w:initials="JC">
    <w:p w14:paraId="325384B0" w14:textId="77777777" w:rsidR="0073524B" w:rsidRDefault="0073524B" w:rsidP="0073524B">
      <w:r>
        <w:rPr>
          <w:rStyle w:val="CommentReference"/>
        </w:rPr>
        <w:annotationRef/>
      </w:r>
      <w:r>
        <w:t>L221: “which is within the ODZ, and 1000…”</w:t>
      </w:r>
    </w:p>
    <w:p w14:paraId="4D1A6B44" w14:textId="49162D2D" w:rsidR="0073524B" w:rsidRDefault="0073524B">
      <w:pPr>
        <w:pStyle w:val="CommentText"/>
      </w:pPr>
    </w:p>
  </w:comment>
  <w:comment w:id="445" w:author="Jacob Cram" w:date="2021-10-10T17:20:00Z" w:initials="JC">
    <w:p w14:paraId="46D9E61A" w14:textId="471E1787" w:rsidR="00955F05" w:rsidRDefault="00955F05">
      <w:pPr>
        <w:pStyle w:val="CommentText"/>
      </w:pPr>
      <w:r>
        <w:rPr>
          <w:rStyle w:val="CommentReference"/>
        </w:rPr>
        <w:annotationRef/>
      </w:r>
      <w:bookmarkStart w:id="448" w:name="_Hlk84782442"/>
      <w:r>
        <w:t>Done</w:t>
      </w:r>
      <w:bookmarkEnd w:id="448"/>
    </w:p>
  </w:comment>
  <w:comment w:id="449" w:author="Clara Fuchsman" w:date="2021-10-16T16:33:00Z" w:initials="CF">
    <w:p w14:paraId="3DF669F7" w14:textId="0E5CBD77" w:rsidR="00196DAA" w:rsidRDefault="00196DAA">
      <w:pPr>
        <w:pStyle w:val="CommentText"/>
      </w:pPr>
      <w:r>
        <w:rPr>
          <w:rStyle w:val="CommentReference"/>
        </w:rPr>
        <w:annotationRef/>
      </w:r>
      <w:r>
        <w:t>I thought you said you started analysis at 160m??</w:t>
      </w:r>
    </w:p>
  </w:comment>
  <w:comment w:id="452" w:author="Clara Fuchsman" w:date="2021-10-16T16:32:00Z" w:initials="CF">
    <w:p w14:paraId="7B72D0FA" w14:textId="1B55FF53" w:rsidR="00196DAA" w:rsidRDefault="00196DAA">
      <w:pPr>
        <w:pStyle w:val="CommentText"/>
      </w:pPr>
      <w:r>
        <w:rPr>
          <w:rStyle w:val="CommentReference"/>
        </w:rPr>
        <w:annotationRef/>
      </w:r>
      <w:proofErr w:type="spellStart"/>
      <w:r>
        <w:t>sp</w:t>
      </w:r>
      <w:proofErr w:type="spellEnd"/>
    </w:p>
  </w:comment>
  <w:comment w:id="461" w:author="Jacob Cram" w:date="2021-10-08T13:40:00Z" w:initials="JC">
    <w:p w14:paraId="28BAC2E2" w14:textId="77777777" w:rsidR="0073524B" w:rsidRDefault="0073524B" w:rsidP="0073524B">
      <w:r>
        <w:rPr>
          <w:rStyle w:val="CommentReference"/>
        </w:rPr>
        <w:annotationRef/>
      </w:r>
      <w:r>
        <w:t>L252 what are Cf and A? Is this the same A as L256?</w:t>
      </w:r>
    </w:p>
    <w:p w14:paraId="2A4A74B5" w14:textId="1FD32953" w:rsidR="0073524B" w:rsidRDefault="0073524B">
      <w:pPr>
        <w:pStyle w:val="CommentText"/>
      </w:pPr>
    </w:p>
  </w:comment>
  <w:comment w:id="462" w:author="Jacob Cram" w:date="2021-10-10T17:21:00Z" w:initials="JC">
    <w:p w14:paraId="1E71731C" w14:textId="3365CD1A" w:rsidR="00955F05" w:rsidRDefault="00955F05">
      <w:pPr>
        <w:pStyle w:val="CommentText"/>
      </w:pPr>
      <w:r>
        <w:rPr>
          <w:rStyle w:val="CommentReference"/>
        </w:rPr>
        <w:annotationRef/>
      </w:r>
      <w:bookmarkStart w:id="463" w:name="_Hlk84782452"/>
      <w:r>
        <w:t xml:space="preserve">We refer to the coefficients in Eqn. 2. </w:t>
      </w:r>
      <w:r w:rsidR="007F5D16">
        <w:t>“</w:t>
      </w:r>
      <w:r>
        <w:t>A</w:t>
      </w:r>
      <w:r w:rsidR="007F5D16">
        <w:t>”</w:t>
      </w:r>
      <w:r>
        <w:t xml:space="preserve"> is </w:t>
      </w:r>
      <w:r w:rsidR="007F5D16">
        <w:t xml:space="preserve">indeed </w:t>
      </w:r>
      <w:r>
        <w:t>the same as in L258</w:t>
      </w:r>
      <w:r w:rsidR="007F5D16">
        <w:t xml:space="preserve"> which we have now pointed out.</w:t>
      </w:r>
      <w:bookmarkEnd w:id="463"/>
    </w:p>
  </w:comment>
  <w:comment w:id="466" w:author="Jacob Cram" w:date="2021-10-08T13:40:00Z" w:initials="JC">
    <w:p w14:paraId="3BEC69D2" w14:textId="22A8B47B" w:rsidR="0073524B" w:rsidRDefault="0073524B">
      <w:pPr>
        <w:pStyle w:val="CommentText"/>
      </w:pPr>
      <w:r>
        <w:rPr>
          <w:rStyle w:val="CommentReference"/>
        </w:rPr>
        <w:annotationRef/>
      </w:r>
      <w:r>
        <w:t>Line 256 was here.</w:t>
      </w:r>
    </w:p>
  </w:comment>
  <w:comment w:id="470" w:author="Jacob Cram" w:date="2021-10-08T13:42:00Z" w:initials="JC">
    <w:p w14:paraId="1D893176" w14:textId="77777777" w:rsidR="0073524B" w:rsidRDefault="0073524B" w:rsidP="0073524B">
      <w:r>
        <w:rPr>
          <w:rStyle w:val="CommentReference"/>
        </w:rPr>
        <w:annotationRef/>
      </w:r>
      <w:r>
        <w:t>L274: “of the form:”</w:t>
      </w:r>
    </w:p>
    <w:p w14:paraId="236AB02A" w14:textId="333B4D9D" w:rsidR="0073524B" w:rsidRDefault="0073524B">
      <w:pPr>
        <w:pStyle w:val="CommentText"/>
      </w:pPr>
    </w:p>
  </w:comment>
  <w:comment w:id="471" w:author="Jacob Cram" w:date="2021-10-10T17:22:00Z" w:initials="JC">
    <w:p w14:paraId="18F42BCF" w14:textId="335446EC" w:rsidR="007F5D16" w:rsidRDefault="007F5D16">
      <w:pPr>
        <w:pStyle w:val="CommentText"/>
      </w:pPr>
      <w:r>
        <w:rPr>
          <w:rStyle w:val="CommentReference"/>
        </w:rPr>
        <w:annotationRef/>
      </w:r>
      <w:bookmarkStart w:id="473" w:name="_Hlk84782467"/>
      <w:r>
        <w:t>Done</w:t>
      </w:r>
      <w:bookmarkEnd w:id="473"/>
    </w:p>
  </w:comment>
  <w:comment w:id="476" w:author="Jacob Cram" w:date="2021-10-08T13:42:00Z" w:initials="JC">
    <w:p w14:paraId="71E776B5" w14:textId="77777777" w:rsidR="0073524B" w:rsidRDefault="0073524B" w:rsidP="0073524B">
      <w:r>
        <w:rPr>
          <w:rStyle w:val="CommentReference"/>
        </w:rPr>
        <w:annotationRef/>
      </w:r>
      <w:r>
        <w:t>L288: “indicates the role of”</w:t>
      </w:r>
    </w:p>
    <w:p w14:paraId="48E71D1E" w14:textId="57C1E8FA" w:rsidR="0073524B" w:rsidRDefault="0073524B">
      <w:pPr>
        <w:pStyle w:val="CommentText"/>
      </w:pPr>
    </w:p>
  </w:comment>
  <w:comment w:id="477" w:author="Jacob Cram" w:date="2021-10-10T17:22:00Z" w:initials="JC">
    <w:p w14:paraId="3DEE81A9" w14:textId="2F0BF5CC" w:rsidR="007F5D16" w:rsidRDefault="007F5D16">
      <w:pPr>
        <w:pStyle w:val="CommentText"/>
      </w:pPr>
      <w:r>
        <w:rPr>
          <w:rStyle w:val="CommentReference"/>
        </w:rPr>
        <w:annotationRef/>
      </w:r>
      <w:bookmarkStart w:id="479" w:name="_Hlk84782473"/>
      <w:r>
        <w:t>done</w:t>
      </w:r>
      <w:bookmarkEnd w:id="479"/>
    </w:p>
  </w:comment>
  <w:comment w:id="480" w:author="Jacob Cram" w:date="2021-10-08T14:25:00Z" w:initials="JC">
    <w:p w14:paraId="0E07EE0E" w14:textId="4251EEB2" w:rsidR="004A476E" w:rsidRDefault="004A476E">
      <w:pPr>
        <w:pStyle w:val="CommentText"/>
      </w:pPr>
      <w:r>
        <w:rPr>
          <w:rStyle w:val="CommentReference"/>
        </w:rPr>
        <w:annotationRef/>
      </w:r>
      <w:r w:rsidRPr="004A476E">
        <w:t>Line 299: Couldn't chemoautotrophy be a "biological basis" for negative remineralization?</w:t>
      </w:r>
    </w:p>
  </w:comment>
  <w:comment w:id="481" w:author="Jacob Cram" w:date="2021-10-10T17:24:00Z" w:initials="JC">
    <w:p w14:paraId="7ABB1D08" w14:textId="408033B4" w:rsidR="007F5D16" w:rsidRDefault="007F5D16">
      <w:pPr>
        <w:pStyle w:val="CommentText"/>
      </w:pPr>
      <w:r>
        <w:rPr>
          <w:rStyle w:val="CommentReference"/>
        </w:rPr>
        <w:annotationRef/>
      </w:r>
      <w:bookmarkStart w:id="484" w:name="_Hlk84865391"/>
      <w:r>
        <w:t xml:space="preserve">Great point. We have reworded to – </w:t>
      </w:r>
    </w:p>
    <w:p w14:paraId="26A15CEA" w14:textId="77777777" w:rsidR="007F5D16" w:rsidRDefault="007F5D16">
      <w:pPr>
        <w:pStyle w:val="CommentText"/>
      </w:pPr>
    </w:p>
    <w:p w14:paraId="7384817B" w14:textId="0A6BA806" w:rsidR="007F5D16" w:rsidRDefault="007F5D16" w:rsidP="007F5D16">
      <w:r>
        <w:t xml:space="preserve">While </w:t>
      </w:r>
      <w:r>
        <w:rPr>
          <w:rStyle w:val="CommentReference"/>
        </w:rPr>
        <w:annotationRef/>
      </w:r>
      <w:r>
        <w:rPr>
          <w:rStyle w:val="CommentReference"/>
        </w:rPr>
        <w:annotationRef/>
      </w:r>
      <w:r>
        <w:t>“negative remineralization” is clearly a simplification of chemoautotrophy and active transport processes which likely have more complex effects on particle size distribution, flux increases in the model tend to be close to zero, and this negative remineralization allows our null model to be robust to flux increases when they occur.</w:t>
      </w:r>
    </w:p>
    <w:bookmarkEnd w:id="484"/>
    <w:p w14:paraId="5E018CA8" w14:textId="5AF5E6BA" w:rsidR="007F5D16" w:rsidRDefault="007F5D16">
      <w:pPr>
        <w:pStyle w:val="CommentText"/>
      </w:pPr>
    </w:p>
  </w:comment>
  <w:comment w:id="494" w:author="Clara Fuchsman" w:date="2021-10-16T16:37:00Z" w:initials="CF">
    <w:p w14:paraId="20DE5C53" w14:textId="7243B997" w:rsidR="0082235D" w:rsidRDefault="0082235D">
      <w:pPr>
        <w:pStyle w:val="CommentText"/>
      </w:pPr>
      <w:r>
        <w:rPr>
          <w:rStyle w:val="CommentReference"/>
        </w:rPr>
        <w:annotationRef/>
      </w:r>
      <w:r>
        <w:t>According to World Ocean Atlas</w:t>
      </w:r>
    </w:p>
  </w:comment>
  <w:comment w:id="496" w:author="Jacob Cram" w:date="2021-10-08T13:42:00Z" w:initials="JC">
    <w:p w14:paraId="3B601F2F" w14:textId="77777777" w:rsidR="00DA6C1E" w:rsidRDefault="00DA6C1E" w:rsidP="00DA6C1E">
      <w:r>
        <w:rPr>
          <w:rStyle w:val="CommentReference"/>
        </w:rPr>
        <w:annotationRef/>
      </w:r>
      <w:r>
        <w:t>L344: “that reverse migrated…”</w:t>
      </w:r>
    </w:p>
    <w:p w14:paraId="3117DF6D" w14:textId="7199291C" w:rsidR="00DA6C1E" w:rsidRDefault="00DA6C1E">
      <w:pPr>
        <w:pStyle w:val="CommentText"/>
      </w:pPr>
    </w:p>
  </w:comment>
  <w:comment w:id="497" w:author="Jacob Cram" w:date="2021-10-10T17:26:00Z" w:initials="JC">
    <w:p w14:paraId="11F605BE" w14:textId="759CB4E0" w:rsidR="007F5D16" w:rsidRDefault="007F5D16">
      <w:pPr>
        <w:pStyle w:val="CommentText"/>
      </w:pPr>
      <w:r>
        <w:rPr>
          <w:rStyle w:val="CommentReference"/>
        </w:rPr>
        <w:annotationRef/>
      </w:r>
      <w:bookmarkStart w:id="500" w:name="_Hlk84782488"/>
      <w:r>
        <w:t>Done</w:t>
      </w:r>
      <w:bookmarkEnd w:id="500"/>
    </w:p>
  </w:comment>
  <w:comment w:id="501" w:author="Jacob Cram" w:date="2021-09-20T17:12:00Z" w:initials="JC">
    <w:p w14:paraId="741008F5" w14:textId="72C1AC1A" w:rsidR="001A4D90" w:rsidRDefault="001A4D90">
      <w:pPr>
        <w:pStyle w:val="CommentText"/>
      </w:pPr>
      <w:r>
        <w:rPr>
          <w:rStyle w:val="CommentReference"/>
        </w:rPr>
        <w:annotationRef/>
      </w:r>
      <w:r>
        <w:t>Add CASTS AND DAY/NIGHT</w:t>
      </w:r>
    </w:p>
  </w:comment>
  <w:comment w:id="502" w:author="Jacob Cram" w:date="2021-10-08T13:43:00Z" w:initials="JC">
    <w:p w14:paraId="215937B8" w14:textId="77777777" w:rsidR="0013126F" w:rsidRDefault="0013126F" w:rsidP="0013126F">
      <w:r>
        <w:rPr>
          <w:rStyle w:val="CommentReference"/>
        </w:rPr>
        <w:annotationRef/>
      </w:r>
      <w:r>
        <w:t>Figure 2: I don’t think the arrow bar for D is in the correct space. As previously mentioned, explain</w:t>
      </w:r>
    </w:p>
    <w:p w14:paraId="76BB503A" w14:textId="77777777" w:rsidR="0013126F" w:rsidRDefault="0013126F" w:rsidP="0013126F">
      <w:proofErr w:type="spellStart"/>
      <w:proofErr w:type="gramStart"/>
      <w:r>
        <w:t>day:hour</w:t>
      </w:r>
      <w:proofErr w:type="spellEnd"/>
      <w:proofErr w:type="gramEnd"/>
      <w:r>
        <w:t xml:space="preserve"> (GMT? Local?) and add light/dark cycle bars at the top of the image.</w:t>
      </w:r>
    </w:p>
    <w:p w14:paraId="0CF17C99" w14:textId="0B01BEBB" w:rsidR="0013126F" w:rsidRDefault="0013126F">
      <w:pPr>
        <w:pStyle w:val="CommentText"/>
      </w:pPr>
    </w:p>
  </w:comment>
  <w:comment w:id="503" w:author="Jacob Cram" w:date="2021-10-10T17:26:00Z" w:initials="JC">
    <w:p w14:paraId="71E6F32F" w14:textId="4CB782AD" w:rsidR="007F5D16" w:rsidRDefault="007F5D16">
      <w:pPr>
        <w:pStyle w:val="CommentText"/>
      </w:pPr>
      <w:r>
        <w:rPr>
          <w:rStyle w:val="CommentReference"/>
        </w:rPr>
        <w:annotationRef/>
      </w:r>
      <w:bookmarkStart w:id="504" w:name="_Hlk84782501"/>
      <w:r>
        <w:t xml:space="preserve">This figure has been modified as requested. Some text was added to the legend as well – </w:t>
      </w:r>
    </w:p>
    <w:p w14:paraId="2AD0CF64" w14:textId="77777777" w:rsidR="007F5D16" w:rsidRDefault="007F5D16">
      <w:pPr>
        <w:pStyle w:val="CommentText"/>
      </w:pPr>
    </w:p>
    <w:p w14:paraId="7A82646A" w14:textId="78FC3247" w:rsidR="007F5D16" w:rsidRDefault="007F5D16">
      <w:pPr>
        <w:pStyle w:val="CommentText"/>
      </w:pPr>
      <w:r>
        <w:t xml:space="preserve">Times are local Mexican standard time. The black and white bar at the top indicates day and night periods, with day defined as times when the solar angle is &gt; 0°. Diamonds indicate the depths and times of UVP casts, with casts below 1000m shown as diamonds on the 1000m line.  </w:t>
      </w:r>
    </w:p>
    <w:bookmarkEnd w:id="504"/>
  </w:comment>
  <w:comment w:id="529" w:author="Jacob Cram" w:date="2021-10-08T13:47:00Z" w:initials="JC">
    <w:p w14:paraId="561613EE" w14:textId="77777777" w:rsidR="0013126F" w:rsidRDefault="0013126F" w:rsidP="0013126F">
      <w:r>
        <w:rPr>
          <w:rStyle w:val="CommentReference"/>
        </w:rPr>
        <w:annotationRef/>
      </w:r>
      <w:r>
        <w:t>L394: define the surface (80? Above the ODZ?)</w:t>
      </w:r>
    </w:p>
    <w:p w14:paraId="5B86C1E2" w14:textId="28077B09" w:rsidR="0013126F" w:rsidRDefault="0013126F">
      <w:pPr>
        <w:pStyle w:val="CommentText"/>
      </w:pPr>
    </w:p>
  </w:comment>
  <w:comment w:id="530" w:author="Jacob Cram" w:date="2021-10-10T14:41:00Z" w:initials="JC">
    <w:p w14:paraId="26AB6B90" w14:textId="3BEC9403" w:rsidR="00C064B6" w:rsidRDefault="00C064B6">
      <w:pPr>
        <w:pStyle w:val="CommentText"/>
      </w:pPr>
      <w:r>
        <w:rPr>
          <w:rStyle w:val="CommentReference"/>
        </w:rPr>
        <w:annotationRef/>
      </w:r>
      <w:r>
        <w:t>Now defined as 160m, base of photic zone.</w:t>
      </w:r>
    </w:p>
  </w:comment>
  <w:comment w:id="533" w:author="Jacob Cram" w:date="2021-10-08T13:48:00Z" w:initials="JC">
    <w:p w14:paraId="3F51E826" w14:textId="77777777" w:rsidR="0013126F" w:rsidRDefault="0013126F" w:rsidP="0013126F">
      <w:r>
        <w:rPr>
          <w:rStyle w:val="CommentReference"/>
        </w:rPr>
        <w:annotationRef/>
      </w:r>
      <w:r>
        <w:t>L397: it is actually a more even distribution of particle sizes (</w:t>
      </w:r>
      <w:proofErr w:type="gramStart"/>
      <w:r>
        <w:t>yes it is</w:t>
      </w:r>
      <w:proofErr w:type="gramEnd"/>
      <w:r>
        <w:t xml:space="preserve"> a higher proportion of larger</w:t>
      </w:r>
    </w:p>
    <w:p w14:paraId="4443CC4D" w14:textId="77777777" w:rsidR="0013126F" w:rsidRDefault="0013126F" w:rsidP="0013126F">
      <w:r>
        <w:t>particles compared to the other slopes, but there are still more smaller particles than large ones).</w:t>
      </w:r>
    </w:p>
    <w:p w14:paraId="17A3B10F" w14:textId="78017F49" w:rsidR="0013126F" w:rsidRDefault="0013126F">
      <w:pPr>
        <w:pStyle w:val="CommentText"/>
      </w:pPr>
    </w:p>
  </w:comment>
  <w:comment w:id="534" w:author="Jacob Cram" w:date="2021-10-10T17:26:00Z" w:initials="JC">
    <w:p w14:paraId="282BDD3A" w14:textId="0CC81F8F" w:rsidR="007F5D16" w:rsidRDefault="007F5D16">
      <w:pPr>
        <w:pStyle w:val="CommentText"/>
      </w:pPr>
      <w:r>
        <w:rPr>
          <w:rStyle w:val="CommentReference"/>
        </w:rPr>
        <w:annotationRef/>
      </w:r>
      <w:bookmarkStart w:id="541" w:name="_Hlk84782636"/>
      <w:r>
        <w:t>Fair point. We have reworded this sentence to</w:t>
      </w:r>
    </w:p>
    <w:p w14:paraId="746F616D" w14:textId="030A2BE9" w:rsidR="005925A7" w:rsidRDefault="005925A7">
      <w:pPr>
        <w:pStyle w:val="CommentText"/>
      </w:pPr>
    </w:p>
    <w:p w14:paraId="38433A46" w14:textId="02C40132" w:rsidR="005925A7" w:rsidRDefault="005925A7">
      <w:pPr>
        <w:pStyle w:val="CommentText"/>
      </w:pPr>
      <w:r>
        <w:t xml:space="preserve">Steeper, more negative, slopes indicate a higher proportion of small particles relative to large particles, while flatter, less negative, slopes indicate a more even particle size distribution. Flatter distributions still have more </w:t>
      </w:r>
      <w:proofErr w:type="spellStart"/>
      <w:r>
        <w:t>more</w:t>
      </w:r>
      <w:proofErr w:type="spellEnd"/>
      <w:r>
        <w:t xml:space="preserve"> small particles than large ones, but there is a relatively higher proportion of large particles.</w:t>
      </w:r>
      <w:r>
        <w:rPr>
          <w:rStyle w:val="CommentReference"/>
        </w:rPr>
        <w:annotationRef/>
      </w:r>
      <w:r>
        <w:rPr>
          <w:rStyle w:val="CommentReference"/>
        </w:rPr>
        <w:annotationRef/>
      </w:r>
      <w:bookmarkEnd w:id="541"/>
    </w:p>
    <w:p w14:paraId="31B753CE" w14:textId="77777777" w:rsidR="007F5D16" w:rsidRDefault="007F5D16">
      <w:pPr>
        <w:pStyle w:val="CommentText"/>
      </w:pPr>
    </w:p>
    <w:p w14:paraId="6E11856F" w14:textId="1F5F9A83" w:rsidR="007F5D16" w:rsidRDefault="007F5D16">
      <w:pPr>
        <w:pStyle w:val="CommentText"/>
      </w:pPr>
    </w:p>
  </w:comment>
  <w:comment w:id="542" w:author="Jacob Cram" w:date="2021-10-08T13:51:00Z" w:initials="JC">
    <w:p w14:paraId="0CFB4126" w14:textId="77777777" w:rsidR="00FF473F" w:rsidRDefault="00FF473F" w:rsidP="00FF473F">
      <w:r>
        <w:rPr>
          <w:rStyle w:val="CommentReference"/>
        </w:rPr>
        <w:annotationRef/>
      </w:r>
      <w:r>
        <w:t xml:space="preserve">Figure 4: For the hour, is that local time or GMT? Can you say less small particles rather than more </w:t>
      </w:r>
      <w:proofErr w:type="gramStart"/>
      <w:r>
        <w:t>large</w:t>
      </w:r>
      <w:proofErr w:type="gramEnd"/>
    </w:p>
    <w:p w14:paraId="1DFEFED6" w14:textId="77777777" w:rsidR="00FF473F" w:rsidRDefault="00FF473F" w:rsidP="00FF473F">
      <w:r>
        <w:t>particles (we still have a negative slope). Also, it has to be binned a little bit?</w:t>
      </w:r>
    </w:p>
    <w:p w14:paraId="7DC7FFF3" w14:textId="5A831BC7" w:rsidR="00FF473F" w:rsidRDefault="00FF473F">
      <w:pPr>
        <w:pStyle w:val="CommentText"/>
      </w:pPr>
    </w:p>
  </w:comment>
  <w:comment w:id="543" w:author="Jacob Cram" w:date="2021-10-10T15:50:00Z" w:initials="JC">
    <w:p w14:paraId="03BCA1F7" w14:textId="77777777" w:rsidR="006C550D" w:rsidRDefault="006C550D">
      <w:pPr>
        <w:pStyle w:val="CommentText"/>
      </w:pPr>
      <w:bookmarkStart w:id="544" w:name="_Hlk84782655"/>
      <w:r>
        <w:rPr>
          <w:rStyle w:val="CommentReference"/>
        </w:rPr>
        <w:annotationRef/>
      </w:r>
      <w:bookmarkStart w:id="545" w:name="_Hlk84782701"/>
      <w:r>
        <w:t>Local time, as modified. We have modified the notation to “Proportionally more small particles” and “proportionally fewer small particles”. Since there may be more particles of all sizes when the PSD is flatter.</w:t>
      </w:r>
    </w:p>
    <w:p w14:paraId="1D8EBE26" w14:textId="77777777" w:rsidR="00601FA1" w:rsidRDefault="00601FA1">
      <w:pPr>
        <w:pStyle w:val="CommentText"/>
      </w:pPr>
    </w:p>
    <w:p w14:paraId="4286C70C" w14:textId="1A34DBD0" w:rsidR="00601FA1" w:rsidRDefault="00601FA1">
      <w:pPr>
        <w:pStyle w:val="CommentText"/>
      </w:pPr>
      <w:r>
        <w:t xml:space="preserve">We left these data intentionally </w:t>
      </w:r>
      <w:proofErr w:type="spellStart"/>
      <w:r>
        <w:t>unbinned</w:t>
      </w:r>
      <w:proofErr w:type="spellEnd"/>
      <w:r>
        <w:t xml:space="preserve"> to capture the variability in particle number and apparent particle size distribution slope.</w:t>
      </w:r>
      <w:bookmarkEnd w:id="545"/>
    </w:p>
    <w:bookmarkEnd w:id="544"/>
  </w:comment>
  <w:comment w:id="554" w:author="Jacob Cram" w:date="2021-10-08T14:25:00Z" w:initials="JC">
    <w:p w14:paraId="1FFC482A" w14:textId="264E5834" w:rsidR="004A476E" w:rsidRDefault="004A476E">
      <w:pPr>
        <w:pStyle w:val="CommentText"/>
      </w:pPr>
      <w:r>
        <w:rPr>
          <w:rStyle w:val="CommentReference"/>
        </w:rPr>
        <w:annotationRef/>
      </w:r>
      <w:r w:rsidRPr="004A476E">
        <w:t>Line 405-406: I had a difficult time determining where this equation came from. It appears to be from an empirical relationship between particle flux from traps and particle size measured by UVP. Is this the case?</w:t>
      </w:r>
    </w:p>
  </w:comment>
  <w:comment w:id="555" w:author="Jacob Cram" w:date="2021-10-10T14:45:00Z" w:initials="JC">
    <w:p w14:paraId="6BB2F3B9" w14:textId="77777777" w:rsidR="00DA683F" w:rsidRDefault="00DA683F">
      <w:pPr>
        <w:pStyle w:val="CommentText"/>
      </w:pPr>
      <w:r>
        <w:rPr>
          <w:rStyle w:val="CommentReference"/>
        </w:rPr>
        <w:annotationRef/>
      </w:r>
      <w:bookmarkStart w:id="556" w:name="_Hlk84865418"/>
      <w:r>
        <w:t xml:space="preserve">The reviewer is correct. We have added the sentence: </w:t>
      </w:r>
    </w:p>
    <w:p w14:paraId="4534B3BB" w14:textId="77174E13" w:rsidR="00DA683F" w:rsidRDefault="00DA683F">
      <w:pPr>
        <w:pStyle w:val="CommentText"/>
      </w:pPr>
      <w:r>
        <w:t>“This equation represents an empirical relationship between particle flux from traps and particle size measured by UVP”</w:t>
      </w:r>
    </w:p>
    <w:bookmarkEnd w:id="556"/>
  </w:comment>
  <w:comment w:id="558" w:author="Jacob Cram" w:date="2021-10-08T13:53:00Z" w:initials="JC">
    <w:p w14:paraId="1DBAD108" w14:textId="77777777" w:rsidR="00456C5B" w:rsidRDefault="00456C5B" w:rsidP="00456C5B">
      <w:r>
        <w:rPr>
          <w:rStyle w:val="CommentReference"/>
        </w:rPr>
        <w:annotationRef/>
      </w:r>
      <w:r>
        <w:t>L417: “that quantified how the change of flux…”</w:t>
      </w:r>
    </w:p>
    <w:p w14:paraId="517F2B24" w14:textId="22F1E2F8" w:rsidR="00456C5B" w:rsidRDefault="00456C5B">
      <w:pPr>
        <w:pStyle w:val="CommentText"/>
      </w:pPr>
    </w:p>
  </w:comment>
  <w:comment w:id="559" w:author="Jacob Cram" w:date="2021-10-10T14:45:00Z" w:initials="JC">
    <w:p w14:paraId="5B2B6EFA" w14:textId="35E199D2" w:rsidR="002F10A3" w:rsidRDefault="002F10A3">
      <w:pPr>
        <w:pStyle w:val="CommentText"/>
      </w:pPr>
      <w:r>
        <w:rPr>
          <w:rStyle w:val="CommentReference"/>
        </w:rPr>
        <w:annotationRef/>
      </w:r>
      <w:bookmarkStart w:id="561" w:name="_Hlk84782719"/>
      <w:r>
        <w:rPr>
          <w:rStyle w:val="CommentReference"/>
        </w:rPr>
        <w:t>Corrected</w:t>
      </w:r>
      <w:bookmarkEnd w:id="561"/>
    </w:p>
  </w:comment>
  <w:comment w:id="562" w:author="Jacob Cram" w:date="2021-10-08T13:53:00Z" w:initials="JC">
    <w:p w14:paraId="214B7605" w14:textId="77777777" w:rsidR="00456C5B" w:rsidRDefault="00456C5B" w:rsidP="00456C5B">
      <w:r>
        <w:rPr>
          <w:rStyle w:val="CommentReference"/>
        </w:rPr>
        <w:annotationRef/>
      </w:r>
      <w:r>
        <w:t xml:space="preserve">Figure 5: For the hour, is that local time or GMT? Fix </w:t>
      </w:r>
      <w:proofErr w:type="spellStart"/>
      <w:r>
        <w:t>umol</w:t>
      </w:r>
      <w:proofErr w:type="spellEnd"/>
      <w:r>
        <w:t xml:space="preserve"> carbon</w:t>
      </w:r>
    </w:p>
    <w:p w14:paraId="658D4158" w14:textId="66FB739B" w:rsidR="00456C5B" w:rsidRDefault="00456C5B">
      <w:pPr>
        <w:pStyle w:val="CommentText"/>
      </w:pPr>
    </w:p>
  </w:comment>
  <w:comment w:id="563" w:author="Jacob Cram" w:date="2021-10-10T14:46:00Z" w:initials="JC">
    <w:p w14:paraId="1A55A57A" w14:textId="2B9C5ED7" w:rsidR="002F10A3" w:rsidRDefault="002F10A3">
      <w:pPr>
        <w:pStyle w:val="CommentText"/>
      </w:pPr>
      <w:r>
        <w:rPr>
          <w:rStyle w:val="CommentReference"/>
        </w:rPr>
        <w:annotationRef/>
      </w:r>
      <w:bookmarkStart w:id="564" w:name="_Hlk84783083"/>
      <w:r>
        <w:t xml:space="preserve">Local </w:t>
      </w:r>
      <w:proofErr w:type="spellStart"/>
      <w:r>
        <w:t>mexican</w:t>
      </w:r>
      <w:proofErr w:type="spellEnd"/>
      <w:r w:rsidR="008C52A6">
        <w:t xml:space="preserve">. </w:t>
      </w:r>
      <w:proofErr w:type="spellStart"/>
      <w:r w:rsidR="008C52A6">
        <w:t>umol</w:t>
      </w:r>
      <w:proofErr w:type="spellEnd"/>
      <w:r w:rsidR="008C52A6">
        <w:t xml:space="preserve"> C now always has a space.</w:t>
      </w:r>
      <w:r w:rsidR="004166A6">
        <w:t xml:space="preserve"> </w:t>
      </w:r>
      <w:bookmarkEnd w:id="564"/>
    </w:p>
  </w:comment>
  <w:comment w:id="570" w:author="Jacob Cram" w:date="2021-10-08T14:29:00Z" w:initials="JC">
    <w:p w14:paraId="2BB9152F" w14:textId="5AA22591" w:rsidR="00867E44" w:rsidRDefault="00867E44">
      <w:pPr>
        <w:pStyle w:val="CommentText"/>
      </w:pPr>
      <w:r>
        <w:rPr>
          <w:rStyle w:val="CommentReference"/>
        </w:rPr>
        <w:annotationRef/>
      </w:r>
      <w:r w:rsidR="00C064B6">
        <w:t xml:space="preserve">R1: </w:t>
      </w:r>
      <w:r w:rsidRPr="00867E44">
        <w:t>Section 6.6: This section is neat, but comes out of the blue a little bit and isn't really returned to in the discussion. Could this be moved to the discussion section, with a more detailed exploration of why the particle dynamics differ?</w:t>
      </w:r>
    </w:p>
  </w:comment>
  <w:comment w:id="571" w:author="Jacob Cram" w:date="2021-10-10T14:51:00Z" w:initials="JC">
    <w:p w14:paraId="7C6E796D" w14:textId="7E539ADB" w:rsidR="006444C6" w:rsidRDefault="006444C6">
      <w:pPr>
        <w:pStyle w:val="CommentText"/>
      </w:pPr>
      <w:r>
        <w:rPr>
          <w:rStyle w:val="CommentReference"/>
        </w:rPr>
        <w:annotationRef/>
      </w:r>
      <w:bookmarkStart w:id="572" w:name="_Hlk84865436"/>
      <w:r>
        <w:t xml:space="preserve">The reviewer makes a fair point. We have added some </w:t>
      </w:r>
      <w:proofErr w:type="spellStart"/>
      <w:r>
        <w:t>discusion</w:t>
      </w:r>
      <w:proofErr w:type="spellEnd"/>
      <w:r>
        <w:t xml:space="preserve"> of these differences to the discussion section.</w:t>
      </w:r>
    </w:p>
    <w:p w14:paraId="64A4D96F" w14:textId="77777777" w:rsidR="006444C6" w:rsidRDefault="006444C6">
      <w:pPr>
        <w:pStyle w:val="CommentText"/>
      </w:pPr>
    </w:p>
    <w:p w14:paraId="66C3BAB6" w14:textId="5B5C3B1A" w:rsidR="006444C6" w:rsidRDefault="006444C6">
      <w:pPr>
        <w:pStyle w:val="CommentText"/>
      </w:pPr>
      <w:r>
        <w:t>We’re loth to move results to the discussion section for philosophical reasons.</w:t>
      </w:r>
    </w:p>
    <w:bookmarkEnd w:id="572"/>
  </w:comment>
  <w:comment w:id="608" w:author="Clara Fuchsman" w:date="2021-10-16T16:46:00Z" w:initials="CF">
    <w:p w14:paraId="72ECF3B0" w14:textId="1D30211B" w:rsidR="0082235D" w:rsidRDefault="0082235D">
      <w:pPr>
        <w:pStyle w:val="CommentText"/>
      </w:pPr>
      <w:r>
        <w:rPr>
          <w:rStyle w:val="CommentReference"/>
        </w:rPr>
        <w:annotationRef/>
      </w:r>
      <w:proofErr w:type="spellStart"/>
      <w:r>
        <w:t>sp</w:t>
      </w:r>
      <w:proofErr w:type="spellEnd"/>
    </w:p>
  </w:comment>
  <w:comment w:id="626" w:author="Jacob Cram" w:date="2021-10-08T14:32:00Z" w:initials="JC">
    <w:p w14:paraId="08ACCEBC" w14:textId="047DE2B4" w:rsidR="00867E44" w:rsidRDefault="00867E44">
      <w:pPr>
        <w:pStyle w:val="CommentText"/>
      </w:pPr>
      <w:r>
        <w:rPr>
          <w:rStyle w:val="CommentReference"/>
        </w:rPr>
        <w:annotationRef/>
      </w:r>
      <w:r w:rsidRPr="00867E44">
        <w:t>Lines 473-474 and 484 (and throughout): Using "small" and "large" to describe binary particle size classes is difficult - especially from those primarily in the in-situ pumped particle community, small and large refer to completely different size classes than the size cutoffs used by the authors here. Could the size bins (&lt;500um and &gt;500um) simply be used in place of small and large in the results and discussion sections?</w:t>
      </w:r>
    </w:p>
  </w:comment>
  <w:comment w:id="627" w:author="Jacob Cram" w:date="2021-10-10T17:28:00Z" w:initials="JC">
    <w:p w14:paraId="11CAAAEA" w14:textId="77777777" w:rsidR="005925A7" w:rsidRDefault="005925A7" w:rsidP="005925A7">
      <w:r>
        <w:rPr>
          <w:rStyle w:val="CommentReference"/>
        </w:rPr>
        <w:annotationRef/>
      </w:r>
      <w:r>
        <w:t xml:space="preserve">We chose these cutoffs to refer to Simon et al. (2002)’s definitions of microaggregates and marine snow. We have changed to refer to them as such, or by their size cutoffs explicitly. </w:t>
      </w:r>
    </w:p>
    <w:p w14:paraId="70C1E5E5" w14:textId="270B7B52" w:rsidR="005925A7" w:rsidRDefault="005925A7">
      <w:pPr>
        <w:pStyle w:val="CommentText"/>
      </w:pPr>
    </w:p>
  </w:comment>
  <w:comment w:id="644" w:author="Clara Fuchsman" w:date="2021-10-16T16:48:00Z" w:initials="CF">
    <w:p w14:paraId="3EA6DC39" w14:textId="519F23C5" w:rsidR="00E17767" w:rsidRDefault="00E17767">
      <w:pPr>
        <w:pStyle w:val="CommentText"/>
      </w:pPr>
      <w:r>
        <w:rPr>
          <w:rStyle w:val="CommentReference"/>
        </w:rPr>
        <w:annotationRef/>
      </w:r>
      <w:proofErr w:type="spellStart"/>
      <w:r>
        <w:t>sp</w:t>
      </w:r>
      <w:proofErr w:type="spellEnd"/>
    </w:p>
  </w:comment>
  <w:comment w:id="656" w:author="Jacob Cram" w:date="2021-10-08T14:06:00Z" w:initials="JC">
    <w:p w14:paraId="050413C3" w14:textId="77777777" w:rsidR="00234915" w:rsidRDefault="00234915" w:rsidP="00234915">
      <w:r>
        <w:rPr>
          <w:rStyle w:val="CommentReference"/>
        </w:rPr>
        <w:annotationRef/>
      </w:r>
      <w:r>
        <w:t>l 509. Listing “disaggregation and</w:t>
      </w:r>
    </w:p>
    <w:p w14:paraId="0876CE39" w14:textId="77777777" w:rsidR="00234915" w:rsidRDefault="00234915" w:rsidP="00234915">
      <w:r>
        <w:t>other processes” seems to be an oversimplification. You have active flux particles, disaggregation,</w:t>
      </w:r>
    </w:p>
    <w:p w14:paraId="50D224E4" w14:textId="77777777" w:rsidR="00234915" w:rsidRDefault="00234915" w:rsidP="00234915">
      <w:r>
        <w:t>advection, and repackaging/aggregation. Also, why do we only have deviation from the model for the</w:t>
      </w:r>
    </w:p>
    <w:p w14:paraId="28DE23E8" w14:textId="77777777" w:rsidR="00234915" w:rsidRDefault="00234915" w:rsidP="00234915">
      <w:r>
        <w:t>small particles?</w:t>
      </w:r>
    </w:p>
    <w:p w14:paraId="702E46A2" w14:textId="6D145664" w:rsidR="00234915" w:rsidRDefault="00234915">
      <w:pPr>
        <w:pStyle w:val="CommentText"/>
      </w:pPr>
    </w:p>
  </w:comment>
  <w:comment w:id="657" w:author="Jacob Cram" w:date="2021-10-10T17:30:00Z" w:initials="JC">
    <w:p w14:paraId="13B42DDE" w14:textId="540D3886" w:rsidR="005925A7" w:rsidRDefault="005925A7">
      <w:pPr>
        <w:pStyle w:val="CommentText"/>
      </w:pPr>
      <w:r>
        <w:rPr>
          <w:rStyle w:val="CommentReference"/>
        </w:rPr>
        <w:annotationRef/>
      </w:r>
      <w:bookmarkStart w:id="659" w:name="_Hlk84783109"/>
      <w:r w:rsidR="00040243">
        <w:t>Modified to—</w:t>
      </w:r>
    </w:p>
    <w:p w14:paraId="552D5F9B" w14:textId="77777777" w:rsidR="00040243" w:rsidRDefault="00040243">
      <w:pPr>
        <w:pStyle w:val="CommentText"/>
      </w:pPr>
    </w:p>
    <w:p w14:paraId="3F8CBC66" w14:textId="7E55B5C6" w:rsidR="00040243" w:rsidRDefault="00040243">
      <w:pPr>
        <w:pStyle w:val="CommentText"/>
      </w:pPr>
      <w:r>
        <w:t>This value serves as a metric of processes</w:t>
      </w:r>
      <w:r>
        <w:rPr>
          <w:rStyle w:val="CommentReference"/>
        </w:rPr>
        <w:annotationRef/>
      </w:r>
      <w:r>
        <w:rPr>
          <w:rStyle w:val="CommentReference"/>
        </w:rPr>
        <w:annotationRef/>
      </w:r>
      <w:r>
        <w:t xml:space="preserve">, which cannot be captured by a null model that assumes that particles only sink and remineralize. Positive values suggest an excess of small particles, suggesting disaggregation or advection of small </w:t>
      </w:r>
      <w:proofErr w:type="spellStart"/>
      <w:r>
        <w:t>partices</w:t>
      </w:r>
      <w:proofErr w:type="spellEnd"/>
      <w:r>
        <w:t>, while negative values suggest a dearth of small particles, suggesting repackaging and aggregation. DFM is only reported for small particles, because it is the inverse of the deviation from expected flux of large particles.</w:t>
      </w:r>
    </w:p>
    <w:bookmarkEnd w:id="659"/>
  </w:comment>
  <w:comment w:id="688" w:author="Clara Fuchsman" w:date="2021-10-16T16:51:00Z" w:initials="CF">
    <w:p w14:paraId="77035C57" w14:textId="5A0FDD3D" w:rsidR="00D84B71" w:rsidRDefault="00D84B71">
      <w:pPr>
        <w:pStyle w:val="CommentText"/>
      </w:pPr>
      <w:r>
        <w:rPr>
          <w:rStyle w:val="CommentReference"/>
        </w:rPr>
        <w:annotationRef/>
      </w:r>
      <w:r>
        <w:t>Costa Rica Dome</w:t>
      </w:r>
    </w:p>
  </w:comment>
  <w:comment w:id="704" w:author="Clara Fuchsman" w:date="2021-10-16T16:53:00Z" w:initials="CF">
    <w:p w14:paraId="09693F0F" w14:textId="41A661A9" w:rsidR="00D84B71" w:rsidRDefault="00D84B71">
      <w:pPr>
        <w:pStyle w:val="CommentText"/>
      </w:pPr>
      <w:r>
        <w:rPr>
          <w:rStyle w:val="CommentReference"/>
        </w:rPr>
        <w:annotationRef/>
      </w:r>
      <w:r>
        <w:t xml:space="preserve">5 mm fish??? Lantern fish are not 5 mm. </w:t>
      </w:r>
    </w:p>
  </w:comment>
  <w:comment w:id="707" w:author="Jacob Cram" w:date="2021-10-08T14:32:00Z" w:initials="JC">
    <w:p w14:paraId="0B0156D2" w14:textId="24030492" w:rsidR="00867E44" w:rsidRDefault="00867E44">
      <w:pPr>
        <w:pStyle w:val="CommentText"/>
      </w:pPr>
      <w:r>
        <w:rPr>
          <w:rStyle w:val="CommentReference"/>
        </w:rPr>
        <w:annotationRef/>
      </w:r>
      <w:r w:rsidRPr="00867E44">
        <w:t xml:space="preserve">Lines 533-534: Are the acoustic signals of jellyfish diagnostic? What about, for instance, </w:t>
      </w:r>
      <w:proofErr w:type="spellStart"/>
      <w:r w:rsidRPr="00867E44">
        <w:t>salps</w:t>
      </w:r>
      <w:proofErr w:type="spellEnd"/>
      <w:r w:rsidRPr="00867E44">
        <w:t>?</w:t>
      </w:r>
    </w:p>
  </w:comment>
  <w:comment w:id="708" w:author="Jacob Cram" w:date="2021-10-10T17:35:00Z" w:initials="JC">
    <w:p w14:paraId="60B4A1C5" w14:textId="59ED289A" w:rsidR="00040243" w:rsidRDefault="00040243">
      <w:pPr>
        <w:pStyle w:val="CommentText"/>
      </w:pPr>
      <w:r>
        <w:rPr>
          <w:rStyle w:val="CommentReference"/>
        </w:rPr>
        <w:annotationRef/>
      </w:r>
      <w:r>
        <w:t>Modified to--</w:t>
      </w:r>
    </w:p>
    <w:p w14:paraId="4206EEB0" w14:textId="77777777" w:rsidR="00040243" w:rsidRDefault="00040243">
      <w:pPr>
        <w:pStyle w:val="CommentText"/>
      </w:pPr>
    </w:p>
    <w:p w14:paraId="57EC9861" w14:textId="526684F1" w:rsidR="00040243" w:rsidRDefault="00040243">
      <w:pPr>
        <w:pStyle w:val="CommentText"/>
      </w:pPr>
      <w:r>
        <w:t xml:space="preserve">The organisms that appear between 500 m and 1000 m (Figure 2E) have acoustic signatures that resemble those of jellyfish </w:t>
      </w:r>
      <w:r>
        <w:fldChar w:fldCharType="begin"/>
      </w:r>
      <w:r>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fldChar w:fldCharType="separate"/>
      </w:r>
      <w:r w:rsidRPr="00DF46B2">
        <w:t>(Kaartvedt et al., 2007)</w:t>
      </w:r>
      <w:r>
        <w:fldChar w:fldCharType="end"/>
      </w:r>
      <w:r>
        <w:t xml:space="preserve">, but could also represent other organisms such as </w:t>
      </w:r>
      <w:proofErr w:type="spellStart"/>
      <w:r>
        <w:t>salps</w:t>
      </w:r>
      <w:proofErr w:type="spellEnd"/>
    </w:p>
  </w:comment>
  <w:comment w:id="714" w:author="Clara Fuchsman" w:date="2021-10-16T16:57:00Z" w:initials="CF">
    <w:p w14:paraId="2C5BA2F0" w14:textId="5DE08F62" w:rsidR="000A13CB" w:rsidRDefault="000A13CB">
      <w:pPr>
        <w:pStyle w:val="CommentText"/>
      </w:pPr>
      <w:r>
        <w:rPr>
          <w:rStyle w:val="CommentReference"/>
        </w:rPr>
        <w:annotationRef/>
      </w:r>
      <w:r>
        <w:t xml:space="preserve">These units are wrong. </w:t>
      </w:r>
      <w:proofErr w:type="spellStart"/>
      <w:r>
        <w:t>uM</w:t>
      </w:r>
      <w:proofErr w:type="spellEnd"/>
      <w:r>
        <w:t xml:space="preserve"> indicates moles per L, that is concentration not flux. I think you are trying to say </w:t>
      </w:r>
      <w:proofErr w:type="spellStart"/>
      <w:r>
        <w:t>umol</w:t>
      </w:r>
      <w:proofErr w:type="spellEnd"/>
      <w:r>
        <w:t>/m2/d</w:t>
      </w:r>
    </w:p>
  </w:comment>
  <w:comment w:id="715" w:author="Clara Fuchsman" w:date="2021-10-16T16:57:00Z" w:initials="CF">
    <w:p w14:paraId="4FF33C48" w14:textId="4BC13DB9" w:rsidR="000A13CB" w:rsidRDefault="000A13CB">
      <w:pPr>
        <w:pStyle w:val="CommentText"/>
      </w:pPr>
      <w:r>
        <w:rPr>
          <w:rStyle w:val="CommentReference"/>
        </w:rPr>
        <w:annotationRef/>
      </w:r>
      <w:r>
        <w:t>These units are even more wrong</w:t>
      </w:r>
    </w:p>
  </w:comment>
  <w:comment w:id="718" w:author="Jacob Cram" w:date="2021-10-08T14:33:00Z" w:initials="JC">
    <w:p w14:paraId="6C82F20A" w14:textId="5C3DEDE5" w:rsidR="00867E44" w:rsidRDefault="00867E44">
      <w:pPr>
        <w:pStyle w:val="CommentText"/>
      </w:pPr>
      <w:r>
        <w:rPr>
          <w:rStyle w:val="CommentReference"/>
        </w:rPr>
        <w:annotationRef/>
      </w:r>
      <w:r w:rsidRPr="00867E44">
        <w:t>Section 7.4. - Is has been a long time in this paper since the H1-H3 hypotheses were described - it'd be nice to explicitly remind the reader what each of these hypotheses are here.</w:t>
      </w:r>
    </w:p>
  </w:comment>
  <w:comment w:id="719" w:author="Jacob Cram" w:date="2021-10-10T17:37:00Z" w:initials="JC">
    <w:p w14:paraId="46AC7153" w14:textId="77777777" w:rsidR="00040243" w:rsidRDefault="00040243">
      <w:pPr>
        <w:pStyle w:val="CommentText"/>
      </w:pPr>
      <w:r>
        <w:rPr>
          <w:rStyle w:val="CommentReference"/>
        </w:rPr>
        <w:annotationRef/>
      </w:r>
      <w:r>
        <w:t>H2 and H3 were already explained in text. We have added a blurb after re-introducing H1</w:t>
      </w:r>
    </w:p>
    <w:p w14:paraId="0A65A9A2" w14:textId="77777777" w:rsidR="00040243" w:rsidRDefault="00040243">
      <w:pPr>
        <w:pStyle w:val="CommentText"/>
      </w:pPr>
    </w:p>
    <w:p w14:paraId="15271954" w14:textId="7788FCB3" w:rsidR="00040243" w:rsidRDefault="00040243">
      <w:pPr>
        <w:pStyle w:val="CommentText"/>
      </w:pPr>
      <w:r>
        <w:t xml:space="preserve">“… and </w:t>
      </w:r>
      <w:proofErr w:type="gramStart"/>
      <w:r>
        <w:t>therefore</w:t>
      </w:r>
      <w:proofErr w:type="gramEnd"/>
      <w:r>
        <w:t xml:space="preserve"> our hypothesis </w:t>
      </w:r>
      <w:r>
        <w:rPr>
          <w:b/>
        </w:rPr>
        <w:t>H1</w:t>
      </w:r>
      <w:r>
        <w:rPr>
          <w:bCs/>
        </w:rPr>
        <w:t>, that all particles are remineralized more slowly than in oxic sites</w:t>
      </w:r>
      <w:r>
        <w:t>.”</w:t>
      </w:r>
    </w:p>
  </w:comment>
  <w:comment w:id="722" w:author="Jacob Cram" w:date="2021-10-08T14:07:00Z" w:initials="JC">
    <w:p w14:paraId="0F834BC3" w14:textId="77777777" w:rsidR="00234915" w:rsidRDefault="00234915" w:rsidP="00234915">
      <w:r>
        <w:rPr>
          <w:rStyle w:val="CommentReference"/>
        </w:rPr>
        <w:annotationRef/>
      </w:r>
      <w:r>
        <w:t>L565 HA2? Is this H2?</w:t>
      </w:r>
    </w:p>
    <w:p w14:paraId="309A0638" w14:textId="3AFE3EDF" w:rsidR="00234915" w:rsidRDefault="00234915">
      <w:pPr>
        <w:pStyle w:val="CommentText"/>
      </w:pPr>
    </w:p>
  </w:comment>
  <w:comment w:id="723" w:author="Jacob Cram" w:date="2021-10-10T17:37:00Z" w:initials="JC">
    <w:p w14:paraId="79AB205B" w14:textId="19438F85" w:rsidR="00040243" w:rsidRDefault="00040243">
      <w:pPr>
        <w:pStyle w:val="CommentText"/>
      </w:pPr>
      <w:r>
        <w:rPr>
          <w:rStyle w:val="CommentReference"/>
        </w:rPr>
        <w:annotationRef/>
      </w:r>
      <w:bookmarkStart w:id="725" w:name="_Hlk84783129"/>
      <w:r>
        <w:t>Good catch. There was a lot of re-naming of hypotheses in various drafts and this one snuck through.</w:t>
      </w:r>
      <w:bookmarkEnd w:id="725"/>
    </w:p>
  </w:comment>
  <w:comment w:id="727" w:author="Jacob Cram" w:date="2021-10-08T14:08:00Z" w:initials="JC">
    <w:p w14:paraId="3D0E6ECF" w14:textId="77777777" w:rsidR="00234915" w:rsidRDefault="00234915" w:rsidP="00234915">
      <w:r>
        <w:rPr>
          <w:rStyle w:val="CommentReference"/>
        </w:rPr>
        <w:annotationRef/>
      </w:r>
      <w:r>
        <w:t xml:space="preserve">L572: </w:t>
      </w:r>
      <w:proofErr w:type="spellStart"/>
      <w:r>
        <w:t>Wishner</w:t>
      </w:r>
      <w:proofErr w:type="spellEnd"/>
      <w:r>
        <w:t xml:space="preserve"> has demonstrated specialized lower oxycline communities. She suggests these</w:t>
      </w:r>
    </w:p>
    <w:p w14:paraId="6DBDDB1B" w14:textId="77777777" w:rsidR="00234915" w:rsidRDefault="00234915" w:rsidP="00234915">
      <w:r>
        <w:t>zooplankton are waiting for particles to fall out of the ODZ so this increased disaggregation could be the</w:t>
      </w:r>
    </w:p>
    <w:p w14:paraId="278B87D5" w14:textId="77777777" w:rsidR="00234915" w:rsidRDefault="00234915" w:rsidP="00234915">
      <w:r>
        <w:t>result of a community that actively seeks out the lower oxycline and the particles that have escaped</w:t>
      </w:r>
    </w:p>
    <w:p w14:paraId="2EE6B4F2" w14:textId="77777777" w:rsidR="00234915" w:rsidRDefault="00234915" w:rsidP="00234915">
      <w:proofErr w:type="gramStart"/>
      <w:r>
        <w:t>remineralization.(</w:t>
      </w:r>
      <w:proofErr w:type="gramEnd"/>
      <w:r>
        <w:t xml:space="preserve">Saltzman and </w:t>
      </w:r>
      <w:proofErr w:type="spellStart"/>
      <w:r>
        <w:t>Wishner</w:t>
      </w:r>
      <w:proofErr w:type="spellEnd"/>
      <w:r>
        <w:t xml:space="preserve"> 1997; </w:t>
      </w:r>
      <w:proofErr w:type="spellStart"/>
      <w:r>
        <w:t>Wishner</w:t>
      </w:r>
      <w:proofErr w:type="spellEnd"/>
      <w:r>
        <w:t xml:space="preserve"> et al. 1995)</w:t>
      </w:r>
    </w:p>
    <w:p w14:paraId="09BAF057" w14:textId="63B87517" w:rsidR="00234915" w:rsidRDefault="00234915">
      <w:pPr>
        <w:pStyle w:val="CommentText"/>
      </w:pPr>
    </w:p>
  </w:comment>
  <w:comment w:id="728" w:author="Jacob Cram" w:date="2021-10-10T17:47:00Z" w:initials="JC">
    <w:p w14:paraId="293D3E99" w14:textId="77777777" w:rsidR="003936E9" w:rsidRDefault="003936E9">
      <w:pPr>
        <w:pStyle w:val="CommentText"/>
      </w:pPr>
      <w:r>
        <w:rPr>
          <w:rStyle w:val="CommentReference"/>
        </w:rPr>
        <w:annotationRef/>
      </w:r>
      <w:bookmarkStart w:id="745" w:name="_Hlk84783139"/>
      <w:r>
        <w:t>Thank you.</w:t>
      </w:r>
    </w:p>
    <w:p w14:paraId="1582630B" w14:textId="77777777" w:rsidR="003936E9" w:rsidRDefault="003936E9">
      <w:pPr>
        <w:pStyle w:val="CommentText"/>
      </w:pPr>
    </w:p>
    <w:p w14:paraId="656365C8" w14:textId="08210A24" w:rsidR="003936E9" w:rsidRDefault="003936E9" w:rsidP="003936E9">
      <w:r>
        <w:t xml:space="preserve">“This could indicate increased disaggregation in this region or horizontal transport of small particles through advection in this region. One possible source of disaggregation are zooplankton communities that have been found to specialize  in feeding in the lower oxycline </w:t>
      </w:r>
      <w:r>
        <w:fldChar w:fldCharType="begin"/>
      </w:r>
      <w:r>
        <w:instrText xml:space="preserve"> ADDIN ZOTERO_ITEM CSL_CITATION {"citationID":"h19XUos3","properties":{"formattedCitation":"(Saltzman &amp; Wishner, 1997; Wishner et al., 1995)","plainCitation":"(Saltzman &amp; Wishner, 1997; Wishner et al., 1995)","noteIndex":0},"citationItems":[{"id":9947,"uris":["http://zotero.org/users/158097/items/IUFENRG8"],"uri":["http://zotero.org/users/158097/items/IUFENRG8"],"itemData":{"id":9947,"type":"article-journal","abstract":"The abundance and vertical distribution (O-1230 m) of copepods were studied in the eastern tropical Pacific near the seamount Volcano 7 to examine the influence of the extreme oxygen minimum zone (OMZ). Maximum zooplankton biomass and copepod abundance were in the thermocline zone. A secondary peak in biomass and copepod abundance was evident between 600 and 1000 m, which included the depth of the lower interface of the OMZ. This prominent secondary peak in zooplankton is a feature unique to OMZ regions. There were four general trends of vertical distribution of copepod abundance. These trends appeared to be related to the oxygen concentration and gradients. The most common vertical distribution was a pattern of maximum abundance in the mixed layer and thermocline zones, with a secondary maximum in the zone of the lower OMZ interface (600-1000 m). Clausocafanus spp., Oncaea, spp., Euchaeta spp., Oithona spp. and Corycaeus spp. showed this trend. Low oxygen concentration did not appear to restrict these groups, since they were present throughout the OMZ. The second vertical distributional pattern was vertical migration between the thermocline and the OMZ. Pleuromamma robusta showed this pattern, with maximum abundance at night in the thermocline zone and during the day in the core of the OMZ. In addition, there was a secondary maximum of abundance at the lower OMZ interface zone. The third type of distribution was shown by copepods that were abundant in the upper OMZ and at the lower OMZ interface zones. Eucalanus inermis. Haloptilusparalongicirrus and Heterostylites longicornis were dominant copepod species that exhibited this pattern. They were either absent from the mixed layer or at similar abundances in the mixed layer and upper OMZ. The fourth pattern was shown by copepod species that live primarily above the OMZ day and night. The majority of the species appeared to be tolerant of the extreme low oxygen concentrations. Rhincalanus spp. was the dominant copepod that was excluded by low oxygen concentrations. In general, species also found in other OMZ regions showed similar distributions in this study, indicating that low oxygen is a major controlling factor. Some vertical niche separation among congeneric species was indicated for Eucalanidae, Metridiidae and Augaptilidae. Published by Elsevier Science Ltd.","container-title":"Deep Sea Research Part I: Oceanographic Research Papers","DOI":"10.1016/S0967-0637(97)00006-X","ISSN":"09670637","issue":"6","journalAbbreviation":"Deep Sea Research Part I: Oceanographic Research Papers","language":"en","page":"931-954","source":"DOI.org (Crossref)","title":"Zooplankton ecology in the eastern tropical Pacific oxygen minimum zone above a seamount: 2. Vertical distribution of copepods","title-short":"Zooplankton ecology in the eastern tropical Pacific oxygen minimum zone above a seamount","volume":"44","author":[{"family":"Saltzman","given":"Jennifer"},{"family":"Wishner","given":"Karen F."}],"issued":{"date-parts":[["1997",6]]}}},{"id":9392,"uris":["http://zotero.org/users/158097/items/8V98P7WX"],"uri":["http://zotero.org/users/158097/items/8V98P7WX"],"itemData":{"id":9392,"type":"article-journal","abstract":"The distributions of pelagic and benthic fauna were examined in relation to the lower boundary of the oxygen minimum zone (OMZ) on and near Volcano 7, a seamount that penetrates this feature in the Eastern Tropical Pacific. Although the broad, pronounced OMZ in this region is an effective barrier for most zooplankton, zooplankton abundances, zooplankton feeding rates, and ambient suspended particulate organic carbon (POC) peaked sharply in the lower OMZ (about 740--800 m), in association with the minimum oxygen concentration and the increasing oxygen levels just below it. Zooplankton in the lower OMZ were also larger in size, and the pelagic community included some very abundant, possibly opportunistic, species. Elevated POC and scatter in the light transmission data suggested the existence of a thin, particle-rich, and carbon-rich pelagic layer at the base of the OMZ. Gut contents of planktonic detritivores implied opportunistic ingestion of bacterial aggregates, possibly from this layer. Benthic megafaunal abundances on the seamount, which extended up to 730 m, peaked at about 800 m. There was a consistent vertical progression in the depth of first occurrence of different megafaunal taxa in this depth range, similar to intertidal zonation. Although the vertical gradients of temperature, salinity, and oxygen were gradual at the lower OMZ interface (in contrast to the upper OMZ interface at the thermocline), temporal variability in oxygen levels due to internal wave-induced vertical excursions of the OMZ may produce the distinct zonation in the benthic fauna. The characteristics of the lower OMZ interface result from biological interactions with the chemical and organic matter gradients of the OMZ. Most zooplankton are probably excluded physiologically from pronounced OMZs. The zooplankton abundance peak at the lower interface of the OMZ occurs where oxygen becomes sufficiently high to permit the zooplankton to utilize the high concentrations of organic particles that have descended through the OMZ relatively unaltered because of low metazoan abundance. A similar scenario applies to megabenthic distributions. Plankton layers and a potential short food chain (bacteria to zooplankton) at OMZ interfaces suggest intense utilization and modification of organic material, localized within a thin midwater depth zone. This could be a potentially significant filter for organic material sinking to the deep-sea floor.","container-title":"Deep Sea Research Part I: Oceanographic Research Papers","DOI":"10.1016/0967-0637(94)00021-J","ISSN":"09670637","issue":"1","journalAbbreviation":"Deep Sea Research Part I: Oceanographic Research Papers","language":"en","page":"93-115","source":"DOI.org (Crossref)","title":"Pelagic and benthic ecology of the lower interface of the Eastern Tropical Pacific oxygen minimum zone","volume":"42","author":[{"family":"Wishner","given":"Karen F."},{"family":"Ashjian","given":"Carin J."},{"family":"Gelfman","given":"Celia"},{"family":"Gowing","given":"Marcia M."},{"family":"Kann","given":"Lisa"},{"family":"Levin","given":"Lisa A."},{"family":"Mullineaux","given":"Lauren S."},{"family":"Saltzman","given":"Jennifer"}],"issued":{"date-parts":[["1995",1]]}}}],"schema":"https://github.com/citation-style-language/schema/raw/master/csl-citation.json"} </w:instrText>
      </w:r>
      <w:r>
        <w:fldChar w:fldCharType="separate"/>
      </w:r>
      <w:r w:rsidRPr="003936E9">
        <w:t>(Saltzman &amp; Wishner, 1997; Wishner et al., 1995)</w:t>
      </w:r>
      <w:r>
        <w:fldChar w:fldCharType="end"/>
      </w:r>
      <w:r>
        <w:t xml:space="preserve"> (REFS). This increased </w:t>
      </w:r>
      <w:proofErr w:type="spellStart"/>
      <w:r>
        <w:t>disaggegation</w:t>
      </w:r>
      <w:proofErr w:type="spellEnd"/>
      <w:r>
        <w:t xml:space="preserve"> could be the result of a community that actively seeks out the lower oxycline and the particles that have escaped remineralization. Such a community would likely be comprised </w:t>
      </w:r>
      <w:proofErr w:type="spellStart"/>
      <w:r>
        <w:t>primarely</w:t>
      </w:r>
      <w:proofErr w:type="spellEnd"/>
      <w:r>
        <w:t xml:space="preserve"> of small organisms which the EK60 is not able to measure at this depth.” </w:t>
      </w:r>
    </w:p>
    <w:bookmarkEnd w:id="745"/>
    <w:p w14:paraId="65978C75" w14:textId="1609EAD3" w:rsidR="003936E9" w:rsidRDefault="003936E9">
      <w:pPr>
        <w:pStyle w:val="CommentText"/>
      </w:pPr>
    </w:p>
  </w:comment>
  <w:comment w:id="753" w:author="Clara Fuchsman" w:date="2021-10-16T17:02:00Z" w:initials="CF">
    <w:p w14:paraId="01D5CA93" w14:textId="388F4173" w:rsidR="000A13CB" w:rsidRDefault="000A13CB">
      <w:pPr>
        <w:pStyle w:val="CommentText"/>
      </w:pPr>
      <w:r>
        <w:rPr>
          <w:rStyle w:val="CommentReference"/>
        </w:rPr>
        <w:annotationRef/>
      </w:r>
      <w:proofErr w:type="spellStart"/>
      <w:r>
        <w:t>sp</w:t>
      </w:r>
      <w:proofErr w:type="spellEnd"/>
    </w:p>
  </w:comment>
  <w:comment w:id="747" w:author="Jacob Cram" w:date="2021-10-08T14:09:00Z" w:initials="JC">
    <w:p w14:paraId="19C31D18" w14:textId="77777777" w:rsidR="00234915" w:rsidRDefault="00234915" w:rsidP="00234915">
      <w:r>
        <w:rPr>
          <w:rStyle w:val="CommentReference"/>
        </w:rPr>
        <w:annotationRef/>
      </w:r>
      <w:r>
        <w:t>L579: The rate of change…</w:t>
      </w:r>
    </w:p>
    <w:p w14:paraId="6605F658" w14:textId="6D3FEF6B" w:rsidR="00234915" w:rsidRDefault="00234915">
      <w:pPr>
        <w:pStyle w:val="CommentText"/>
      </w:pPr>
    </w:p>
  </w:comment>
  <w:comment w:id="748" w:author="Jacob Cram" w:date="2021-10-10T17:48:00Z" w:initials="JC">
    <w:p w14:paraId="5F8D1DBE" w14:textId="77777777" w:rsidR="004166A6" w:rsidRDefault="003936E9" w:rsidP="004166A6">
      <w:pPr>
        <w:pStyle w:val="CommentText"/>
      </w:pPr>
      <w:r>
        <w:rPr>
          <w:rStyle w:val="CommentReference"/>
        </w:rPr>
        <w:annotationRef/>
      </w:r>
      <w:bookmarkStart w:id="757" w:name="_Hlk84783157"/>
      <w:r w:rsidR="004166A6">
        <w:t>Thank you.</w:t>
      </w:r>
    </w:p>
    <w:p w14:paraId="43BAF69D" w14:textId="77777777" w:rsidR="004166A6" w:rsidRDefault="004166A6" w:rsidP="004166A6">
      <w:pPr>
        <w:pStyle w:val="CommentText"/>
      </w:pPr>
    </w:p>
    <w:p w14:paraId="7693B0C9" w14:textId="77777777" w:rsidR="004166A6" w:rsidRDefault="004166A6" w:rsidP="004166A6">
      <w:r>
        <w:t xml:space="preserve">“This could indicate increased disaggregation in this region or horizontal transport of small particles through advection in this region. One possible source of disaggregation are zooplankton communities that have been found to specialize  in feeding in the lower oxycline </w:t>
      </w:r>
      <w:r>
        <w:fldChar w:fldCharType="begin"/>
      </w:r>
      <w:r>
        <w:instrText xml:space="preserve"> ADDIN ZOTERO_ITEM CSL_CITATION {"citationID":"h19XUos3","properties":{"formattedCitation":"(Saltzman &amp; Wishner, 1997; Wishner et al., 1995)","plainCitation":"(Saltzman &amp; Wishner, 1997; Wishner et al., 1995)","noteIndex":0},"citationItems":[{"id":9947,"uris":["http://zotero.org/users/158097/items/IUFENRG8"],"uri":["http://zotero.org/users/158097/items/IUFENRG8"],"itemData":{"id":9947,"type":"article-journal","abstract":"The abundance and vertical distribution (O-1230 m) of copepods were studied in the eastern tropical Pacific near the seamount Volcano 7 to examine the influence of the extreme oxygen minimum zone (OMZ). Maximum zooplankton biomass and copepod abundance were in the thermocline zone. A secondary peak in biomass and copepod abundance was evident between 600 and 1000 m, which included the depth of the lower interface of the OMZ. This prominent secondary peak in zooplankton is a feature unique to OMZ regions. There were four general trends of vertical distribution of copepod abundance. These trends appeared to be related to the oxygen concentration and gradients. The most common vertical distribution was a pattern of maximum abundance in the mixed layer and thermocline zones, with a secondary maximum in the zone of the lower OMZ interface (600-1000 m). Clausocafanus spp., Oncaea, spp., Euchaeta spp., Oithona spp. and Corycaeus spp. showed this trend. Low oxygen concentration did not appear to restrict these groups, since they were present throughout the OMZ. The second vertical distributional pattern was vertical migration between the thermocline and the OMZ. Pleuromamma robusta showed this pattern, with maximum abundance at night in the thermocline zone and during the day in the core of the OMZ. In addition, there was a secondary maximum of abundance at the lower OMZ interface zone. The third type of distribution was shown by copepods that were abundant in the upper OMZ and at the lower OMZ interface zones. Eucalanus inermis. Haloptilusparalongicirrus and Heterostylites longicornis were dominant copepod species that exhibited this pattern. They were either absent from the mixed layer or at similar abundances in the mixed layer and upper OMZ. The fourth pattern was shown by copepod species that live primarily above the OMZ day and night. The majority of the species appeared to be tolerant of the extreme low oxygen concentrations. Rhincalanus spp. was the dominant copepod that was excluded by low oxygen concentrations. In general, species also found in other OMZ regions showed similar distributions in this study, indicating that low oxygen is a major controlling factor. Some vertical niche separation among congeneric species was indicated for Eucalanidae, Metridiidae and Augaptilidae. Published by Elsevier Science Ltd.","container-title":"Deep Sea Research Part I: Oceanographic Research Papers","DOI":"10.1016/S0967-0637(97)00006-X","ISSN":"09670637","issue":"6","journalAbbreviation":"Deep Sea Research Part I: Oceanographic Research Papers","language":"en","page":"931-954","source":"DOI.org (Crossref)","title":"Zooplankton ecology in the eastern tropical Pacific oxygen minimum zone above a seamount: 2. Vertical distribution of copepods","title-short":"Zooplankton ecology in the eastern tropical Pacific oxygen minimum zone above a seamount","volume":"44","author":[{"family":"Saltzman","given":"Jennifer"},{"family":"Wishner","given":"Karen F."}],"issued":{"date-parts":[["1997",6]]}}},{"id":9392,"uris":["http://zotero.org/users/158097/items/8V98P7WX"],"uri":["http://zotero.org/users/158097/items/8V98P7WX"],"itemData":{"id":9392,"type":"article-journal","abstract":"The distributions of pelagic and benthic fauna were examined in relation to the lower boundary of the oxygen minimum zone (OMZ) on and near Volcano 7, a seamount that penetrates this feature in the Eastern Tropical Pacific. Although the broad, pronounced OMZ in this region is an effective barrier for most zooplankton, zooplankton abundances, zooplankton feeding rates, and ambient suspended particulate organic carbon (POC) peaked sharply in the lower OMZ (about 740--800 m), in association with the minimum oxygen concentration and the increasing oxygen levels just below it. Zooplankton in the lower OMZ were also larger in size, and the pelagic community included some very abundant, possibly opportunistic, species. Elevated POC and scatter in the light transmission data suggested the existence of a thin, particle-rich, and carbon-rich pelagic layer at the base of the OMZ. Gut contents of planktonic detritivores implied opportunistic ingestion of bacterial aggregates, possibly from this layer. Benthic megafaunal abundances on the seamount, which extended up to 730 m, peaked at about 800 m. There was a consistent vertical progression in the depth of first occurrence of different megafaunal taxa in this depth range, similar to intertidal zonation. Although the vertical gradients of temperature, salinity, and oxygen were gradual at the lower OMZ interface (in contrast to the upper OMZ interface at the thermocline), temporal variability in oxygen levels due to internal wave-induced vertical excursions of the OMZ may produce the distinct zonation in the benthic fauna. The characteristics of the lower OMZ interface result from biological interactions with the chemical and organic matter gradients of the OMZ. Most zooplankton are probably excluded physiologically from pronounced OMZs. The zooplankton abundance peak at the lower interface of the OMZ occurs where oxygen becomes sufficiently high to permit the zooplankton to utilize the high concentrations of organic particles that have descended through the OMZ relatively unaltered because of low metazoan abundance. A similar scenario applies to megabenthic distributions. Plankton layers and a potential short food chain (bacteria to zooplankton) at OMZ interfaces suggest intense utilization and modification of organic material, localized within a thin midwater depth zone. This could be a potentially significant filter for organic material sinking to the deep-sea floor.","container-title":"Deep Sea Research Part I: Oceanographic Research Papers","DOI":"10.1016/0967-0637(94)00021-J","ISSN":"09670637","issue":"1","journalAbbreviation":"Deep Sea Research Part I: Oceanographic Research Papers","language":"en","page":"93-115","source":"DOI.org (Crossref)","title":"Pelagic and benthic ecology of the lower interface of the Eastern Tropical Pacific oxygen minimum zone","volume":"42","author":[{"family":"Wishner","given":"Karen F."},{"family":"Ashjian","given":"Carin J."},{"family":"Gelfman","given":"Celia"},{"family":"Gowing","given":"Marcia M."},{"family":"Kann","given":"Lisa"},{"family":"Levin","given":"Lisa A."},{"family":"Mullineaux","given":"Lauren S."},{"family":"Saltzman","given":"Jennifer"}],"issued":{"date-parts":[["1995",1]]}}}],"schema":"https://github.com/citation-style-language/schema/raw/master/csl-citation.json"} </w:instrText>
      </w:r>
      <w:r>
        <w:fldChar w:fldCharType="separate"/>
      </w:r>
      <w:r w:rsidRPr="003936E9">
        <w:t>(Saltzman &amp; Wishner, 1997; Wishner et al., 1995)</w:t>
      </w:r>
      <w:r>
        <w:fldChar w:fldCharType="end"/>
      </w:r>
      <w:r>
        <w:t xml:space="preserve"> (REFS). This increased </w:t>
      </w:r>
      <w:proofErr w:type="spellStart"/>
      <w:r>
        <w:t>disaggegation</w:t>
      </w:r>
      <w:proofErr w:type="spellEnd"/>
      <w:r>
        <w:t xml:space="preserve"> could be the result of a community that actively seeks out the lower oxycline and the particles that have escaped remineralization. Such a community would likely be comprised </w:t>
      </w:r>
      <w:proofErr w:type="spellStart"/>
      <w:r>
        <w:t>primarely</w:t>
      </w:r>
      <w:proofErr w:type="spellEnd"/>
      <w:r>
        <w:t xml:space="preserve"> of small organisms which the EK60 is not able to measure at this depth.” </w:t>
      </w:r>
    </w:p>
    <w:p w14:paraId="0F9B93D3" w14:textId="1AF2015D" w:rsidR="003936E9" w:rsidRDefault="003936E9">
      <w:pPr>
        <w:pStyle w:val="CommentText"/>
      </w:pPr>
      <w:r>
        <w:t>.</w:t>
      </w:r>
    </w:p>
    <w:bookmarkEnd w:id="757"/>
  </w:comment>
  <w:comment w:id="749" w:author="Jacob Cram" w:date="2021-10-08T14:36:00Z" w:initials="JC">
    <w:p w14:paraId="6E11B40E" w14:textId="67557EAE" w:rsidR="00B15C4F" w:rsidRDefault="00B15C4F">
      <w:pPr>
        <w:pStyle w:val="CommentText"/>
      </w:pPr>
      <w:r>
        <w:rPr>
          <w:rStyle w:val="CommentReference"/>
        </w:rPr>
        <w:annotationRef/>
      </w:r>
      <w:r w:rsidRPr="00B15C4F">
        <w:t>Lines 579-580: This looks like an incomplete sentence</w:t>
      </w:r>
    </w:p>
  </w:comment>
  <w:comment w:id="750" w:author="Jacob Cram" w:date="2021-10-10T17:48:00Z" w:initials="JC">
    <w:p w14:paraId="7410EBA5" w14:textId="3FE5293A" w:rsidR="003936E9" w:rsidRDefault="003936E9">
      <w:pPr>
        <w:pStyle w:val="CommentText"/>
      </w:pPr>
      <w:r>
        <w:rPr>
          <w:rStyle w:val="CommentReference"/>
        </w:rPr>
        <w:annotationRef/>
      </w:r>
      <w:bookmarkStart w:id="761" w:name="_Hlk84865480"/>
      <w:r>
        <w:t xml:space="preserve">The sentence has been corrected to </w:t>
      </w:r>
    </w:p>
    <w:p w14:paraId="556B7574" w14:textId="77777777" w:rsidR="0016545B" w:rsidRDefault="0016545B">
      <w:pPr>
        <w:pStyle w:val="CommentText"/>
      </w:pPr>
    </w:p>
    <w:p w14:paraId="756121C1" w14:textId="6BEBDD8F" w:rsidR="003936E9" w:rsidRDefault="0016545B">
      <w:pPr>
        <w:pStyle w:val="CommentText"/>
      </w:pPr>
      <w:r>
        <w:t>The observation that the rate of change</w:t>
      </w:r>
      <w:r>
        <w:rPr>
          <w:rStyle w:val="CommentReference"/>
        </w:rPr>
        <w:annotationRef/>
      </w:r>
      <w:r>
        <w:rPr>
          <w:rStyle w:val="CommentReference"/>
        </w:rPr>
        <w:annotationRef/>
      </w:r>
      <w:r>
        <w:t xml:space="preserve"> in flux changes with depth suggests some day-to-day variability in this transport.</w:t>
      </w:r>
      <w:r>
        <w:rPr>
          <w:rStyle w:val="CommentReference"/>
        </w:rPr>
        <w:annotationRef/>
      </w:r>
      <w:r>
        <w:rPr>
          <w:rStyle w:val="CommentReference"/>
        </w:rPr>
        <w:annotationRef/>
      </w:r>
    </w:p>
    <w:bookmarkEnd w:id="761"/>
  </w:comment>
  <w:comment w:id="759" w:author="Jacob Cram" w:date="2021-10-08T14:10:00Z" w:initials="JC">
    <w:p w14:paraId="072BD6FD" w14:textId="77777777" w:rsidR="00331E8F" w:rsidRDefault="00331E8F" w:rsidP="00331E8F">
      <w:r>
        <w:rPr>
          <w:rStyle w:val="CommentReference"/>
        </w:rPr>
        <w:annotationRef/>
      </w:r>
      <w:r>
        <w:t>L580: flux, is that…</w:t>
      </w:r>
    </w:p>
    <w:p w14:paraId="4B11BF36" w14:textId="37E36BF2" w:rsidR="00331E8F" w:rsidRDefault="00331E8F">
      <w:pPr>
        <w:pStyle w:val="CommentText"/>
      </w:pPr>
    </w:p>
  </w:comment>
  <w:comment w:id="760" w:author="Jacob Cram" w:date="2021-10-10T17:50:00Z" w:initials="JC">
    <w:p w14:paraId="0FB0456A" w14:textId="77777777" w:rsidR="0016545B" w:rsidRDefault="0016545B">
      <w:pPr>
        <w:pStyle w:val="CommentText"/>
      </w:pPr>
      <w:r>
        <w:rPr>
          <w:rStyle w:val="CommentReference"/>
        </w:rPr>
        <w:annotationRef/>
      </w:r>
      <w:bookmarkStart w:id="762" w:name="_Hlk84783174"/>
      <w:r>
        <w:t>Modified to</w:t>
      </w:r>
    </w:p>
    <w:p w14:paraId="3022E32B" w14:textId="77777777" w:rsidR="0016545B" w:rsidRDefault="0016545B">
      <w:pPr>
        <w:pStyle w:val="CommentText"/>
      </w:pPr>
    </w:p>
    <w:p w14:paraId="6A9539C3" w14:textId="660FE284" w:rsidR="0016545B" w:rsidRDefault="0016545B">
      <w:pPr>
        <w:pStyle w:val="CommentText"/>
      </w:pPr>
      <w:r>
        <w:t>The observation that the rate of change</w:t>
      </w:r>
      <w:r>
        <w:rPr>
          <w:rStyle w:val="CommentReference"/>
        </w:rPr>
        <w:annotationRef/>
      </w:r>
      <w:r>
        <w:rPr>
          <w:rStyle w:val="CommentReference"/>
        </w:rPr>
        <w:annotationRef/>
      </w:r>
      <w:r>
        <w:t xml:space="preserve"> in flux changes with depth suggests some day-to-day variability in this transport.</w:t>
      </w:r>
      <w:r>
        <w:rPr>
          <w:rStyle w:val="CommentReference"/>
        </w:rPr>
        <w:annotationRef/>
      </w:r>
      <w:r>
        <w:rPr>
          <w:rStyle w:val="CommentReference"/>
        </w:rPr>
        <w:annotationRef/>
      </w:r>
      <w:bookmarkEnd w:id="762"/>
    </w:p>
  </w:comment>
  <w:comment w:id="763" w:author="Jacob Cram" w:date="2021-10-08T14:10:00Z" w:initials="JC">
    <w:p w14:paraId="3E9CA27E" w14:textId="77777777" w:rsidR="0095032E" w:rsidRDefault="0095032E" w:rsidP="0095032E">
      <w:r>
        <w:rPr>
          <w:rStyle w:val="CommentReference"/>
        </w:rPr>
        <w:annotationRef/>
      </w:r>
      <w:r>
        <w:t>L592: Zooplankton are also known to …</w:t>
      </w:r>
    </w:p>
    <w:p w14:paraId="467A447C" w14:textId="1A12855B" w:rsidR="0095032E" w:rsidRDefault="0095032E">
      <w:pPr>
        <w:pStyle w:val="CommentText"/>
      </w:pPr>
    </w:p>
  </w:comment>
  <w:comment w:id="772" w:author="Jacob Cram" w:date="2021-10-08T14:11:00Z" w:initials="JC">
    <w:p w14:paraId="1D710DCD" w14:textId="77777777" w:rsidR="0095032E" w:rsidRDefault="0095032E" w:rsidP="0095032E">
      <w:r>
        <w:rPr>
          <w:rStyle w:val="CommentReference"/>
        </w:rPr>
        <w:annotationRef/>
      </w:r>
      <w:r>
        <w:t xml:space="preserve">L607: While, in principle, other…. this increasing in small particles, there is </w:t>
      </w:r>
      <w:proofErr w:type="spellStart"/>
      <w:r>
        <w:t>not</w:t>
      </w:r>
      <w:proofErr w:type="spellEnd"/>
      <w:r>
        <w:t xml:space="preserve"> reason…”</w:t>
      </w:r>
    </w:p>
    <w:p w14:paraId="7E072F82" w14:textId="152B4180" w:rsidR="0095032E" w:rsidRDefault="0095032E">
      <w:pPr>
        <w:pStyle w:val="CommentText"/>
      </w:pPr>
    </w:p>
  </w:comment>
  <w:comment w:id="773" w:author="Jacob Cram" w:date="2021-10-10T17:53:00Z" w:initials="JC">
    <w:p w14:paraId="7A74007F" w14:textId="69BDD8FA" w:rsidR="0016545B" w:rsidRDefault="0016545B">
      <w:pPr>
        <w:pStyle w:val="CommentText"/>
      </w:pPr>
      <w:r>
        <w:rPr>
          <w:rStyle w:val="CommentReference"/>
        </w:rPr>
        <w:annotationRef/>
      </w:r>
      <w:bookmarkStart w:id="776" w:name="_Hlk84783211"/>
      <w:r>
        <w:t>Thank you. Corrected.</w:t>
      </w:r>
      <w:bookmarkEnd w:id="776"/>
    </w:p>
  </w:comment>
  <w:comment w:id="781" w:author="Clara Fuchsman" w:date="2021-10-16T17:13:00Z" w:initials="CF">
    <w:p w14:paraId="3857E752" w14:textId="7CB913B6" w:rsidR="0088755D" w:rsidRDefault="0088755D">
      <w:pPr>
        <w:pStyle w:val="CommentText"/>
      </w:pPr>
      <w:r>
        <w:rPr>
          <w:rStyle w:val="CommentReference"/>
        </w:rPr>
        <w:annotationRef/>
      </w:r>
      <w:r>
        <w:t>Why did you add a t here? Not sure this English is correct</w:t>
      </w:r>
    </w:p>
  </w:comment>
  <w:comment w:id="783" w:author="Jacob Cram" w:date="2021-10-08T14:12:00Z" w:initials="JC">
    <w:p w14:paraId="43F8371F" w14:textId="77777777" w:rsidR="0095032E" w:rsidRDefault="0095032E" w:rsidP="0095032E">
      <w:r>
        <w:rPr>
          <w:rStyle w:val="CommentReference"/>
        </w:rPr>
        <w:annotationRef/>
      </w:r>
      <w:r>
        <w:t>L611: “could alternatively explain the increase”</w:t>
      </w:r>
    </w:p>
    <w:p w14:paraId="160EE526" w14:textId="24677C80" w:rsidR="0095032E" w:rsidRDefault="0095032E">
      <w:pPr>
        <w:pStyle w:val="CommentText"/>
      </w:pPr>
    </w:p>
  </w:comment>
  <w:comment w:id="784" w:author="Jacob Cram" w:date="2021-10-10T17:53:00Z" w:initials="JC">
    <w:p w14:paraId="5D02F8FA" w14:textId="1AEF2978" w:rsidR="0016545B" w:rsidRDefault="0016545B">
      <w:pPr>
        <w:pStyle w:val="CommentText"/>
      </w:pPr>
      <w:r>
        <w:rPr>
          <w:rStyle w:val="CommentReference"/>
        </w:rPr>
        <w:annotationRef/>
      </w:r>
      <w:bookmarkStart w:id="787" w:name="_Hlk84783226"/>
      <w:r>
        <w:t>Thank you.</w:t>
      </w:r>
      <w:bookmarkEnd w:id="787"/>
    </w:p>
  </w:comment>
  <w:comment w:id="792" w:author="Jacob Cram" w:date="2021-10-08T14:12:00Z" w:initials="JC">
    <w:p w14:paraId="656D50EB" w14:textId="77777777" w:rsidR="0095032E" w:rsidRDefault="0095032E" w:rsidP="0095032E">
      <w:r>
        <w:rPr>
          <w:rStyle w:val="CommentReference"/>
        </w:rPr>
        <w:annotationRef/>
      </w:r>
      <w:r>
        <w:t>L630: I would remove this sentence as I just found it confusing. You can put the citation in the prior</w:t>
      </w:r>
    </w:p>
    <w:p w14:paraId="2DC62A94" w14:textId="77777777" w:rsidR="0095032E" w:rsidRDefault="0095032E" w:rsidP="0095032E">
      <w:r>
        <w:t>sentence and we can go there to see how the conclusion was made.</w:t>
      </w:r>
    </w:p>
    <w:p w14:paraId="77ED0F20" w14:textId="265C3620" w:rsidR="0095032E" w:rsidRDefault="0095032E">
      <w:pPr>
        <w:pStyle w:val="CommentText"/>
      </w:pPr>
    </w:p>
  </w:comment>
  <w:comment w:id="793" w:author="Jacob Cram" w:date="2021-10-10T15:45:00Z" w:initials="JC">
    <w:p w14:paraId="25E8E84F" w14:textId="6E705D1B" w:rsidR="005F4022" w:rsidRDefault="005F4022">
      <w:pPr>
        <w:pStyle w:val="CommentText"/>
      </w:pPr>
      <w:r>
        <w:rPr>
          <w:rStyle w:val="CommentReference"/>
        </w:rPr>
        <w:annotationRef/>
      </w:r>
      <w:bookmarkStart w:id="796" w:name="_Hlk84783234"/>
      <w:r>
        <w:t xml:space="preserve">Removed as suggested. </w:t>
      </w:r>
      <w:bookmarkEnd w:id="796"/>
    </w:p>
  </w:comment>
  <w:comment w:id="803" w:author="Clara Fuchsman" w:date="2021-10-16T17:06:00Z" w:initials="CF">
    <w:p w14:paraId="6888AC79" w14:textId="32A9F97B" w:rsidR="000A13CB" w:rsidRDefault="000A13CB">
      <w:pPr>
        <w:pStyle w:val="CommentText"/>
      </w:pPr>
      <w:r>
        <w:rPr>
          <w:rStyle w:val="CommentReference"/>
        </w:rPr>
        <w:annotationRef/>
      </w:r>
      <w:r>
        <w:t xml:space="preserve">Detection limit in </w:t>
      </w:r>
      <w:proofErr w:type="spellStart"/>
      <w:r>
        <w:t>Tiano</w:t>
      </w:r>
      <w:proofErr w:type="spellEnd"/>
      <w:r>
        <w:t xml:space="preserve"> 2014</w:t>
      </w:r>
    </w:p>
  </w:comment>
  <w:comment w:id="807" w:author="Jacob Cram" w:date="2021-10-08T14:13:00Z" w:initials="JC">
    <w:p w14:paraId="217D5F0C" w14:textId="77777777" w:rsidR="0095032E" w:rsidRDefault="0095032E" w:rsidP="0095032E">
      <w:r>
        <w:rPr>
          <w:rStyle w:val="CommentReference"/>
        </w:rPr>
        <w:annotationRef/>
      </w:r>
      <w:r>
        <w:t>L614: I really don’t think they are looking at temp or salinity – its light and o2 almost always. There is no</w:t>
      </w:r>
    </w:p>
    <w:p w14:paraId="61B4042F" w14:textId="77777777" w:rsidR="0095032E" w:rsidRDefault="0095032E" w:rsidP="0095032E">
      <w:r>
        <w:t>evidence that they care much about anything else. I would just remove this sentence.</w:t>
      </w:r>
    </w:p>
    <w:p w14:paraId="7945410F" w14:textId="52115B16" w:rsidR="0095032E" w:rsidRDefault="0095032E">
      <w:pPr>
        <w:pStyle w:val="CommentText"/>
      </w:pPr>
    </w:p>
  </w:comment>
  <w:comment w:id="808" w:author="Jacob Cram" w:date="2021-10-10T15:46:00Z" w:initials="JC">
    <w:p w14:paraId="3386D4F0" w14:textId="3970CBFE" w:rsidR="005F4022" w:rsidRDefault="005F4022">
      <w:pPr>
        <w:pStyle w:val="CommentText"/>
      </w:pPr>
      <w:r>
        <w:rPr>
          <w:rStyle w:val="CommentReference"/>
        </w:rPr>
        <w:annotationRef/>
      </w:r>
      <w:bookmarkStart w:id="809" w:name="_Hlk84783251"/>
      <w:r>
        <w:t>We removed this sentence.</w:t>
      </w:r>
      <w:bookmarkEnd w:id="809"/>
    </w:p>
  </w:comment>
  <w:comment w:id="843" w:author="Jacob Cram" w:date="2021-10-08T14:36:00Z" w:initials="JC">
    <w:p w14:paraId="0EE43D9C" w14:textId="0D7601FC" w:rsidR="00B15C4F" w:rsidRDefault="00B15C4F">
      <w:pPr>
        <w:pStyle w:val="CommentText"/>
      </w:pPr>
      <w:r>
        <w:rPr>
          <w:rStyle w:val="CommentReference"/>
        </w:rPr>
        <w:annotationRef/>
      </w:r>
      <w:r w:rsidRPr="00B15C4F">
        <w:t xml:space="preserve">Section 7.8: It'd be nice if the authors mentioned the rich datasets of in-situ pumped particle POC and mass data that are coming from the GEOTRACES program (and others). These data contain size information, but at a different cutoff scale (53um) than what the authors discuss here, and what the UVP measurements are able to detect. There's a bridge to be </w:t>
      </w:r>
      <w:proofErr w:type="spellStart"/>
      <w:r w:rsidRPr="00B15C4F">
        <w:t>build</w:t>
      </w:r>
      <w:proofErr w:type="spellEnd"/>
      <w:r w:rsidRPr="00B15C4F">
        <w:t xml:space="preserve"> between these communities - and the &lt;53um particle class might be particularly interesting for detecting disaggregation to non-sinking size classes.</w:t>
      </w:r>
    </w:p>
  </w:comment>
  <w:comment w:id="879" w:author="Clara Fuchsman" w:date="2021-10-16T17:09:00Z" w:initials="CF">
    <w:p w14:paraId="433412F8" w14:textId="6036ED33" w:rsidR="0088755D" w:rsidRDefault="0088755D">
      <w:pPr>
        <w:pStyle w:val="CommentText"/>
      </w:pPr>
      <w:r>
        <w:rPr>
          <w:rStyle w:val="CommentReference"/>
        </w:rPr>
        <w:annotationRef/>
      </w:r>
      <w:proofErr w:type="spellStart"/>
      <w:r>
        <w:t>sp</w:t>
      </w:r>
      <w:proofErr w:type="spellEnd"/>
    </w:p>
  </w:comment>
  <w:comment w:id="877" w:author="Clara Fuchsman" w:date="2021-10-16T17:28:00Z" w:initials="CF">
    <w:p w14:paraId="532C0327" w14:textId="1EBFF026" w:rsidR="004309D9" w:rsidRDefault="004309D9">
      <w:pPr>
        <w:pStyle w:val="CommentText"/>
      </w:pPr>
      <w:r>
        <w:rPr>
          <w:rStyle w:val="CommentReference"/>
        </w:rPr>
        <w:annotationRef/>
      </w:r>
      <w:r>
        <w:t xml:space="preserve">While true, this isn’t particularly interesting.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C475FA" w15:done="0"/>
  <w15:commentEx w15:paraId="0B304FF6" w15:paraIdParent="31C475FA" w15:done="0"/>
  <w15:commentEx w15:paraId="70A1FF9D" w15:done="0"/>
  <w15:commentEx w15:paraId="510423D8" w15:paraIdParent="70A1FF9D" w15:done="0"/>
  <w15:commentEx w15:paraId="6938A80F" w15:done="0"/>
  <w15:commentEx w15:paraId="1DC5A04D" w15:paraIdParent="6938A80F" w15:done="0"/>
  <w15:commentEx w15:paraId="3FD31FFC" w15:done="0"/>
  <w15:commentEx w15:paraId="35B98F9C" w15:paraIdParent="3FD31FFC" w15:done="0"/>
  <w15:commentEx w15:paraId="0D6BA82A" w15:done="0"/>
  <w15:commentEx w15:paraId="2BB00A70" w15:done="0"/>
  <w15:commentEx w15:paraId="3345A8C4" w15:done="0"/>
  <w15:commentEx w15:paraId="11CEB5DB" w15:paraIdParent="3345A8C4" w15:done="0"/>
  <w15:commentEx w15:paraId="4516F710" w15:done="0"/>
  <w15:commentEx w15:paraId="3A9C99B9" w15:done="0"/>
  <w15:commentEx w15:paraId="3CAE28BE" w15:done="0"/>
  <w15:commentEx w15:paraId="40C85976" w15:done="0"/>
  <w15:commentEx w15:paraId="7087A05C" w15:done="0"/>
  <w15:commentEx w15:paraId="1567EC5A" w15:done="1"/>
  <w15:commentEx w15:paraId="79B590CD" w15:done="1"/>
  <w15:commentEx w15:paraId="49171FBD" w15:done="0"/>
  <w15:commentEx w15:paraId="0293A24E" w15:paraIdParent="49171FBD" w15:done="0"/>
  <w15:commentEx w15:paraId="36DCD231" w15:done="0"/>
  <w15:commentEx w15:paraId="0832F3D2" w15:done="0"/>
  <w15:commentEx w15:paraId="3E5E2B4C" w15:done="0"/>
  <w15:commentEx w15:paraId="01F6378A" w15:done="0"/>
  <w15:commentEx w15:paraId="0A4C721F" w15:done="0"/>
  <w15:commentEx w15:paraId="739A8A91" w15:done="0"/>
  <w15:commentEx w15:paraId="7FAE272B" w15:done="0"/>
  <w15:commentEx w15:paraId="50D758FB" w15:paraIdParent="7FAE272B" w15:done="0"/>
  <w15:commentEx w15:paraId="0A195220" w15:done="0"/>
  <w15:commentEx w15:paraId="0C383EF0" w15:paraIdParent="0A195220" w15:done="0"/>
  <w15:commentEx w15:paraId="572E447B" w15:done="0"/>
  <w15:commentEx w15:paraId="06A59BAA" w15:paraIdParent="572E447B" w15:done="0"/>
  <w15:commentEx w15:paraId="7E6E66FD" w15:done="0"/>
  <w15:commentEx w15:paraId="6C1CA974" w15:paraIdParent="7E6E66FD" w15:done="0"/>
  <w15:commentEx w15:paraId="12BF3100" w15:done="0"/>
  <w15:commentEx w15:paraId="3BCE5699" w15:done="0"/>
  <w15:commentEx w15:paraId="040C12BD" w15:paraIdParent="3BCE5699" w15:done="0"/>
  <w15:commentEx w15:paraId="12C3B5BA" w15:done="0"/>
  <w15:commentEx w15:paraId="7EED641E" w15:paraIdParent="12C3B5BA" w15:done="0"/>
  <w15:commentEx w15:paraId="5306F17E" w15:done="0"/>
  <w15:commentEx w15:paraId="14A94E79" w15:paraIdParent="5306F17E" w15:done="0"/>
  <w15:commentEx w15:paraId="34ED80F1" w15:done="0"/>
  <w15:commentEx w15:paraId="2DFA8E5F" w15:paraIdParent="34ED80F1" w15:done="0"/>
  <w15:commentEx w15:paraId="32E455E1" w15:done="0"/>
  <w15:commentEx w15:paraId="5195B2DB" w15:done="0"/>
  <w15:commentEx w15:paraId="0566B839" w15:done="0"/>
  <w15:commentEx w15:paraId="0A35A3B1" w15:done="0"/>
  <w15:commentEx w15:paraId="71ECF913" w15:done="0"/>
  <w15:commentEx w15:paraId="0A9370E4" w15:paraIdParent="71ECF913" w15:done="0"/>
  <w15:commentEx w15:paraId="3E402E05" w15:done="0"/>
  <w15:commentEx w15:paraId="718C94AE" w15:paraIdParent="3E402E05" w15:done="0"/>
  <w15:commentEx w15:paraId="500A18A3" w15:done="0"/>
  <w15:commentEx w15:paraId="082E132A" w15:paraIdParent="500A18A3" w15:done="0"/>
  <w15:commentEx w15:paraId="02D96D99" w15:done="0"/>
  <w15:commentEx w15:paraId="47CC0520" w15:done="0"/>
  <w15:commentEx w15:paraId="5E027C84" w15:done="0"/>
  <w15:commentEx w15:paraId="5FBE50F9" w15:paraIdParent="5E027C84" w15:done="0"/>
  <w15:commentEx w15:paraId="4D1A6B44" w15:done="0"/>
  <w15:commentEx w15:paraId="46D9E61A" w15:paraIdParent="4D1A6B44" w15:done="0"/>
  <w15:commentEx w15:paraId="3DF669F7" w15:done="0"/>
  <w15:commentEx w15:paraId="7B72D0FA" w15:done="0"/>
  <w15:commentEx w15:paraId="2A4A74B5" w15:done="0"/>
  <w15:commentEx w15:paraId="1E71731C" w15:paraIdParent="2A4A74B5" w15:done="0"/>
  <w15:commentEx w15:paraId="3BEC69D2" w15:done="0"/>
  <w15:commentEx w15:paraId="236AB02A" w15:done="0"/>
  <w15:commentEx w15:paraId="18F42BCF" w15:paraIdParent="236AB02A" w15:done="0"/>
  <w15:commentEx w15:paraId="48E71D1E" w15:done="0"/>
  <w15:commentEx w15:paraId="3DEE81A9" w15:paraIdParent="48E71D1E" w15:done="0"/>
  <w15:commentEx w15:paraId="0E07EE0E" w15:done="0"/>
  <w15:commentEx w15:paraId="5E018CA8" w15:paraIdParent="0E07EE0E" w15:done="0"/>
  <w15:commentEx w15:paraId="20DE5C53" w15:done="0"/>
  <w15:commentEx w15:paraId="3117DF6D" w15:done="0"/>
  <w15:commentEx w15:paraId="11F605BE" w15:paraIdParent="3117DF6D" w15:done="0"/>
  <w15:commentEx w15:paraId="741008F5" w15:done="1"/>
  <w15:commentEx w15:paraId="0CF17C99" w15:done="0"/>
  <w15:commentEx w15:paraId="7A82646A" w15:paraIdParent="0CF17C99" w15:done="0"/>
  <w15:commentEx w15:paraId="5B86C1E2" w15:done="0"/>
  <w15:commentEx w15:paraId="26AB6B90" w15:paraIdParent="5B86C1E2" w15:done="0"/>
  <w15:commentEx w15:paraId="17A3B10F" w15:done="0"/>
  <w15:commentEx w15:paraId="6E11856F" w15:paraIdParent="17A3B10F" w15:done="0"/>
  <w15:commentEx w15:paraId="7DC7FFF3" w15:done="0"/>
  <w15:commentEx w15:paraId="4286C70C" w15:paraIdParent="7DC7FFF3" w15:done="0"/>
  <w15:commentEx w15:paraId="1FFC482A" w15:done="0"/>
  <w15:commentEx w15:paraId="4534B3BB" w15:paraIdParent="1FFC482A" w15:done="0"/>
  <w15:commentEx w15:paraId="517F2B24" w15:done="0"/>
  <w15:commentEx w15:paraId="5B2B6EFA" w15:paraIdParent="517F2B24" w15:done="0"/>
  <w15:commentEx w15:paraId="658D4158" w15:done="0"/>
  <w15:commentEx w15:paraId="1A55A57A" w15:paraIdParent="658D4158" w15:done="0"/>
  <w15:commentEx w15:paraId="2BB9152F" w15:done="0"/>
  <w15:commentEx w15:paraId="66C3BAB6" w15:paraIdParent="2BB9152F" w15:done="0"/>
  <w15:commentEx w15:paraId="72ECF3B0" w15:done="0"/>
  <w15:commentEx w15:paraId="08ACCEBC" w15:done="0"/>
  <w15:commentEx w15:paraId="70C1E5E5" w15:paraIdParent="08ACCEBC" w15:done="0"/>
  <w15:commentEx w15:paraId="3EA6DC39" w15:done="0"/>
  <w15:commentEx w15:paraId="702E46A2" w15:done="0"/>
  <w15:commentEx w15:paraId="3F8CBC66" w15:paraIdParent="702E46A2" w15:done="0"/>
  <w15:commentEx w15:paraId="77035C57" w15:done="0"/>
  <w15:commentEx w15:paraId="09693F0F" w15:done="0"/>
  <w15:commentEx w15:paraId="0B0156D2" w15:done="0"/>
  <w15:commentEx w15:paraId="57EC9861" w15:paraIdParent="0B0156D2" w15:done="0"/>
  <w15:commentEx w15:paraId="2C5BA2F0" w15:done="0"/>
  <w15:commentEx w15:paraId="4FF33C48" w15:done="0"/>
  <w15:commentEx w15:paraId="6C82F20A" w15:done="0"/>
  <w15:commentEx w15:paraId="15271954" w15:paraIdParent="6C82F20A" w15:done="0"/>
  <w15:commentEx w15:paraId="309A0638" w15:done="0"/>
  <w15:commentEx w15:paraId="79AB205B" w15:paraIdParent="309A0638" w15:done="0"/>
  <w15:commentEx w15:paraId="09BAF057" w15:done="0"/>
  <w15:commentEx w15:paraId="65978C75" w15:paraIdParent="09BAF057" w15:done="0"/>
  <w15:commentEx w15:paraId="01D5CA93" w15:done="0"/>
  <w15:commentEx w15:paraId="6605F658" w15:done="0"/>
  <w15:commentEx w15:paraId="0F9B93D3" w15:paraIdParent="6605F658" w15:done="0"/>
  <w15:commentEx w15:paraId="6E11B40E" w15:done="0"/>
  <w15:commentEx w15:paraId="756121C1" w15:paraIdParent="6E11B40E" w15:done="0"/>
  <w15:commentEx w15:paraId="4B11BF36" w15:done="0"/>
  <w15:commentEx w15:paraId="6A9539C3" w15:paraIdParent="4B11BF36" w15:done="0"/>
  <w15:commentEx w15:paraId="467A447C" w15:done="0"/>
  <w15:commentEx w15:paraId="7E072F82" w15:done="0"/>
  <w15:commentEx w15:paraId="7A74007F" w15:paraIdParent="7E072F82" w15:done="0"/>
  <w15:commentEx w15:paraId="3857E752" w15:done="0"/>
  <w15:commentEx w15:paraId="160EE526" w15:done="0"/>
  <w15:commentEx w15:paraId="5D02F8FA" w15:paraIdParent="160EE526" w15:done="0"/>
  <w15:commentEx w15:paraId="77ED0F20" w15:done="0"/>
  <w15:commentEx w15:paraId="25E8E84F" w15:paraIdParent="77ED0F20" w15:done="0"/>
  <w15:commentEx w15:paraId="6888AC79" w15:done="0"/>
  <w15:commentEx w15:paraId="7945410F" w15:done="0"/>
  <w15:commentEx w15:paraId="3386D4F0" w15:paraIdParent="7945410F" w15:done="0"/>
  <w15:commentEx w15:paraId="0EE43D9C" w15:done="0"/>
  <w15:commentEx w15:paraId="433412F8" w15:done="0"/>
  <w15:commentEx w15:paraId="532C03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AC440" w16cex:dateUtc="2021-10-08T17:21:00Z"/>
  <w16cex:commentExtensible w16cex:durableId="250C4961" w16cex:dateUtc="2021-10-09T21:01:00Z"/>
  <w16cex:commentExtensible w16cex:durableId="250C7201" w16cex:dateUtc="2021-10-09T23:54:00Z"/>
  <w16cex:commentExtensible w16cex:durableId="250C7253" w16cex:dateUtc="2021-10-09T23:56:00Z"/>
  <w16cex:commentExtensible w16cex:durableId="250C721B" w16cex:dateUtc="2021-10-09T23:55:00Z"/>
  <w16cex:commentExtensible w16cex:durableId="250C7288" w16cex:dateUtc="2021-10-09T23:56:00Z"/>
  <w16cex:commentExtensible w16cex:durableId="250C7235" w16cex:dateUtc="2021-10-09T23:55:00Z"/>
  <w16cex:commentExtensible w16cex:durableId="250C7337" w16cex:dateUtc="2021-10-09T23:59:00Z"/>
  <w16cex:commentExtensible w16cex:durableId="2501A5CF" w16cex:dateUtc="2021-10-01T18:48:00Z"/>
  <w16cex:commentExtensible w16cex:durableId="25019D66" w16cex:dateUtc="2021-10-01T18:44:00Z"/>
  <w16cex:commentExtensible w16cex:durableId="250AD2AB" w16cex:dateUtc="2021-10-08T18:22:00Z"/>
  <w16cex:commentExtensible w16cex:durableId="250C4B21" w16cex:dateUtc="2021-10-09T21:08:00Z"/>
  <w16cex:commentExtensible w16cex:durableId="251572F8" w16cex:dateUtc="2021-10-16T19:49:00Z"/>
  <w16cex:commentExtensible w16cex:durableId="2515736F" w16cex:dateUtc="2021-10-16T19:51:00Z"/>
  <w16cex:commentExtensible w16cex:durableId="25157397" w16cex:dateUtc="2021-10-16T19:51:00Z"/>
  <w16cex:commentExtensible w16cex:durableId="251573F3" w16cex:dateUtc="2021-10-16T19:53:00Z"/>
  <w16cex:commentExtensible w16cex:durableId="2515740C" w16cex:dateUtc="2021-10-16T19:53:00Z"/>
  <w16cex:commentExtensible w16cex:durableId="2501ACD0" w16cex:dateUtc="2021-10-01T19:50:00Z"/>
  <w16cex:commentExtensible w16cex:durableId="25019D7D" w16cex:dateUtc="2021-10-01T18:45:00Z"/>
  <w16cex:commentExtensible w16cex:durableId="25019DF6" w16cex:dateUtc="2021-10-01T18:47:00Z"/>
  <w16cex:commentExtensible w16cex:durableId="250C4C44" w16cex:dateUtc="2021-10-09T21:13:00Z"/>
  <w16cex:commentExtensible w16cex:durableId="2515742E" w16cex:dateUtc="2021-10-16T19:54:00Z"/>
  <w16cex:commentExtensible w16cex:durableId="25157464" w16cex:dateUtc="2021-10-16T19:55:00Z"/>
  <w16cex:commentExtensible w16cex:durableId="250AC60C" w16cex:dateUtc="2021-10-08T17:28:00Z"/>
  <w16cex:commentExtensible w16cex:durableId="250AC62D" w16cex:dateUtc="2021-10-08T17:29:00Z"/>
  <w16cex:commentExtensible w16cex:durableId="250AC64C" w16cex:dateUtc="2021-10-08T17:29:00Z"/>
  <w16cex:commentExtensible w16cex:durableId="25019E21" w16cex:dateUtc="2021-10-01T18:48:00Z"/>
  <w16cex:commentExtensible w16cex:durableId="250AC65D" w16cex:dateUtc="2021-10-08T17:30:00Z"/>
  <w16cex:commentExtensible w16cex:durableId="250C7359" w16cex:dateUtc="2021-10-10T00:00:00Z"/>
  <w16cex:commentExtensible w16cex:durableId="250AC678" w16cex:dateUtc="2021-10-08T17:30:00Z"/>
  <w16cex:commentExtensible w16cex:durableId="250C7368" w16cex:dateUtc="2021-10-10T00:00:00Z"/>
  <w16cex:commentExtensible w16cex:durableId="250AE8BB" w16cex:dateUtc="2021-10-08T18:23:00Z"/>
  <w16cex:commentExtensible w16cex:durableId="250C736E" w16cex:dateUtc="2021-10-10T00:00:00Z"/>
  <w16cex:commentExtensible w16cex:durableId="250AC6BE" w16cex:dateUtc="2021-10-08T17:31:00Z"/>
  <w16cex:commentExtensible w16cex:durableId="250C737D" w16cex:dateUtc="2021-10-10T00:01:00Z"/>
  <w16cex:commentExtensible w16cex:durableId="251574F1" w16cex:dateUtc="2021-10-16T19:57:00Z"/>
  <w16cex:commentExtensible w16cex:durableId="250AC6CF" w16cex:dateUtc="2021-10-08T17:31:00Z"/>
  <w16cex:commentExtensible w16cex:durableId="250C7385" w16cex:dateUtc="2021-10-10T00:01:00Z"/>
  <w16cex:commentExtensible w16cex:durableId="250AC6EC" w16cex:dateUtc="2021-10-08T17:32:00Z"/>
  <w16cex:commentExtensible w16cex:durableId="250C73B7" w16cex:dateUtc="2021-10-10T00:01:00Z"/>
  <w16cex:commentExtensible w16cex:durableId="250AD2E8" w16cex:dateUtc="2021-10-08T18:23:00Z"/>
  <w16cex:commentExtensible w16cex:durableId="250EF0BC" w16cex:dateUtc="2021-10-11T21:19:00Z"/>
  <w16cex:commentExtensible w16cex:durableId="250AD2FF" w16cex:dateUtc="2021-10-08T18:23:00Z"/>
  <w16cex:commentExtensible w16cex:durableId="250EF105" w16cex:dateUtc="2021-10-11T21:21:00Z"/>
  <w16cex:commentExtensible w16cex:durableId="251575F8" w16cex:dateUtc="2021-10-16T20:02:00Z"/>
  <w16cex:commentExtensible w16cex:durableId="25157743" w16cex:dateUtc="2021-10-16T20:07:00Z"/>
  <w16cex:commentExtensible w16cex:durableId="2515776D" w16cex:dateUtc="2021-10-16T20:08:00Z"/>
  <w16cex:commentExtensible w16cex:durableId="251577A0" w16cex:dateUtc="2021-10-16T20:09:00Z"/>
  <w16cex:commentExtensible w16cex:durableId="250AC709" w16cex:dateUtc="2021-10-08T17:32:00Z"/>
  <w16cex:commentExtensible w16cex:durableId="250D9D46" w16cex:dateUtc="2021-10-10T21:11:00Z"/>
  <w16cex:commentExtensible w16cex:durableId="250AC731" w16cex:dateUtc="2021-10-08T17:33:00Z"/>
  <w16cex:commentExtensible w16cex:durableId="250D9D2C" w16cex:dateUtc="2021-10-10T21:11:00Z"/>
  <w16cex:commentExtensible w16cex:durableId="250AC816" w16cex:dateUtc="2021-10-08T17:37:00Z"/>
  <w16cex:commentExtensible w16cex:durableId="250D9E73" w16cex:dateUtc="2021-10-10T21:16:00Z"/>
  <w16cex:commentExtensible w16cex:durableId="25157812" w16cex:dateUtc="2021-10-16T20:10:00Z"/>
  <w16cex:commentExtensible w16cex:durableId="25157BC9" w16cex:dateUtc="2021-10-16T20:26:00Z"/>
  <w16cex:commentExtensible w16cex:durableId="250AC83E" w16cex:dateUtc="2021-10-08T17:38:00Z"/>
  <w16cex:commentExtensible w16cex:durableId="250D9EAF" w16cex:dateUtc="2021-10-10T21:17:00Z"/>
  <w16cex:commentExtensible w16cex:durableId="250AC861" w16cex:dateUtc="2021-10-08T17:38:00Z"/>
  <w16cex:commentExtensible w16cex:durableId="250D9F5B" w16cex:dateUtc="2021-10-10T21:20:00Z"/>
  <w16cex:commentExtensible w16cex:durableId="25157D45" w16cex:dateUtc="2021-10-16T20:33:00Z"/>
  <w16cex:commentExtensible w16cex:durableId="25157D2B" w16cex:dateUtc="2021-10-16T20:32:00Z"/>
  <w16cex:commentExtensible w16cex:durableId="250AC8B3" w16cex:dateUtc="2021-10-08T17:40:00Z"/>
  <w16cex:commentExtensible w16cex:durableId="250D9F8E" w16cex:dateUtc="2021-10-10T21:21:00Z"/>
  <w16cex:commentExtensible w16cex:durableId="250AC8D5" w16cex:dateUtc="2021-10-08T17:40:00Z"/>
  <w16cex:commentExtensible w16cex:durableId="250AC928" w16cex:dateUtc="2021-10-08T17:42:00Z"/>
  <w16cex:commentExtensible w16cex:durableId="250D9FE5" w16cex:dateUtc="2021-10-10T21:22:00Z"/>
  <w16cex:commentExtensible w16cex:durableId="250AC93D" w16cex:dateUtc="2021-10-08T17:42:00Z"/>
  <w16cex:commentExtensible w16cex:durableId="250D9FEE" w16cex:dateUtc="2021-10-10T21:22:00Z"/>
  <w16cex:commentExtensible w16cex:durableId="250AD33C" w16cex:dateUtc="2021-10-08T18:25:00Z"/>
  <w16cex:commentExtensible w16cex:durableId="250DA064" w16cex:dateUtc="2021-10-10T21:24:00Z"/>
  <w16cex:commentExtensible w16cex:durableId="25157E59" w16cex:dateUtc="2021-10-16T20:37:00Z"/>
  <w16cex:commentExtensible w16cex:durableId="250AC95A" w16cex:dateUtc="2021-10-08T17:42:00Z"/>
  <w16cex:commentExtensible w16cex:durableId="250DA0A9" w16cex:dateUtc="2021-10-10T21:26:00Z"/>
  <w16cex:commentExtensible w16cex:durableId="24F33F83" w16cex:dateUtc="2021-09-20T21:12:00Z"/>
  <w16cex:commentExtensible w16cex:durableId="250AC97C" w16cex:dateUtc="2021-10-08T17:43:00Z"/>
  <w16cex:commentExtensible w16cex:durableId="250DA0B0" w16cex:dateUtc="2021-10-10T21:26:00Z"/>
  <w16cex:commentExtensible w16cex:durableId="250ACA5F" w16cex:dateUtc="2021-10-08T17:47:00Z"/>
  <w16cex:commentExtensible w16cex:durableId="250D7A24" w16cex:dateUtc="2021-10-10T18:41:00Z"/>
  <w16cex:commentExtensible w16cex:durableId="250ACA90" w16cex:dateUtc="2021-10-08T17:48:00Z"/>
  <w16cex:commentExtensible w16cex:durableId="250DA0E1" w16cex:dateUtc="2021-10-10T21:26:00Z"/>
  <w16cex:commentExtensible w16cex:durableId="250ACB6C" w16cex:dateUtc="2021-10-08T17:51:00Z"/>
  <w16cex:commentExtensible w16cex:durableId="250D8A5E" w16cex:dateUtc="2021-10-10T19:50:00Z"/>
  <w16cex:commentExtensible w16cex:durableId="250AD36D" w16cex:dateUtc="2021-10-08T18:25:00Z"/>
  <w16cex:commentExtensible w16cex:durableId="250D7AED" w16cex:dateUtc="2021-10-10T18:45:00Z"/>
  <w16cex:commentExtensible w16cex:durableId="250ACBD6" w16cex:dateUtc="2021-10-08T17:53:00Z"/>
  <w16cex:commentExtensible w16cex:durableId="250D7B0D" w16cex:dateUtc="2021-10-10T18:45:00Z"/>
  <w16cex:commentExtensible w16cex:durableId="250ACBF2" w16cex:dateUtc="2021-10-08T17:53:00Z"/>
  <w16cex:commentExtensible w16cex:durableId="250D7B41" w16cex:dateUtc="2021-10-10T18:46:00Z"/>
  <w16cex:commentExtensible w16cex:durableId="250AD437" w16cex:dateUtc="2021-10-08T18:29:00Z"/>
  <w16cex:commentExtensible w16cex:durableId="250D7C71" w16cex:dateUtc="2021-10-10T18:51:00Z"/>
  <w16cex:commentExtensible w16cex:durableId="25158074" w16cex:dateUtc="2021-10-16T20:46:00Z"/>
  <w16cex:commentExtensible w16cex:durableId="250AD4F5" w16cex:dateUtc="2021-10-08T18:32:00Z"/>
  <w16cex:commentExtensible w16cex:durableId="250DA147" w16cex:dateUtc="2021-10-10T21:28:00Z"/>
  <w16cex:commentExtensible w16cex:durableId="251580EC" w16cex:dateUtc="2021-10-16T20:48:00Z"/>
  <w16cex:commentExtensible w16cex:durableId="250ACED6" w16cex:dateUtc="2021-10-08T18:06:00Z"/>
  <w16cex:commentExtensible w16cex:durableId="250DA1A9" w16cex:dateUtc="2021-10-10T21:30:00Z"/>
  <w16cex:commentExtensible w16cex:durableId="251581A5" w16cex:dateUtc="2021-10-16T20:51:00Z"/>
  <w16cex:commentExtensible w16cex:durableId="251581F0" w16cex:dateUtc="2021-10-16T20:53:00Z"/>
  <w16cex:commentExtensible w16cex:durableId="250AD517" w16cex:dateUtc="2021-10-08T18:32:00Z"/>
  <w16cex:commentExtensible w16cex:durableId="250DA2F1" w16cex:dateUtc="2021-10-10T21:35:00Z"/>
  <w16cex:commentExtensible w16cex:durableId="25158301" w16cex:dateUtc="2021-10-16T20:57:00Z"/>
  <w16cex:commentExtensible w16cex:durableId="25158312" w16cex:dateUtc="2021-10-16T20:57:00Z"/>
  <w16cex:commentExtensible w16cex:durableId="250AD54A" w16cex:dateUtc="2021-10-08T18:33:00Z"/>
  <w16cex:commentExtensible w16cex:durableId="250DA341" w16cex:dateUtc="2021-10-10T21:37:00Z"/>
  <w16cex:commentExtensible w16cex:durableId="250ACF20" w16cex:dateUtc="2021-10-08T18:07:00Z"/>
  <w16cex:commentExtensible w16cex:durableId="250DA374" w16cex:dateUtc="2021-10-10T21:37:00Z"/>
  <w16cex:commentExtensible w16cex:durableId="250ACF5D" w16cex:dateUtc="2021-10-08T18:08:00Z"/>
  <w16cex:commentExtensible w16cex:durableId="250DA5BC" w16cex:dateUtc="2021-10-10T21:47:00Z"/>
  <w16cex:commentExtensible w16cex:durableId="25158411" w16cex:dateUtc="2021-10-16T21:02:00Z"/>
  <w16cex:commentExtensible w16cex:durableId="250ACF7C" w16cex:dateUtc="2021-10-08T18:09:00Z"/>
  <w16cex:commentExtensible w16cex:durableId="250DA5FF" w16cex:dateUtc="2021-10-10T21:48:00Z"/>
  <w16cex:commentExtensible w16cex:durableId="250AD5E9" w16cex:dateUtc="2021-10-08T18:36:00Z"/>
  <w16cex:commentExtensible w16cex:durableId="250DA606" w16cex:dateUtc="2021-10-10T21:48:00Z"/>
  <w16cex:commentExtensible w16cex:durableId="250ACFBF" w16cex:dateUtc="2021-10-08T18:10:00Z"/>
  <w16cex:commentExtensible w16cex:durableId="250DA680" w16cex:dateUtc="2021-10-10T21:50:00Z"/>
  <w16cex:commentExtensible w16cex:durableId="250ACFDE" w16cex:dateUtc="2021-10-08T18:10:00Z"/>
  <w16cex:commentExtensible w16cex:durableId="250ACFFB" w16cex:dateUtc="2021-10-08T18:11:00Z"/>
  <w16cex:commentExtensible w16cex:durableId="250DA71B" w16cex:dateUtc="2021-10-10T21:53:00Z"/>
  <w16cex:commentExtensible w16cex:durableId="251586B6" w16cex:dateUtc="2021-10-16T21:13:00Z"/>
  <w16cex:commentExtensible w16cex:durableId="250AD030" w16cex:dateUtc="2021-10-08T18:12:00Z"/>
  <w16cex:commentExtensible w16cex:durableId="250DA737" w16cex:dateUtc="2021-10-10T21:53:00Z"/>
  <w16cex:commentExtensible w16cex:durableId="250AD04E" w16cex:dateUtc="2021-10-08T18:12:00Z"/>
  <w16cex:commentExtensible w16cex:durableId="250D8923" w16cex:dateUtc="2021-10-10T19:45:00Z"/>
  <w16cex:commentExtensible w16cex:durableId="2515851D" w16cex:dateUtc="2021-10-16T21:06:00Z"/>
  <w16cex:commentExtensible w16cex:durableId="250AD084" w16cex:dateUtc="2021-10-08T18:13:00Z"/>
  <w16cex:commentExtensible w16cex:durableId="250D8950" w16cex:dateUtc="2021-10-10T19:46:00Z"/>
  <w16cex:commentExtensible w16cex:durableId="250AD602" w16cex:dateUtc="2021-10-08T18:36:00Z"/>
  <w16cex:commentExtensible w16cex:durableId="251585DE" w16cex:dateUtc="2021-10-16T21:09:00Z"/>
  <w16cex:commentExtensible w16cex:durableId="25158A4B" w16cex:dateUtc="2021-10-16T2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C475FA" w16cid:durableId="250AC440"/>
  <w16cid:commentId w16cid:paraId="0B304FF6" w16cid:durableId="250C4961"/>
  <w16cid:commentId w16cid:paraId="70A1FF9D" w16cid:durableId="250C7201"/>
  <w16cid:commentId w16cid:paraId="510423D8" w16cid:durableId="250C7253"/>
  <w16cid:commentId w16cid:paraId="6938A80F" w16cid:durableId="250C721B"/>
  <w16cid:commentId w16cid:paraId="1DC5A04D" w16cid:durableId="250C7288"/>
  <w16cid:commentId w16cid:paraId="3FD31FFC" w16cid:durableId="250C7235"/>
  <w16cid:commentId w16cid:paraId="35B98F9C" w16cid:durableId="250C7337"/>
  <w16cid:commentId w16cid:paraId="0D6BA82A" w16cid:durableId="2501A5CF"/>
  <w16cid:commentId w16cid:paraId="2BB00A70" w16cid:durableId="25019D66"/>
  <w16cid:commentId w16cid:paraId="3345A8C4" w16cid:durableId="250AD2AB"/>
  <w16cid:commentId w16cid:paraId="11CEB5DB" w16cid:durableId="250C4B21"/>
  <w16cid:commentId w16cid:paraId="4516F710" w16cid:durableId="251572F8"/>
  <w16cid:commentId w16cid:paraId="3A9C99B9" w16cid:durableId="2515736F"/>
  <w16cid:commentId w16cid:paraId="3CAE28BE" w16cid:durableId="25157397"/>
  <w16cid:commentId w16cid:paraId="40C85976" w16cid:durableId="251573F3"/>
  <w16cid:commentId w16cid:paraId="7087A05C" w16cid:durableId="2515740C"/>
  <w16cid:commentId w16cid:paraId="1567EC5A" w16cid:durableId="2501ACD0"/>
  <w16cid:commentId w16cid:paraId="79B590CD" w16cid:durableId="25019D7D"/>
  <w16cid:commentId w16cid:paraId="49171FBD" w16cid:durableId="25019DF6"/>
  <w16cid:commentId w16cid:paraId="0293A24E" w16cid:durableId="250C4C44"/>
  <w16cid:commentId w16cid:paraId="36DCD231" w16cid:durableId="2515742E"/>
  <w16cid:commentId w16cid:paraId="0832F3D2" w16cid:durableId="25157464"/>
  <w16cid:commentId w16cid:paraId="3E5E2B4C" w16cid:durableId="250AC60C"/>
  <w16cid:commentId w16cid:paraId="01F6378A" w16cid:durableId="250AC62D"/>
  <w16cid:commentId w16cid:paraId="0A4C721F" w16cid:durableId="250AC64C"/>
  <w16cid:commentId w16cid:paraId="739A8A91" w16cid:durableId="25019E21"/>
  <w16cid:commentId w16cid:paraId="7FAE272B" w16cid:durableId="250AC65D"/>
  <w16cid:commentId w16cid:paraId="50D758FB" w16cid:durableId="250C7359"/>
  <w16cid:commentId w16cid:paraId="0A195220" w16cid:durableId="250AC678"/>
  <w16cid:commentId w16cid:paraId="0C383EF0" w16cid:durableId="250C7368"/>
  <w16cid:commentId w16cid:paraId="572E447B" w16cid:durableId="250AE8BB"/>
  <w16cid:commentId w16cid:paraId="06A59BAA" w16cid:durableId="250C736E"/>
  <w16cid:commentId w16cid:paraId="7E6E66FD" w16cid:durableId="250AC6BE"/>
  <w16cid:commentId w16cid:paraId="6C1CA974" w16cid:durableId="250C737D"/>
  <w16cid:commentId w16cid:paraId="12BF3100" w16cid:durableId="251574F1"/>
  <w16cid:commentId w16cid:paraId="3BCE5699" w16cid:durableId="250AC6CF"/>
  <w16cid:commentId w16cid:paraId="040C12BD" w16cid:durableId="250C7385"/>
  <w16cid:commentId w16cid:paraId="12C3B5BA" w16cid:durableId="250AC6EC"/>
  <w16cid:commentId w16cid:paraId="7EED641E" w16cid:durableId="250C73B7"/>
  <w16cid:commentId w16cid:paraId="5306F17E" w16cid:durableId="250AD2E8"/>
  <w16cid:commentId w16cid:paraId="14A94E79" w16cid:durableId="250EF0BC"/>
  <w16cid:commentId w16cid:paraId="34ED80F1" w16cid:durableId="250AD2FF"/>
  <w16cid:commentId w16cid:paraId="2DFA8E5F" w16cid:durableId="250EF105"/>
  <w16cid:commentId w16cid:paraId="32E455E1" w16cid:durableId="251575F8"/>
  <w16cid:commentId w16cid:paraId="5195B2DB" w16cid:durableId="25157743"/>
  <w16cid:commentId w16cid:paraId="0566B839" w16cid:durableId="2515776D"/>
  <w16cid:commentId w16cid:paraId="0A35A3B1" w16cid:durableId="251577A0"/>
  <w16cid:commentId w16cid:paraId="71ECF913" w16cid:durableId="250AC709"/>
  <w16cid:commentId w16cid:paraId="0A9370E4" w16cid:durableId="250D9D46"/>
  <w16cid:commentId w16cid:paraId="3E402E05" w16cid:durableId="250AC731"/>
  <w16cid:commentId w16cid:paraId="718C94AE" w16cid:durableId="250D9D2C"/>
  <w16cid:commentId w16cid:paraId="500A18A3" w16cid:durableId="250AC816"/>
  <w16cid:commentId w16cid:paraId="082E132A" w16cid:durableId="250D9E73"/>
  <w16cid:commentId w16cid:paraId="02D96D99" w16cid:durableId="25157812"/>
  <w16cid:commentId w16cid:paraId="47CC0520" w16cid:durableId="25157BC9"/>
  <w16cid:commentId w16cid:paraId="5E027C84" w16cid:durableId="250AC83E"/>
  <w16cid:commentId w16cid:paraId="5FBE50F9" w16cid:durableId="250D9EAF"/>
  <w16cid:commentId w16cid:paraId="4D1A6B44" w16cid:durableId="250AC861"/>
  <w16cid:commentId w16cid:paraId="46D9E61A" w16cid:durableId="250D9F5B"/>
  <w16cid:commentId w16cid:paraId="3DF669F7" w16cid:durableId="25157D45"/>
  <w16cid:commentId w16cid:paraId="7B72D0FA" w16cid:durableId="25157D2B"/>
  <w16cid:commentId w16cid:paraId="2A4A74B5" w16cid:durableId="250AC8B3"/>
  <w16cid:commentId w16cid:paraId="1E71731C" w16cid:durableId="250D9F8E"/>
  <w16cid:commentId w16cid:paraId="3BEC69D2" w16cid:durableId="250AC8D5"/>
  <w16cid:commentId w16cid:paraId="236AB02A" w16cid:durableId="250AC928"/>
  <w16cid:commentId w16cid:paraId="18F42BCF" w16cid:durableId="250D9FE5"/>
  <w16cid:commentId w16cid:paraId="48E71D1E" w16cid:durableId="250AC93D"/>
  <w16cid:commentId w16cid:paraId="3DEE81A9" w16cid:durableId="250D9FEE"/>
  <w16cid:commentId w16cid:paraId="0E07EE0E" w16cid:durableId="250AD33C"/>
  <w16cid:commentId w16cid:paraId="5E018CA8" w16cid:durableId="250DA064"/>
  <w16cid:commentId w16cid:paraId="20DE5C53" w16cid:durableId="25157E59"/>
  <w16cid:commentId w16cid:paraId="3117DF6D" w16cid:durableId="250AC95A"/>
  <w16cid:commentId w16cid:paraId="11F605BE" w16cid:durableId="250DA0A9"/>
  <w16cid:commentId w16cid:paraId="741008F5" w16cid:durableId="24F33F83"/>
  <w16cid:commentId w16cid:paraId="0CF17C99" w16cid:durableId="250AC97C"/>
  <w16cid:commentId w16cid:paraId="7A82646A" w16cid:durableId="250DA0B0"/>
  <w16cid:commentId w16cid:paraId="5B86C1E2" w16cid:durableId="250ACA5F"/>
  <w16cid:commentId w16cid:paraId="26AB6B90" w16cid:durableId="250D7A24"/>
  <w16cid:commentId w16cid:paraId="17A3B10F" w16cid:durableId="250ACA90"/>
  <w16cid:commentId w16cid:paraId="6E11856F" w16cid:durableId="250DA0E1"/>
  <w16cid:commentId w16cid:paraId="7DC7FFF3" w16cid:durableId="250ACB6C"/>
  <w16cid:commentId w16cid:paraId="4286C70C" w16cid:durableId="250D8A5E"/>
  <w16cid:commentId w16cid:paraId="1FFC482A" w16cid:durableId="250AD36D"/>
  <w16cid:commentId w16cid:paraId="4534B3BB" w16cid:durableId="250D7AED"/>
  <w16cid:commentId w16cid:paraId="517F2B24" w16cid:durableId="250ACBD6"/>
  <w16cid:commentId w16cid:paraId="5B2B6EFA" w16cid:durableId="250D7B0D"/>
  <w16cid:commentId w16cid:paraId="658D4158" w16cid:durableId="250ACBF2"/>
  <w16cid:commentId w16cid:paraId="1A55A57A" w16cid:durableId="250D7B41"/>
  <w16cid:commentId w16cid:paraId="2BB9152F" w16cid:durableId="250AD437"/>
  <w16cid:commentId w16cid:paraId="66C3BAB6" w16cid:durableId="250D7C71"/>
  <w16cid:commentId w16cid:paraId="72ECF3B0" w16cid:durableId="25158074"/>
  <w16cid:commentId w16cid:paraId="08ACCEBC" w16cid:durableId="250AD4F5"/>
  <w16cid:commentId w16cid:paraId="70C1E5E5" w16cid:durableId="250DA147"/>
  <w16cid:commentId w16cid:paraId="3EA6DC39" w16cid:durableId="251580EC"/>
  <w16cid:commentId w16cid:paraId="702E46A2" w16cid:durableId="250ACED6"/>
  <w16cid:commentId w16cid:paraId="3F8CBC66" w16cid:durableId="250DA1A9"/>
  <w16cid:commentId w16cid:paraId="77035C57" w16cid:durableId="251581A5"/>
  <w16cid:commentId w16cid:paraId="09693F0F" w16cid:durableId="251581F0"/>
  <w16cid:commentId w16cid:paraId="0B0156D2" w16cid:durableId="250AD517"/>
  <w16cid:commentId w16cid:paraId="57EC9861" w16cid:durableId="250DA2F1"/>
  <w16cid:commentId w16cid:paraId="2C5BA2F0" w16cid:durableId="25158301"/>
  <w16cid:commentId w16cid:paraId="4FF33C48" w16cid:durableId="25158312"/>
  <w16cid:commentId w16cid:paraId="6C82F20A" w16cid:durableId="250AD54A"/>
  <w16cid:commentId w16cid:paraId="15271954" w16cid:durableId="250DA341"/>
  <w16cid:commentId w16cid:paraId="309A0638" w16cid:durableId="250ACF20"/>
  <w16cid:commentId w16cid:paraId="79AB205B" w16cid:durableId="250DA374"/>
  <w16cid:commentId w16cid:paraId="09BAF057" w16cid:durableId="250ACF5D"/>
  <w16cid:commentId w16cid:paraId="65978C75" w16cid:durableId="250DA5BC"/>
  <w16cid:commentId w16cid:paraId="01D5CA93" w16cid:durableId="25158411"/>
  <w16cid:commentId w16cid:paraId="6605F658" w16cid:durableId="250ACF7C"/>
  <w16cid:commentId w16cid:paraId="0F9B93D3" w16cid:durableId="250DA5FF"/>
  <w16cid:commentId w16cid:paraId="6E11B40E" w16cid:durableId="250AD5E9"/>
  <w16cid:commentId w16cid:paraId="756121C1" w16cid:durableId="250DA606"/>
  <w16cid:commentId w16cid:paraId="4B11BF36" w16cid:durableId="250ACFBF"/>
  <w16cid:commentId w16cid:paraId="6A9539C3" w16cid:durableId="250DA680"/>
  <w16cid:commentId w16cid:paraId="467A447C" w16cid:durableId="250ACFDE"/>
  <w16cid:commentId w16cid:paraId="7E072F82" w16cid:durableId="250ACFFB"/>
  <w16cid:commentId w16cid:paraId="7A74007F" w16cid:durableId="250DA71B"/>
  <w16cid:commentId w16cid:paraId="3857E752" w16cid:durableId="251586B6"/>
  <w16cid:commentId w16cid:paraId="160EE526" w16cid:durableId="250AD030"/>
  <w16cid:commentId w16cid:paraId="5D02F8FA" w16cid:durableId="250DA737"/>
  <w16cid:commentId w16cid:paraId="77ED0F20" w16cid:durableId="250AD04E"/>
  <w16cid:commentId w16cid:paraId="25E8E84F" w16cid:durableId="250D8923"/>
  <w16cid:commentId w16cid:paraId="6888AC79" w16cid:durableId="2515851D"/>
  <w16cid:commentId w16cid:paraId="7945410F" w16cid:durableId="250AD084"/>
  <w16cid:commentId w16cid:paraId="3386D4F0" w16cid:durableId="250D8950"/>
  <w16cid:commentId w16cid:paraId="0EE43D9C" w16cid:durableId="250AD602"/>
  <w16cid:commentId w16cid:paraId="433412F8" w16cid:durableId="251585DE"/>
  <w16cid:commentId w16cid:paraId="532C0327" w16cid:durableId="25158A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C897C" w14:textId="77777777" w:rsidR="002133E7" w:rsidRDefault="002133E7" w:rsidP="00EF63F8">
      <w:r>
        <w:separator/>
      </w:r>
    </w:p>
  </w:endnote>
  <w:endnote w:type="continuationSeparator" w:id="0">
    <w:p w14:paraId="45ABF361" w14:textId="77777777" w:rsidR="002133E7" w:rsidRDefault="002133E7" w:rsidP="00EF63F8">
      <w:r>
        <w:continuationSeparator/>
      </w:r>
    </w:p>
  </w:endnote>
  <w:endnote w:type="continuationNotice" w:id="1">
    <w:p w14:paraId="7ACF73E5" w14:textId="77777777" w:rsidR="002133E7" w:rsidRDefault="002133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Liberation Serif">
    <w:panose1 w:val="020B0604020202020204"/>
    <w:charset w:val="00"/>
    <w:family w:val="roman"/>
    <w:notTrueType/>
    <w:pitch w:val="default"/>
  </w:font>
  <w:font w:name="AR PL SungtiL GB">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3" w14:textId="540EEFC1" w:rsidR="004D045E" w:rsidRDefault="004D045E" w:rsidP="00EF63F8">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53FC4446" w:rsidR="004D045E" w:rsidRDefault="004D045E" w:rsidP="00EF63F8">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5B91E" w14:textId="77777777" w:rsidR="002133E7" w:rsidRDefault="002133E7" w:rsidP="00EF63F8">
      <w:r>
        <w:separator/>
      </w:r>
    </w:p>
  </w:footnote>
  <w:footnote w:type="continuationSeparator" w:id="0">
    <w:p w14:paraId="61EE6F08" w14:textId="77777777" w:rsidR="002133E7" w:rsidRDefault="002133E7" w:rsidP="00EF63F8">
      <w:r>
        <w:continuationSeparator/>
      </w:r>
    </w:p>
  </w:footnote>
  <w:footnote w:type="continuationNotice" w:id="1">
    <w:p w14:paraId="4541D0E2" w14:textId="77777777" w:rsidR="002133E7" w:rsidRDefault="002133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1DF00" w14:textId="77777777" w:rsidR="00EA4A4F" w:rsidRDefault="00EA4A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4391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EB201E3"/>
    <w:multiLevelType w:val="multilevel"/>
    <w:tmpl w:val="699E6E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20451F51"/>
    <w:multiLevelType w:val="multilevel"/>
    <w:tmpl w:val="C7B64D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3C70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80A20"/>
    <w:multiLevelType w:val="multilevel"/>
    <w:tmpl w:val="5B7284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55789D"/>
    <w:multiLevelType w:val="hybridMultilevel"/>
    <w:tmpl w:val="F1B69CE8"/>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9279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4"/>
  </w:num>
  <w:num w:numId="4">
    <w:abstractNumId w:val="1"/>
  </w:num>
  <w:num w:numId="5">
    <w:abstractNumId w:val="7"/>
  </w:num>
  <w:num w:numId="6">
    <w:abstractNumId w:val="5"/>
  </w:num>
  <w:num w:numId="7">
    <w:abstractNumId w:val="0"/>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Fuchsman">
    <w15:presenceInfo w15:providerId="Windows Live" w15:userId="1523ea9eeb726afd"/>
  </w15:person>
  <w15:person w15:author="Jacob Cram">
    <w15:presenceInfo w15:providerId="Windows Live" w15:userId="88cdf0670b7003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40243"/>
    <w:rsid w:val="00053372"/>
    <w:rsid w:val="000604AF"/>
    <w:rsid w:val="000703E1"/>
    <w:rsid w:val="00074D11"/>
    <w:rsid w:val="00084CDA"/>
    <w:rsid w:val="00090509"/>
    <w:rsid w:val="00096348"/>
    <w:rsid w:val="000A079F"/>
    <w:rsid w:val="000A13CB"/>
    <w:rsid w:val="000B157A"/>
    <w:rsid w:val="000C31EB"/>
    <w:rsid w:val="000D0C72"/>
    <w:rsid w:val="000D7D0D"/>
    <w:rsid w:val="000E1329"/>
    <w:rsid w:val="000E6C9F"/>
    <w:rsid w:val="000F1AA1"/>
    <w:rsid w:val="0010137C"/>
    <w:rsid w:val="00104E87"/>
    <w:rsid w:val="00107A2B"/>
    <w:rsid w:val="00107BA2"/>
    <w:rsid w:val="0012007C"/>
    <w:rsid w:val="0013126F"/>
    <w:rsid w:val="00132F5F"/>
    <w:rsid w:val="00144112"/>
    <w:rsid w:val="0014548D"/>
    <w:rsid w:val="00151153"/>
    <w:rsid w:val="0016545B"/>
    <w:rsid w:val="001854EC"/>
    <w:rsid w:val="00196DAA"/>
    <w:rsid w:val="001A4D90"/>
    <w:rsid w:val="001A5B17"/>
    <w:rsid w:val="001D4A91"/>
    <w:rsid w:val="001D5A15"/>
    <w:rsid w:val="001E5AB9"/>
    <w:rsid w:val="001F2172"/>
    <w:rsid w:val="001F5865"/>
    <w:rsid w:val="001F723E"/>
    <w:rsid w:val="002015AD"/>
    <w:rsid w:val="002133E7"/>
    <w:rsid w:val="00221924"/>
    <w:rsid w:val="00230576"/>
    <w:rsid w:val="00234915"/>
    <w:rsid w:val="00251AEE"/>
    <w:rsid w:val="002922A3"/>
    <w:rsid w:val="002A603B"/>
    <w:rsid w:val="002B345B"/>
    <w:rsid w:val="002C3808"/>
    <w:rsid w:val="002C7BFF"/>
    <w:rsid w:val="002D151D"/>
    <w:rsid w:val="002D7D93"/>
    <w:rsid w:val="002F10A3"/>
    <w:rsid w:val="002F2E8D"/>
    <w:rsid w:val="00304B9F"/>
    <w:rsid w:val="00314489"/>
    <w:rsid w:val="00315ACC"/>
    <w:rsid w:val="00331E8F"/>
    <w:rsid w:val="00370021"/>
    <w:rsid w:val="00374C9F"/>
    <w:rsid w:val="003837A3"/>
    <w:rsid w:val="003936E9"/>
    <w:rsid w:val="00394613"/>
    <w:rsid w:val="00395E7B"/>
    <w:rsid w:val="003A7C5E"/>
    <w:rsid w:val="003B367B"/>
    <w:rsid w:val="003B6974"/>
    <w:rsid w:val="003C1A71"/>
    <w:rsid w:val="003D07DB"/>
    <w:rsid w:val="003D3B05"/>
    <w:rsid w:val="004143EC"/>
    <w:rsid w:val="004166A6"/>
    <w:rsid w:val="00416C6A"/>
    <w:rsid w:val="004309D9"/>
    <w:rsid w:val="00456C5B"/>
    <w:rsid w:val="00465E9E"/>
    <w:rsid w:val="00471E14"/>
    <w:rsid w:val="004A31AF"/>
    <w:rsid w:val="004A476E"/>
    <w:rsid w:val="004A766D"/>
    <w:rsid w:val="004C1232"/>
    <w:rsid w:val="004C1D61"/>
    <w:rsid w:val="004D045E"/>
    <w:rsid w:val="004D07E5"/>
    <w:rsid w:val="004D5B12"/>
    <w:rsid w:val="004F02F7"/>
    <w:rsid w:val="004F704B"/>
    <w:rsid w:val="005126F3"/>
    <w:rsid w:val="005127C5"/>
    <w:rsid w:val="00537C42"/>
    <w:rsid w:val="00540071"/>
    <w:rsid w:val="00546A5D"/>
    <w:rsid w:val="005475B7"/>
    <w:rsid w:val="00557691"/>
    <w:rsid w:val="00565178"/>
    <w:rsid w:val="005925A7"/>
    <w:rsid w:val="005A319B"/>
    <w:rsid w:val="005B08B6"/>
    <w:rsid w:val="005B22A5"/>
    <w:rsid w:val="005C212A"/>
    <w:rsid w:val="005C5FA3"/>
    <w:rsid w:val="005C68C5"/>
    <w:rsid w:val="005D2833"/>
    <w:rsid w:val="005D4310"/>
    <w:rsid w:val="005E0393"/>
    <w:rsid w:val="005F1A13"/>
    <w:rsid w:val="005F35A0"/>
    <w:rsid w:val="005F4022"/>
    <w:rsid w:val="005F4E9C"/>
    <w:rsid w:val="00601FA1"/>
    <w:rsid w:val="006065A2"/>
    <w:rsid w:val="006330F2"/>
    <w:rsid w:val="0063459C"/>
    <w:rsid w:val="006444C6"/>
    <w:rsid w:val="00663009"/>
    <w:rsid w:val="00663AD4"/>
    <w:rsid w:val="0067346A"/>
    <w:rsid w:val="006932EA"/>
    <w:rsid w:val="006A4DDD"/>
    <w:rsid w:val="006A6A8E"/>
    <w:rsid w:val="006B0287"/>
    <w:rsid w:val="006B6197"/>
    <w:rsid w:val="006C550D"/>
    <w:rsid w:val="006E0668"/>
    <w:rsid w:val="006E5628"/>
    <w:rsid w:val="007113DF"/>
    <w:rsid w:val="00712F66"/>
    <w:rsid w:val="0072460B"/>
    <w:rsid w:val="007262B8"/>
    <w:rsid w:val="0073043C"/>
    <w:rsid w:val="0073524B"/>
    <w:rsid w:val="007424E6"/>
    <w:rsid w:val="00743FA3"/>
    <w:rsid w:val="00746CA9"/>
    <w:rsid w:val="00750A5E"/>
    <w:rsid w:val="00764227"/>
    <w:rsid w:val="00777545"/>
    <w:rsid w:val="00790C98"/>
    <w:rsid w:val="0079676E"/>
    <w:rsid w:val="007B2156"/>
    <w:rsid w:val="007B69A1"/>
    <w:rsid w:val="007C701C"/>
    <w:rsid w:val="007D3102"/>
    <w:rsid w:val="007E19EE"/>
    <w:rsid w:val="007E40D6"/>
    <w:rsid w:val="007F5D16"/>
    <w:rsid w:val="008072AE"/>
    <w:rsid w:val="0082101C"/>
    <w:rsid w:val="00822226"/>
    <w:rsid w:val="0082235D"/>
    <w:rsid w:val="00834477"/>
    <w:rsid w:val="008422C4"/>
    <w:rsid w:val="00867E44"/>
    <w:rsid w:val="00870FBD"/>
    <w:rsid w:val="00871393"/>
    <w:rsid w:val="008733EE"/>
    <w:rsid w:val="0088755D"/>
    <w:rsid w:val="00896D66"/>
    <w:rsid w:val="008A2265"/>
    <w:rsid w:val="008A4608"/>
    <w:rsid w:val="008C51C0"/>
    <w:rsid w:val="008C52A6"/>
    <w:rsid w:val="008E544D"/>
    <w:rsid w:val="00911372"/>
    <w:rsid w:val="00911970"/>
    <w:rsid w:val="00913083"/>
    <w:rsid w:val="00914454"/>
    <w:rsid w:val="00916A13"/>
    <w:rsid w:val="0092007E"/>
    <w:rsid w:val="0092306E"/>
    <w:rsid w:val="00935759"/>
    <w:rsid w:val="0095032E"/>
    <w:rsid w:val="00950C44"/>
    <w:rsid w:val="00955F05"/>
    <w:rsid w:val="0097511A"/>
    <w:rsid w:val="009942FC"/>
    <w:rsid w:val="009A3929"/>
    <w:rsid w:val="009A6364"/>
    <w:rsid w:val="009B2BA7"/>
    <w:rsid w:val="009B7381"/>
    <w:rsid w:val="009C493F"/>
    <w:rsid w:val="009C79F1"/>
    <w:rsid w:val="009E1DA2"/>
    <w:rsid w:val="009E7DEC"/>
    <w:rsid w:val="009F1B72"/>
    <w:rsid w:val="00A250C2"/>
    <w:rsid w:val="00A35D9B"/>
    <w:rsid w:val="00A51923"/>
    <w:rsid w:val="00A70C29"/>
    <w:rsid w:val="00A83497"/>
    <w:rsid w:val="00A87914"/>
    <w:rsid w:val="00A935E8"/>
    <w:rsid w:val="00AD7CB1"/>
    <w:rsid w:val="00B04B63"/>
    <w:rsid w:val="00B05390"/>
    <w:rsid w:val="00B15C4F"/>
    <w:rsid w:val="00B22615"/>
    <w:rsid w:val="00B25AB1"/>
    <w:rsid w:val="00B3090F"/>
    <w:rsid w:val="00B33156"/>
    <w:rsid w:val="00B42C8F"/>
    <w:rsid w:val="00B52614"/>
    <w:rsid w:val="00B61FFF"/>
    <w:rsid w:val="00B73EBD"/>
    <w:rsid w:val="00B87896"/>
    <w:rsid w:val="00B92929"/>
    <w:rsid w:val="00B945FB"/>
    <w:rsid w:val="00B9482F"/>
    <w:rsid w:val="00BB601D"/>
    <w:rsid w:val="00BF6DCA"/>
    <w:rsid w:val="00C064B6"/>
    <w:rsid w:val="00C201F4"/>
    <w:rsid w:val="00C204FE"/>
    <w:rsid w:val="00C36FCD"/>
    <w:rsid w:val="00C42B62"/>
    <w:rsid w:val="00C53904"/>
    <w:rsid w:val="00C62272"/>
    <w:rsid w:val="00C66B70"/>
    <w:rsid w:val="00C92D2E"/>
    <w:rsid w:val="00CB548C"/>
    <w:rsid w:val="00CB5B16"/>
    <w:rsid w:val="00CC1484"/>
    <w:rsid w:val="00CD1400"/>
    <w:rsid w:val="00CE0605"/>
    <w:rsid w:val="00CE3BC7"/>
    <w:rsid w:val="00CE3F36"/>
    <w:rsid w:val="00CE44D1"/>
    <w:rsid w:val="00CF29F2"/>
    <w:rsid w:val="00CF7CA5"/>
    <w:rsid w:val="00D17443"/>
    <w:rsid w:val="00D26EBD"/>
    <w:rsid w:val="00D357C6"/>
    <w:rsid w:val="00D63462"/>
    <w:rsid w:val="00D71F10"/>
    <w:rsid w:val="00D84B71"/>
    <w:rsid w:val="00D87184"/>
    <w:rsid w:val="00D95952"/>
    <w:rsid w:val="00DA0A01"/>
    <w:rsid w:val="00DA683F"/>
    <w:rsid w:val="00DA6C1E"/>
    <w:rsid w:val="00DA717E"/>
    <w:rsid w:val="00DB0405"/>
    <w:rsid w:val="00DB0CA9"/>
    <w:rsid w:val="00DC0708"/>
    <w:rsid w:val="00DC428E"/>
    <w:rsid w:val="00DD1F8F"/>
    <w:rsid w:val="00DF000B"/>
    <w:rsid w:val="00DF46B2"/>
    <w:rsid w:val="00E041A0"/>
    <w:rsid w:val="00E1732C"/>
    <w:rsid w:val="00E17767"/>
    <w:rsid w:val="00E442E8"/>
    <w:rsid w:val="00E44B45"/>
    <w:rsid w:val="00E54B3D"/>
    <w:rsid w:val="00E6094A"/>
    <w:rsid w:val="00E63D2A"/>
    <w:rsid w:val="00E8008B"/>
    <w:rsid w:val="00E82633"/>
    <w:rsid w:val="00EA4A4F"/>
    <w:rsid w:val="00EC03A9"/>
    <w:rsid w:val="00EC3855"/>
    <w:rsid w:val="00ED16AC"/>
    <w:rsid w:val="00EE494A"/>
    <w:rsid w:val="00EF63F8"/>
    <w:rsid w:val="00F06FFB"/>
    <w:rsid w:val="00F141C6"/>
    <w:rsid w:val="00F63D5B"/>
    <w:rsid w:val="00F71511"/>
    <w:rsid w:val="00F80BE4"/>
    <w:rsid w:val="00F8193E"/>
    <w:rsid w:val="00F94AB5"/>
    <w:rsid w:val="00FA164D"/>
    <w:rsid w:val="00FB49F2"/>
    <w:rsid w:val="00FB55D6"/>
    <w:rsid w:val="00FD75C4"/>
    <w:rsid w:val="00FE24B9"/>
    <w:rsid w:val="00FE6E28"/>
    <w:rsid w:val="00FF473F"/>
    <w:rsid w:val="00FF6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3F8"/>
    <w:pPr>
      <w:spacing w:line="360" w:lineRule="auto"/>
    </w:pPr>
  </w:style>
  <w:style w:type="paragraph" w:styleId="Heading1">
    <w:name w:val="heading 1"/>
    <w:basedOn w:val="Normal"/>
    <w:next w:val="Normal"/>
    <w:uiPriority w:val="9"/>
    <w:qFormat/>
    <w:rsid w:val="00C42B62"/>
    <w:pPr>
      <w:keepNext/>
      <w:keepLines/>
      <w:numPr>
        <w:numId w:val="7"/>
      </w:numPr>
      <w:spacing w:before="100" w:after="40"/>
      <w:outlineLvl w:val="0"/>
    </w:pPr>
    <w:rPr>
      <w:b/>
      <w:i/>
      <w:sz w:val="36"/>
      <w:szCs w:val="36"/>
    </w:rPr>
  </w:style>
  <w:style w:type="paragraph" w:styleId="Heading2">
    <w:name w:val="heading 2"/>
    <w:basedOn w:val="Normal"/>
    <w:next w:val="Normal"/>
    <w:uiPriority w:val="9"/>
    <w:unhideWhenUsed/>
    <w:qFormat/>
    <w:rsid w:val="00C42B62"/>
    <w:pPr>
      <w:keepNext/>
      <w:keepLines/>
      <w:numPr>
        <w:ilvl w:val="1"/>
        <w:numId w:val="7"/>
      </w:numPr>
      <w:spacing w:before="60" w:after="40"/>
      <w:outlineLvl w:val="1"/>
    </w:pPr>
    <w:rPr>
      <w:b/>
      <w:sz w:val="28"/>
      <w:szCs w:val="28"/>
    </w:rPr>
  </w:style>
  <w:style w:type="paragraph" w:styleId="Heading3">
    <w:name w:val="heading 3"/>
    <w:basedOn w:val="Normal"/>
    <w:next w:val="Normal"/>
    <w:uiPriority w:val="9"/>
    <w:unhideWhenUsed/>
    <w:qFormat/>
    <w:rsid w:val="00E259D7"/>
    <w:pPr>
      <w:numPr>
        <w:ilvl w:val="2"/>
        <w:numId w:val="7"/>
      </w:numPr>
      <w:outlineLvl w:val="2"/>
    </w:pPr>
    <w:rPr>
      <w:b/>
    </w:rPr>
  </w:style>
  <w:style w:type="paragraph" w:styleId="Heading4">
    <w:name w:val="heading 4"/>
    <w:basedOn w:val="Heading1"/>
    <w:next w:val="Normal"/>
    <w:uiPriority w:val="9"/>
    <w:unhideWhenUsed/>
    <w:qFormat/>
    <w:rsid w:val="00B25AB1"/>
    <w:pPr>
      <w:numPr>
        <w:ilvl w:val="3"/>
      </w:numPr>
      <w:outlineLvl w:val="3"/>
    </w:pPr>
  </w:style>
  <w:style w:type="paragraph" w:styleId="Heading5">
    <w:name w:val="heading 5"/>
    <w:basedOn w:val="Normal"/>
    <w:next w:val="Normal"/>
    <w:uiPriority w:val="9"/>
    <w:semiHidden/>
    <w:unhideWhenUsed/>
    <w:qFormat/>
    <w:pPr>
      <w:keepNext/>
      <w:keepLines/>
      <w:numPr>
        <w:ilvl w:val="4"/>
        <w:numId w:val="7"/>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7"/>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A603B"/>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A603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603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spacing w:after="0" w:line="480" w:lineRule="auto"/>
      <w:ind w:left="720" w:hanging="720"/>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unhideWhenUsed/>
    <w:rsid w:val="006A14EB"/>
    <w:rPr>
      <w:sz w:val="20"/>
      <w:szCs w:val="20"/>
    </w:rPr>
  </w:style>
  <w:style w:type="character" w:customStyle="1" w:styleId="CommentTextChar">
    <w:name w:val="Comment Text Char"/>
    <w:basedOn w:val="DefaultParagraphFont"/>
    <w:link w:val="CommentText"/>
    <w:uiPriority w:val="99"/>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B2BA7"/>
    <w:rPr>
      <w:color w:val="605E5C"/>
      <w:shd w:val="clear" w:color="auto" w:fill="E1DFDD"/>
    </w:rPr>
  </w:style>
  <w:style w:type="character" w:customStyle="1" w:styleId="Heading7Char">
    <w:name w:val="Heading 7 Char"/>
    <w:basedOn w:val="DefaultParagraphFont"/>
    <w:link w:val="Heading7"/>
    <w:uiPriority w:val="9"/>
    <w:semiHidden/>
    <w:rsid w:val="002A603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A60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603B"/>
    <w:rPr>
      <w:rFonts w:asciiTheme="majorHAnsi" w:eastAsiaTheme="majorEastAsia" w:hAnsiTheme="majorHAnsi" w:cstheme="majorBidi"/>
      <w:i/>
      <w:iCs/>
      <w:color w:val="272727" w:themeColor="text1" w:themeTint="D8"/>
      <w:sz w:val="21"/>
      <w:szCs w:val="21"/>
    </w:rPr>
  </w:style>
  <w:style w:type="character" w:styleId="LineNumber">
    <w:name w:val="line number"/>
    <w:basedOn w:val="DefaultParagraphFont"/>
    <w:uiPriority w:val="99"/>
    <w:semiHidden/>
    <w:unhideWhenUsed/>
    <w:rsid w:val="00EF63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Props1.xml><?xml version="1.0" encoding="utf-8"?>
<ds:datastoreItem xmlns:ds="http://schemas.openxmlformats.org/officeDocument/2006/customXml" ds:itemID="{7401EDC8-CADF-4E2A-B460-1E4D5D427F1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41</Pages>
  <Words>77626</Words>
  <Characters>442474</Characters>
  <Application>Microsoft Office Word</Application>
  <DocSecurity>0</DocSecurity>
  <Lines>3687</Lines>
  <Paragraphs>1038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Clara Fuchsman</cp:lastModifiedBy>
  <cp:revision>8</cp:revision>
  <dcterms:created xsi:type="dcterms:W3CDTF">2021-10-08T17:21:00Z</dcterms:created>
  <dcterms:modified xsi:type="dcterms:W3CDTF">2021-10-16T21:29:00Z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id="kjg478ly"/&gt;&lt;style id="http://www.zotero.org/styles/american-geophysical-union" hasBibliography="1" bibliographyStyleHasBeenSet="1"/&gt;&lt;prefs&gt;&lt;pref name="fieldType" value="Field"/&gt;&lt;pref name="auto</vt:lpwstr>
  </property>
  <property fmtid="{D5CDD505-2E9C-101B-9397-08002B2CF9AE}" pid="3" name="ZOTERO_PREF_2">
    <vt:lpwstr>maticJournalAbbreviations" value="true"/&gt;&lt;pref name="dontAskDelayCitationUpdates" value="true"/&gt;&lt;/prefs&gt;&lt;/data&gt;</vt:lpwstr>
  </property>
</Properties>
</file>