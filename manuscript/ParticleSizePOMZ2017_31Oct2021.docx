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6349BAE6" w:rsidR="007B69A1" w:rsidRDefault="007B69A1" w:rsidP="00EF63F8">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2231E42B" w:rsidR="00104E87" w:rsidRDefault="00E80937" w:rsidP="00EF63F8">
      <w:ins w:id="2" w:author="Jacob Cram" w:date="2021-10-30T05:26:00Z">
        <w:r>
          <w:t>30</w:t>
        </w:r>
      </w:ins>
      <w:del w:id="3" w:author="Jacob Cram" w:date="2021-10-30T05:26:00Z">
        <w:r w:rsidR="00935759" w:rsidDel="00E80937">
          <w:delText>2</w:delText>
        </w:r>
        <w:r w:rsidR="00DC0708" w:rsidDel="00E80937">
          <w:delText>8</w:delText>
        </w:r>
      </w:del>
      <w:r w:rsidR="004D045E">
        <w:t xml:space="preserve"> </w:t>
      </w:r>
      <w:ins w:id="4" w:author="Jacob Cram" w:date="2021-10-30T05:26:00Z">
        <w:r>
          <w:t>October</w:t>
        </w:r>
      </w:ins>
      <w:del w:id="5" w:author="Jacob Cram" w:date="2021-10-30T05:26:00Z">
        <w:r w:rsidR="004D045E" w:rsidDel="00E80937">
          <w:delText>May</w:delText>
        </w:r>
      </w:del>
      <w:r w:rsidR="004D045E">
        <w:t xml:space="preserve"> 2021</w:t>
      </w:r>
    </w:p>
    <w:p w14:paraId="00000007" w14:textId="21094707" w:rsidR="00104E87" w:rsidRPr="00D357C6" w:rsidRDefault="004D045E" w:rsidP="00EF63F8">
      <w:pPr>
        <w:rPr>
          <w:vertAlign w:val="subscript"/>
        </w:rPr>
      </w:pPr>
      <w:bookmarkStart w:id="6" w:name="bookmark=id.gjdgxs" w:colFirst="0" w:colLast="0"/>
      <w:bookmarkStart w:id="7" w:name="_Hlk71628074"/>
      <w:bookmarkEnd w:id="6"/>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7"/>
    </w:p>
    <w:p w14:paraId="0000000F" w14:textId="77777777" w:rsidR="00104E87" w:rsidRDefault="004D045E" w:rsidP="00EF63F8">
      <w:pPr>
        <w:pStyle w:val="Heading1"/>
      </w:pPr>
      <w:bookmarkStart w:id="8" w:name="bookmark=id.30j0zll" w:colFirst="0" w:colLast="0"/>
      <w:bookmarkEnd w:id="8"/>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9" w:name="bookmark=id.1fob9te" w:colFirst="0" w:colLast="0"/>
      <w:bookmarkEnd w:id="9"/>
      <w:r w:rsidRPr="00B25AB1">
        <w:lastRenderedPageBreak/>
        <w:t>Abstract</w:t>
      </w:r>
    </w:p>
    <w:p w14:paraId="00000014" w14:textId="6C51E1E9" w:rsidR="00104E87" w:rsidRPr="00EF63F8" w:rsidRDefault="004D045E" w:rsidP="00EF63F8">
      <w:r w:rsidRPr="00EF63F8">
        <w:t xml:space="preserve">Models and observations suggest that particle flux attenuation is lower across the mesopelagic zone of anoxic environments compared to oxic </w:t>
      </w:r>
      <w:ins w:id="10" w:author="Clara Fuchsman" w:date="2021-10-16T15:41:00Z">
        <w:r w:rsidR="00E8008B" w:rsidRPr="00EF63F8">
          <w:t>environments</w:t>
        </w:r>
      </w:ins>
      <w:del w:id="11" w:author="Clara Fuchsman" w:date="2021-10-16T15:41:00Z">
        <w:r w:rsidRPr="00EF63F8">
          <w:delText>ones</w:delText>
        </w:r>
      </w:del>
      <w:r w:rsidRPr="00EF63F8">
        <w:t>.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w:t>
      </w:r>
      <w:ins w:id="12" w:author="Jacob Cram" w:date="2021-10-11T17:46:00Z">
        <w:r w:rsidR="00E54B3D">
          <w:t>ly</w:t>
        </w:r>
      </w:ins>
      <w:r w:rsidRPr="00EF63F8">
        <w:t xml:space="preserve">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rsidRPr="00EF63F8">
        <w:t xml:space="preserve">biomass and disaggregate particles in the ODZ core. </w:t>
      </w:r>
    </w:p>
    <w:p w14:paraId="00000015" w14:textId="34896BDE" w:rsidR="00104E87" w:rsidRPr="00B25AB1" w:rsidRDefault="004D045E" w:rsidP="00EF63F8">
      <w:pPr>
        <w:pStyle w:val="Heading1"/>
      </w:pPr>
      <w:bookmarkStart w:id="13" w:name="bookmark=id.3znysh7" w:colFirst="0" w:colLast="0"/>
      <w:bookmarkStart w:id="14" w:name="_heading=h.rb9bttvy2jac" w:colFirst="0" w:colLast="0"/>
      <w:bookmarkEnd w:id="13"/>
      <w:bookmarkEnd w:id="14"/>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15" w:name="bookmark=id.2et92p0" w:colFirst="0" w:colLast="0"/>
      <w:bookmarkEnd w:id="15"/>
      <w:r w:rsidRPr="00B25AB1">
        <w:lastRenderedPageBreak/>
        <w:t>Introduction</w:t>
      </w:r>
    </w:p>
    <w:p w14:paraId="17CC9289" w14:textId="3391F2EB" w:rsidR="00743FA3" w:rsidRDefault="004D045E" w:rsidP="00743FA3">
      <w:pPr>
        <w:rPr>
          <w:ins w:id="16" w:author="Jacob Cram" w:date="2021-10-01T15:20:00Z"/>
        </w:rPr>
      </w:pPr>
      <w:r>
        <w:t>The biological pump, in which sinking</w:t>
      </w:r>
      <w:ins w:id="17" w:author="Jacob Cram" w:date="2021-10-10T15:33:00Z">
        <w:r w:rsidR="0012007C">
          <w:t xml:space="preserve"> microaggregate (&lt; 500 </w:t>
        </w:r>
        <w:proofErr w:type="spellStart"/>
        <w:r w:rsidR="0012007C">
          <w:t>μm</w:t>
        </w:r>
        <w:proofErr w:type="spellEnd"/>
        <w:r w:rsidR="0012007C">
          <w:t xml:space="preserve">) and marine snow (&gt; 500 </w:t>
        </w:r>
        <w:proofErr w:type="spellStart"/>
        <w:r w:rsidR="0012007C">
          <w:t>μm</w:t>
        </w:r>
        <w:proofErr w:type="spellEnd"/>
        <w:r w:rsidR="0012007C">
          <w:t>)</w:t>
        </w:r>
      </w:ins>
      <w:r>
        <w:t xml:space="preserve"> particles</w:t>
      </w:r>
      <w:ins w:id="18" w:author="Jacob Cram" w:date="2021-10-10T15:34:00Z">
        <w:r w:rsidR="0012007C">
          <w:t xml:space="preserve"> </w:t>
        </w:r>
      </w:ins>
      <w:r w:rsidR="0012007C">
        <w:fldChar w:fldCharType="begin"/>
      </w:r>
      <w:r w:rsidR="0012007C">
        <w:instrText xml:space="preserve"> ADDIN ZOTERO_ITEM CSL_CITATION {"citationID":"B3Sv2vqY","properties":{"formattedCitation":"(Simon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12007C">
        <w:fldChar w:fldCharType="separate"/>
      </w:r>
      <w:r w:rsidR="0012007C" w:rsidRPr="0012007C">
        <w:t>(Simon et al., 2002)</w:t>
      </w:r>
      <w:r w:rsidR="0012007C">
        <w:fldChar w:fldCharType="end"/>
      </w:r>
      <w:r>
        <w:t xml:space="preserve">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ocean </w:t>
      </w:r>
      <w:ins w:id="19" w:author="Weber, Thomas" w:date="2021-10-27T13:42:00Z">
        <w:r w:rsidR="00854442">
          <w:t>(&gt;1000</w:t>
        </w:r>
      </w:ins>
      <w:ins w:id="20" w:author="Jacob Cram" w:date="2021-10-31T13:09:00Z">
        <w:r w:rsidR="00521422">
          <w:t> </w:t>
        </w:r>
      </w:ins>
      <w:ins w:id="21" w:author="Weber, Thomas" w:date="2021-10-27T13:42:00Z">
        <w:r w:rsidR="00854442">
          <w:t xml:space="preserve">m) </w:t>
        </w:r>
      </w:ins>
      <w:r>
        <w:t xml:space="preserve">is a function both of export from the photic zone into the mesopelagic (export flux), and the fraction of that flux that crosses through the mesopelagic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w:t>
      </w:r>
      <w:r w:rsidR="00A51923">
        <w:t xml:space="preserve"> </w:t>
      </w:r>
      <w:bookmarkStart w:id="22" w:name="_Hlk84863631"/>
      <w:ins w:id="23" w:author="Jacob Cram" w:date="2021-10-09T17:00:00Z">
        <w:r w:rsidR="00A51923">
          <w:t>While definitions vary</w:t>
        </w:r>
      </w:ins>
      <w:ins w:id="24" w:author="Jacob Cram" w:date="2021-10-11T16:53:00Z">
        <w:r w:rsidR="00540071">
          <w:t xml:space="preserve"> between studies</w:t>
        </w:r>
      </w:ins>
      <w:ins w:id="25" w:author="Jacob Cram" w:date="2021-10-09T17:00:00Z">
        <w:r w:rsidR="00A51923">
          <w:t xml:space="preserve">, we define </w:t>
        </w:r>
      </w:ins>
      <w:ins w:id="26" w:author="Jacob Cram" w:date="2021-10-11T16:53:00Z">
        <w:r w:rsidR="00540071">
          <w:t>“</w:t>
        </w:r>
        <w:bookmarkStart w:id="27" w:name="_Hlk84863652"/>
        <w:r w:rsidR="00540071">
          <w:t>mesopelagic</w:t>
        </w:r>
        <w:bookmarkEnd w:id="27"/>
        <w:r w:rsidR="00540071">
          <w:t>”</w:t>
        </w:r>
      </w:ins>
      <w:ins w:id="28" w:author="Jacob Cram" w:date="2021-10-09T17:00:00Z">
        <w:r w:rsidR="00A51923">
          <w:t xml:space="preserve"> as the </w:t>
        </w:r>
      </w:ins>
      <w:ins w:id="29" w:author="Jacob Cram" w:date="2021-10-11T16:53:00Z">
        <w:r w:rsidR="00540071">
          <w:t>region</w:t>
        </w:r>
      </w:ins>
      <w:ins w:id="30" w:author="Jacob Cram" w:date="2021-10-09T17:00:00Z">
        <w:r w:rsidR="00A51923">
          <w:t xml:space="preserve"> between the base of the photic zone, and 1000</w:t>
        </w:r>
      </w:ins>
      <w:ins w:id="31" w:author="Jacob Cram" w:date="2021-10-31T13:09:00Z">
        <w:r w:rsidR="00521422">
          <w:t> </w:t>
        </w:r>
      </w:ins>
      <w:ins w:id="32" w:author="Jacob Cram" w:date="2021-10-09T17:00:00Z">
        <w:r w:rsidR="00A51923">
          <w:t>m</w:t>
        </w:r>
      </w:ins>
      <w:ins w:id="33" w:author="Jacob Cram" w:date="2021-10-25T16:40:00Z">
        <w:r w:rsidR="00A55882">
          <w:t xml:space="preserve"> </w:t>
        </w:r>
      </w:ins>
      <w:r w:rsidR="00A55882">
        <w:fldChar w:fldCharType="begin"/>
      </w:r>
      <w:r w:rsidR="00A55882">
        <w:instrText xml:space="preserve"> ADDIN ZOTERO_ITEM CSL_CITATION {"citationID":"JGQ21b8t","properties":{"unsorted":true,"formattedCitation":"(following Francois et al., 2002; Cram et al., 2018)","plainCitation":"(following Francois et al., 2002; Cram et al., 2018)","noteIndex":0},"citationItems":[{"id":706,"uris":["http://zotero.org/users/158097/items/FBITP2E2"],"uri":["http://zotero.org/users/158097/items/FBITP2E2"],"itemData":{"id":706,"type":"article-journal","abstract":"Particle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prefix":"following"},{"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A55882">
        <w:fldChar w:fldCharType="separate"/>
      </w:r>
      <w:r w:rsidR="00A55882" w:rsidRPr="00A55882">
        <w:t>(following Francois et al., 2002; Cram et al., 2018)</w:t>
      </w:r>
      <w:r w:rsidR="00A55882">
        <w:fldChar w:fldCharType="end"/>
      </w:r>
      <w:ins w:id="34" w:author="Jacob Cram" w:date="2021-10-09T17:07:00Z">
        <w:r w:rsidR="00FE24B9">
          <w:t>.</w:t>
        </w:r>
      </w:ins>
      <w:ins w:id="35" w:author="Jacob Cram" w:date="2021-10-09T17:00:00Z">
        <w:r w:rsidR="00A51923">
          <w:t xml:space="preserve"> </w:t>
        </w:r>
      </w:ins>
      <w:bookmarkEnd w:id="22"/>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ins w:id="36" w:author="Jacob Cram" w:date="2021-10-01T15:20:00Z">
        <w:r w:rsidR="00743FA3" w:rsidRPr="00743FA3">
          <w:t xml:space="preserve"> </w:t>
        </w:r>
      </w:ins>
    </w:p>
    <w:p w14:paraId="7A8B078B" w14:textId="0B8A8CDF" w:rsidR="00743FA3" w:rsidDel="00743FA3" w:rsidRDefault="00743FA3" w:rsidP="00144112">
      <w:pPr>
        <w:rPr>
          <w:del w:id="37" w:author="Jacob Cram" w:date="2021-10-01T15:20:00Z"/>
          <w:moveTo w:id="38" w:author="Jacob Cram" w:date="2021-10-01T15:20:00Z"/>
        </w:rPr>
      </w:pPr>
      <w:moveToRangeStart w:id="39" w:author="Jacob Cram" w:date="2021-10-01T15:20:00Z" w:name="move83994063"/>
      <w:moveTo w:id="40" w:author="Jacob Cram" w:date="2021-10-01T15:20:00Z">
        <w:r>
          <w:t>Oxygen concentrations, and</w:t>
        </w:r>
      </w:moveTo>
      <w:ins w:id="41" w:author="Weber, Thomas" w:date="2021-10-27T13:48:00Z">
        <w:r w:rsidR="00854442">
          <w:t xml:space="preserve"> especially</w:t>
        </w:r>
      </w:ins>
      <w:moveTo w:id="42" w:author="Jacob Cram" w:date="2021-10-01T15:20:00Z">
        <w:r>
          <w:t xml:space="preserve"> the geographic and </w:t>
        </w:r>
        <w:del w:id="43" w:author="Weber, Thomas" w:date="2021-10-27T13:45:00Z">
          <w:r w:rsidDel="00854442">
            <w:delText>depth range of</w:delText>
          </w:r>
        </w:del>
      </w:moveTo>
      <w:ins w:id="44" w:author="Weber, Thomas" w:date="2021-10-27T13:45:00Z">
        <w:r w:rsidR="00854442">
          <w:t>vertical extent</w:t>
        </w:r>
      </w:ins>
      <w:ins w:id="45" w:author="Jacob Cram" w:date="2021-10-31T13:10:00Z">
        <w:r w:rsidR="00890973">
          <w:t xml:space="preserve"> of</w:t>
        </w:r>
      </w:ins>
      <w:moveTo w:id="46" w:author="Jacob Cram" w:date="2021-10-01T15:20:00Z">
        <w:r>
          <w:t xml:space="preserve"> anoxic ocean regions, appear to modulate particle flux through the mesopelagic. Observations of particle flux in the Eastern Tropical North Pacific near the Mexican coast </w:t>
        </w:r>
        <w:r>
          <w:fldChar w:fldCharType="begin"/>
        </w:r>
        <w:r>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(Hartnett &amp; Devol, 2003; Van Mooy et al., 2002; Weber &amp; Bianchi, 2020)</w:t>
        </w:r>
        <w:r>
          <w:fldChar w:fldCharType="end"/>
        </w:r>
        <w:r>
          <w:t xml:space="preserve">, the Eastern Tropical South Pacific </w:t>
        </w:r>
        <w:r>
          <w:fldChar w:fldCharType="begin"/>
        </w:r>
        <w:r>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fldChar w:fldCharType="separate"/>
        </w:r>
        <w:r w:rsidRPr="00DF46B2">
          <w:t>(Pavia et al., 2019)</w:t>
        </w:r>
        <w:r>
          <w:fldChar w:fldCharType="end"/>
        </w:r>
        <w:r>
          <w:t xml:space="preserve">, and Arabian Sea </w:t>
        </w:r>
        <w:r>
          <w:fldChar w:fldCharType="begin"/>
        </w:r>
        <w:r>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DF46B2">
          <w:t>(Keil et al., 2016; Roullier et al., 2014)</w:t>
        </w:r>
        <w:r>
          <w:fldChar w:fldCharType="end"/>
        </w:r>
        <w:r>
          <w:t xml:space="preserve"> have suggested lower flux attenuation in these ODZ systems. Models have shown that accounting for oxygen limitation in ODZs is necessary to fit global patterns of particle transfer</w:t>
        </w:r>
      </w:moveTo>
      <w:ins w:id="47" w:author="Weber, Thomas" w:date="2021-10-27T13:48:00Z">
        <w:r w:rsidR="00854442">
          <w:t xml:space="preserve"> </w:t>
        </w:r>
      </w:ins>
      <w:moveTo w:id="48" w:author="Jacob Cram" w:date="2021-10-01T15:20:00Z">
        <w:del w:id="49" w:author="Weber, Thomas" w:date="2021-10-27T13:48:00Z">
          <w:r w:rsidDel="00854442">
            <w:delText xml:space="preserve"> </w:delText>
          </w:r>
        </w:del>
        <w:r>
          <w:fldChar w:fldCharType="begin"/>
        </w:r>
        <w:r>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Pr>
            <w:rFonts w:ascii="Cambria Math" w:hAnsi="Cambria Math" w:cs="Cambria Math"/>
          </w:rPr>
          <w:instrText>∼</w:instrText>
        </w:r>
        <w:r>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fldChar w:fldCharType="separate"/>
        </w:r>
        <w:r w:rsidRPr="00DF46B2">
          <w:t>(Cram et al., 2018; DeVries &amp; Weber, 2017)</w:t>
        </w:r>
        <w:r>
          <w:fldChar w:fldCharType="end"/>
        </w:r>
        <w:r>
          <w:t xml:space="preserve">. Analysis of remineralization tracers </w:t>
        </w:r>
      </w:moveTo>
      <w:ins w:id="50" w:author="Weber, Thomas" w:date="2021-10-27T13:48:00Z">
        <w:r w:rsidR="00854442">
          <w:t>h</w:t>
        </w:r>
      </w:ins>
      <w:ins w:id="51" w:author="Weber, Thomas" w:date="2021-10-27T13:49:00Z">
        <w:r w:rsidR="00854442">
          <w:t xml:space="preserve">as </w:t>
        </w:r>
      </w:ins>
      <w:moveTo w:id="52" w:author="Jacob Cram" w:date="2021-10-01T15:20:00Z">
        <w:r>
          <w:t>also</w:t>
        </w:r>
        <w:del w:id="53" w:author="Weber, Thomas" w:date="2021-10-27T13:49:00Z">
          <w:r w:rsidDel="00854442">
            <w:delText xml:space="preserve"> </w:delText>
          </w:r>
        </w:del>
      </w:moveTo>
      <w:ins w:id="54" w:author="Clara Fuchsman" w:date="2021-10-16T15:45:00Z">
        <w:del w:id="55" w:author="Weber, Thomas" w:date="2021-10-27T13:49:00Z">
          <w:r w:rsidR="00E8008B" w:rsidDel="00854442">
            <w:delText>has</w:delText>
          </w:r>
        </w:del>
        <w:r w:rsidR="00E8008B">
          <w:t xml:space="preserve"> </w:t>
        </w:r>
      </w:ins>
      <w:moveTo w:id="56" w:author="Jacob Cram" w:date="2021-10-01T15:20:00Z">
        <w:r>
          <w:t>show</w:t>
        </w:r>
        <w:del w:id="57" w:author="Clara Fuchsman" w:date="2021-10-16T15:45:00Z">
          <w:r w:rsidDel="00E8008B">
            <w:delText>s</w:delText>
          </w:r>
        </w:del>
      </w:moveTo>
      <w:ins w:id="58" w:author="Clara Fuchsman" w:date="2021-10-16T15:45:00Z">
        <w:r w:rsidR="00E8008B">
          <w:t>n</w:t>
        </w:r>
      </w:ins>
      <w:moveTo w:id="59" w:author="Jacob Cram" w:date="2021-10-01T15:20:00Z">
        <w:del w:id="60" w:author="Jacob Cram" w:date="2021-10-25T16:42:00Z">
          <w:r w:rsidDel="00A55882">
            <w:delText>shows</w:delText>
          </w:r>
        </w:del>
        <w:r>
          <w:t xml:space="preserve"> evidence of slow flux attention in the ODZs </w:t>
        </w:r>
        <w:r>
          <w:fldChar w:fldCharType="begin"/>
        </w:r>
        <w:r>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(Weber &amp; Bianchi, 2020)</w:t>
        </w:r>
        <w:r>
          <w:fldChar w:fldCharType="end"/>
        </w:r>
        <w:r>
          <w:t xml:space="preserve">. </w:t>
        </w:r>
      </w:moveTo>
      <w:ins w:id="61" w:author="Jacob Cram" w:date="2021-10-09T19:55:00Z">
        <w:r w:rsidR="00144112">
          <w:t>Understanding the driving mechanisms of these patterns is important because the oxygen content</w:t>
        </w:r>
        <w:r w:rsidR="00144112" w:rsidDel="00144112">
          <w:t xml:space="preserve"> </w:t>
        </w:r>
      </w:ins>
      <w:moveTo w:id="62" w:author="Jacob Cram" w:date="2021-10-01T15:20:00Z">
        <w:del w:id="63" w:author="Jacob Cram" w:date="2021-10-09T19:55:00Z">
          <w:r w:rsidDel="00144112">
            <w:delText xml:space="preserve">The oxygen content </w:delText>
          </w:r>
        </w:del>
        <w:r>
          <w:t xml:space="preserve">of the ocean is decreasing </w:t>
        </w:r>
        <w:r>
          <w:fldChar w:fldCharType="begin"/>
        </w:r>
        <w:r>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fldChar w:fldCharType="separate"/>
        </w:r>
        <w:r w:rsidRPr="00DF46B2">
          <w:t>(Ito et al., 2017; Schmidtko et al., 2017)</w:t>
        </w:r>
        <w:r>
          <w:fldChar w:fldCharType="end"/>
        </w:r>
        <w:r>
          <w:t>, and the spatial extent and depth range of ODZs, including the</w:t>
        </w:r>
      </w:moveTo>
      <w:ins w:id="64" w:author="Jacob Cram" w:date="2021-10-29T16:54:00Z">
        <w:r w:rsidR="00D96FCC">
          <w:t xml:space="preserve"> Eastern Tropical North Pacific</w:t>
        </w:r>
      </w:ins>
      <w:moveTo w:id="65" w:author="Jacob Cram" w:date="2021-10-01T15:20:00Z">
        <w:r>
          <w:t xml:space="preserve"> </w:t>
        </w:r>
      </w:moveTo>
      <w:ins w:id="66" w:author="Jacob Cram" w:date="2021-10-29T16:54:00Z">
        <w:r w:rsidR="00D96FCC">
          <w:t>(</w:t>
        </w:r>
      </w:ins>
      <w:moveTo w:id="67" w:author="Jacob Cram" w:date="2021-10-01T15:20:00Z">
        <w:r>
          <w:t>ETNP</w:t>
        </w:r>
      </w:moveTo>
      <w:ins w:id="68" w:author="Jacob Cram" w:date="2021-10-29T16:54:00Z">
        <w:r w:rsidR="00D96FCC">
          <w:t>)</w:t>
        </w:r>
      </w:ins>
      <w:moveTo w:id="69" w:author="Jacob Cram" w:date="2021-10-01T15:20:00Z">
        <w:r>
          <w:t xml:space="preserve"> </w:t>
        </w:r>
      </w:moveTo>
      <w:ins w:id="70" w:author="Jacob Cram" w:date="2021-10-29T16:54:00Z">
        <w:r w:rsidR="00D96FCC">
          <w:t>Oxygen Deficient Zone (</w:t>
        </w:r>
      </w:ins>
      <w:moveTo w:id="71" w:author="Jacob Cram" w:date="2021-10-01T15:20:00Z">
        <w:r>
          <w:t>ODZ</w:t>
        </w:r>
      </w:moveTo>
      <w:ins w:id="72" w:author="Jacob Cram" w:date="2021-10-29T16:54:00Z">
        <w:r w:rsidR="00D96FCC">
          <w:t>)</w:t>
        </w:r>
      </w:ins>
      <w:ins w:id="73" w:author="Jacob Cram" w:date="2021-10-11T17:49:00Z">
        <w:r w:rsidR="00E54B3D">
          <w:t>,</w:t>
        </w:r>
      </w:ins>
      <w:moveTo w:id="74" w:author="Jacob Cram" w:date="2021-10-01T15:20:00Z">
        <w:r>
          <w:t xml:space="preserve"> are likely to change, though there is disagreement over whether they are expanding or undergoing natural fluctuation </w:t>
        </w:r>
        <w:r>
          <w:fldChar w:fldCharType="begin"/>
        </w:r>
        <w:r>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fldChar w:fldCharType="separate"/>
        </w:r>
        <w:r w:rsidRPr="00DF46B2">
          <w:t>(Deutsch et al., 2014; Horak et al., 2016; Stramma et al., 2008)</w:t>
        </w:r>
        <w:r>
          <w:fldChar w:fldCharType="end"/>
        </w:r>
        <w:r>
          <w:t xml:space="preserve">. </w:t>
        </w:r>
        <w:del w:id="75" w:author="Jacob Cram" w:date="2021-10-29T16:54:00Z">
          <w:r w:rsidDel="00D96FCC">
            <w:delText xml:space="preserve">Changes to ODZ ranges are likely to affect ocean chemistry, the habitat of marine organisms, and the interactions between organisms and chemistry </w:delText>
          </w:r>
          <w:r w:rsidDel="00D96FCC">
            <w:fldChar w:fldCharType="begin"/>
          </w:r>
          <w:r w:rsidDel="00D96FCC">
            <w:del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delInstrText>
          </w:r>
          <w:r w:rsidDel="00D96FCC">
            <w:fldChar w:fldCharType="separate"/>
          </w:r>
          <w:r w:rsidRPr="00DF46B2" w:rsidDel="00D96FCC">
            <w:delText>(Gilly et al., 2013)</w:delText>
          </w:r>
          <w:r w:rsidDel="00D96FCC">
            <w:fldChar w:fldCharType="end"/>
          </w:r>
          <w:r w:rsidDel="00D96FCC">
            <w:delText>. Models and chemical data</w:delText>
          </w:r>
        </w:del>
      </w:moveTo>
      <w:ins w:id="76" w:author="Clara Fuchsman" w:date="2021-10-16T15:46:00Z">
        <w:del w:id="77" w:author="Jacob Cram" w:date="2021-10-29T16:54:00Z">
          <w:r w:rsidR="00E8008B" w:rsidDel="00D96FCC">
            <w:delText>e</w:delText>
          </w:r>
        </w:del>
      </w:ins>
      <w:ins w:id="78" w:author="Jacob Cram" w:date="2021-10-09T19:58:00Z">
        <w:r w:rsidR="00144112">
          <w:t>Recent data informed models</w:t>
        </w:r>
      </w:ins>
      <w:moveTo w:id="79" w:author="Jacob Cram" w:date="2021-10-01T15:20:00Z">
        <w:r>
          <w:t xml:space="preserve">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 However, biological organic matter transport is also modulated by zooplankton whose interactions with particle flux in pelagic ODZs are only beginning to be</w:t>
        </w:r>
      </w:moveTo>
      <w:ins w:id="80" w:author="Jacob Cram" w:date="2021-10-09T19:59:00Z">
        <w:r w:rsidR="00CE0605">
          <w:t xml:space="preserve"> quantitatively</w:t>
        </w:r>
      </w:ins>
      <w:moveTo w:id="81" w:author="Jacob Cram" w:date="2021-10-01T15:20:00Z">
        <w:r>
          <w:t xml:space="preserve"> explored </w:t>
        </w:r>
        <w:r>
          <w:fldChar w:fldCharType="begin"/>
        </w:r>
        <w:r>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fldChar w:fldCharType="separate"/>
        </w:r>
        <w:r w:rsidRPr="00DF46B2">
          <w:t>(Kiko et al., 2020)</w:t>
        </w:r>
        <w:r>
          <w:fldChar w:fldCharType="end"/>
        </w:r>
        <w:r>
          <w:t>.</w:t>
        </w:r>
      </w:moveTo>
    </w:p>
    <w:moveToRangeEnd w:id="39"/>
    <w:p w14:paraId="00000018" w14:textId="4BEF48E4" w:rsidR="00104E87" w:rsidRDefault="00104E87" w:rsidP="00EF63F8"/>
    <w:p w14:paraId="7DD27884" w14:textId="7CC1DFA9" w:rsidR="00C201F4" w:rsidRDefault="004D045E" w:rsidP="00EF63F8">
      <w:pPr>
        <w:rPr>
          <w:ins w:id="82" w:author="Jacob Cram" w:date="2021-10-01T15:31:00Z"/>
        </w:rPr>
      </w:pPr>
      <w:r>
        <w:t xml:space="preserve">Zooplankton 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w:t>
      </w:r>
      <w:del w:id="83" w:author="Jacob Cram" w:date="2021-10-09T17:08:00Z">
        <w:r w:rsidDel="00FD75C4">
          <w:delText xml:space="preserve">efficiency </w:delText>
        </w:r>
      </w:del>
      <w:ins w:id="84" w:author="Jacob Cram" w:date="2021-10-09T17:08:00Z">
        <w:del w:id="85" w:author="Weber, Thomas" w:date="2021-10-27T13:54:00Z">
          <w:r w:rsidR="00FD75C4" w:rsidDel="007D0A96">
            <w:delText xml:space="preserve">export efficiency and </w:delText>
          </w:r>
        </w:del>
        <w:r w:rsidR="00FD75C4">
          <w:t xml:space="preserve">transfer efficiency </w:t>
        </w:r>
      </w:ins>
      <w:r>
        <w:t xml:space="preserve">of the biological pump </w:t>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ins w:id="86" w:author="Jacob Cram" w:date="2021-10-01T15:21:00Z">
        <w:r w:rsidR="00743FA3">
          <w:t>, in three</w:t>
        </w:r>
        <w:r w:rsidR="00E82633">
          <w:t xml:space="preserve"> key</w:t>
        </w:r>
        <w:r w:rsidR="00743FA3">
          <w:t xml:space="preserve"> ways</w:t>
        </w:r>
        <w:del w:id="87" w:author="Weber, Thomas" w:date="2021-10-27T13:55:00Z">
          <w:r w:rsidR="00743FA3" w:rsidDel="007D0A96">
            <w:delText>, each of which</w:delText>
          </w:r>
        </w:del>
      </w:ins>
      <w:ins w:id="88" w:author="Weber, Thomas" w:date="2021-10-27T13:55:00Z">
        <w:r w:rsidR="007D0A96">
          <w:t xml:space="preserve"> that</w:t>
        </w:r>
      </w:ins>
      <w:ins w:id="89" w:author="Jacob Cram" w:date="2021-10-01T15:21:00Z">
        <w:r w:rsidR="00743FA3">
          <w:t xml:space="preserve"> </w:t>
        </w:r>
      </w:ins>
      <w:ins w:id="90" w:author="Jacob Cram" w:date="2021-10-01T15:22:00Z">
        <w:r w:rsidR="00E82633">
          <w:t xml:space="preserve">could </w:t>
        </w:r>
        <w:del w:id="91" w:author="Weber, Thomas" w:date="2021-10-27T13:55:00Z">
          <w:r w:rsidR="00E82633" w:rsidDel="007D0A96">
            <w:delText>in principle</w:delText>
          </w:r>
        </w:del>
      </w:ins>
      <w:ins w:id="92" w:author="Jacob Cram" w:date="2021-10-01T15:21:00Z">
        <w:del w:id="93" w:author="Weber, Thomas" w:date="2021-10-27T13:55:00Z">
          <w:r w:rsidR="00743FA3" w:rsidDel="007D0A96">
            <w:delText xml:space="preserve"> </w:delText>
          </w:r>
        </w:del>
        <w:r w:rsidR="00743FA3">
          <w:t xml:space="preserve">be affected by </w:t>
        </w:r>
        <w:r w:rsidR="00E82633">
          <w:t>ocean oxygen concentrations</w:t>
        </w:r>
      </w:ins>
      <w:ins w:id="94" w:author="Jacob Cram" w:date="2021-10-08T15:59:00Z">
        <w:del w:id="95" w:author="Weber, Thomas" w:date="2021-10-27T13:55:00Z">
          <w:r w:rsidDel="007D0A96">
            <w:delText xml:space="preserve">. </w:delText>
          </w:r>
        </w:del>
      </w:ins>
      <w:ins w:id="96" w:author="Jacob Cram" w:date="2021-10-01T15:28:00Z">
        <w:del w:id="97" w:author="Weber, Thomas" w:date="2021-10-27T13:55:00Z">
          <w:r w:rsidR="00C201F4" w:rsidDel="007D0A96">
            <w:delText>These are</w:delText>
          </w:r>
        </w:del>
      </w:ins>
      <w:ins w:id="98" w:author="Jacob Cram" w:date="2021-10-01T15:30:00Z">
        <w:r w:rsidR="00C201F4">
          <w:t>:</w:t>
        </w:r>
      </w:ins>
      <w:ins w:id="99" w:author="Jacob Cram" w:date="2021-10-01T15:28:00Z">
        <w:r w:rsidR="00C201F4">
          <w:t xml:space="preserve"> </w:t>
        </w:r>
      </w:ins>
    </w:p>
    <w:p w14:paraId="5B7A60A6" w14:textId="7FD9E04F" w:rsidR="00C201F4" w:rsidRDefault="00C201F4" w:rsidP="00EF63F8">
      <w:pPr>
        <w:rPr>
          <w:ins w:id="100" w:author="Jacob Cram" w:date="2021-10-01T15:31:00Z"/>
        </w:rPr>
      </w:pPr>
      <w:ins w:id="101" w:author="Jacob Cram" w:date="2021-10-01T15:29:00Z">
        <w:r>
          <w:t xml:space="preserve">(1) </w:t>
        </w:r>
      </w:ins>
      <w:ins w:id="102" w:author="Jacob Cram" w:date="2021-10-01T15:31:00Z">
        <w:r>
          <w:rPr>
            <w:i/>
            <w:iCs/>
          </w:rPr>
          <w:t>A</w:t>
        </w:r>
      </w:ins>
      <w:ins w:id="103" w:author="Jacob Cram" w:date="2021-10-01T15:30:00Z">
        <w:r>
          <w:rPr>
            <w:i/>
            <w:iCs/>
          </w:rPr>
          <w:t>ctive transport</w:t>
        </w:r>
      </w:ins>
      <w:ins w:id="104" w:author="Jacob Cram" w:date="2021-10-01T15:36:00Z">
        <w:r w:rsidR="00822226">
          <w:t xml:space="preserve">: </w:t>
        </w:r>
      </w:ins>
      <w:ins w:id="105" w:author="Jacob Cram" w:date="2021-10-01T15:40:00Z">
        <w:r w:rsidR="00FA164D">
          <w:t xml:space="preserve">Zooplankton migrate between the surface and </w:t>
        </w:r>
      </w:ins>
      <w:ins w:id="106" w:author="Jacob Cram" w:date="2021-10-03T09:47:00Z">
        <w:r w:rsidR="00084CDA">
          <w:t>mesopelagic</w:t>
        </w:r>
      </w:ins>
      <w:ins w:id="107" w:author="Jacob Cram" w:date="2021-10-01T15:40:00Z">
        <w:r w:rsidR="00FA164D">
          <w:t xml:space="preserve">, consuming plankton and particles in the surface and </w:t>
        </w:r>
        <w:del w:id="108" w:author="Weber, Thomas" w:date="2021-10-27T14:10:00Z">
          <w:r w:rsidR="00FA164D" w:rsidDel="00094676">
            <w:delText>releasing</w:delText>
          </w:r>
        </w:del>
      </w:ins>
      <w:ins w:id="109" w:author="Weber, Thomas" w:date="2021-10-27T14:10:00Z">
        <w:r w:rsidR="00094676">
          <w:t>producing</w:t>
        </w:r>
      </w:ins>
      <w:ins w:id="110" w:author="Jacob Cram" w:date="2021-10-01T15:40:00Z">
        <w:r w:rsidR="00FA164D">
          <w:t xml:space="preserve"> </w:t>
        </w:r>
      </w:ins>
      <w:ins w:id="111" w:author="Clara Fuchsman" w:date="2021-10-16T15:50:00Z">
        <w:r w:rsidR="000B157A">
          <w:t>p</w:t>
        </w:r>
      </w:ins>
      <w:ins w:id="112" w:author="Clara Fuchsman" w:date="2021-10-16T15:49:00Z">
        <w:r w:rsidR="000B157A">
          <w:t>articulate organic carbon (</w:t>
        </w:r>
      </w:ins>
      <w:ins w:id="113" w:author="Jacob Cram" w:date="2021-10-01T15:41:00Z">
        <w:r w:rsidR="00FA164D">
          <w:t>POC</w:t>
        </w:r>
      </w:ins>
      <w:ins w:id="114" w:author="Clara Fuchsman" w:date="2021-10-16T15:49:00Z">
        <w:r w:rsidR="000B157A">
          <w:t>)</w:t>
        </w:r>
      </w:ins>
      <w:ins w:id="115" w:author="Jacob Cram" w:date="2021-10-01T15:41:00Z">
        <w:r w:rsidR="00FA164D">
          <w:t xml:space="preserve">, </w:t>
        </w:r>
      </w:ins>
      <w:ins w:id="116" w:author="Clara Fuchsman" w:date="2021-10-16T15:49:00Z">
        <w:r w:rsidR="000B157A">
          <w:t xml:space="preserve">dissolved organic </w:t>
        </w:r>
        <w:del w:id="117" w:author="Jacob Cram" w:date="2021-10-25T16:43:00Z">
          <w:r w:rsidR="000B157A" w:rsidDel="00A55882">
            <w:delText>C</w:delText>
          </w:r>
        </w:del>
      </w:ins>
      <w:ins w:id="118" w:author="Jacob Cram" w:date="2021-10-25T16:43:00Z">
        <w:r w:rsidR="00A55882">
          <w:t>carbon</w:t>
        </w:r>
      </w:ins>
      <w:ins w:id="119" w:author="Clara Fuchsman" w:date="2021-10-16T15:49:00Z">
        <w:r w:rsidR="000B157A">
          <w:t xml:space="preserve"> (</w:t>
        </w:r>
      </w:ins>
      <w:ins w:id="120" w:author="Jacob Cram" w:date="2021-10-01T15:41:00Z">
        <w:r w:rsidR="00FA164D">
          <w:t>DOC</w:t>
        </w:r>
      </w:ins>
      <w:ins w:id="121" w:author="Clara Fuchsman" w:date="2021-10-16T15:49:00Z">
        <w:r w:rsidR="000B157A">
          <w:t>)</w:t>
        </w:r>
      </w:ins>
      <w:ins w:id="122" w:author="Jacob Cram" w:date="2021-10-01T15:41:00Z">
        <w:r w:rsidR="00FA164D">
          <w:t>, resp</w:t>
        </w:r>
      </w:ins>
      <w:ins w:id="123" w:author="Clara Fuchsman" w:date="2021-10-16T15:47:00Z">
        <w:r w:rsidR="00E8008B">
          <w:t>i</w:t>
        </w:r>
      </w:ins>
      <w:ins w:id="124" w:author="Jacob Cram" w:date="2021-10-01T15:41:00Z">
        <w:del w:id="125" w:author="Clara Fuchsman" w:date="2021-10-16T15:47:00Z">
          <w:r w:rsidR="00FA164D" w:rsidDel="00E8008B">
            <w:delText>e</w:delText>
          </w:r>
        </w:del>
        <w:r w:rsidR="00FA164D">
          <w:t>ratory</w:t>
        </w:r>
      </w:ins>
      <w:ins w:id="126" w:author="Jacob Cram" w:date="2021-10-21T17:16:00Z">
        <w:r w:rsidR="00D94DD2">
          <w:t xml:space="preserve"> </w:t>
        </w:r>
      </w:ins>
      <w:ins w:id="127" w:author="Jacob Cram" w:date="2021-10-01T15:41:00Z">
        <w:r w:rsidR="00FA164D">
          <w:t>CO</w:t>
        </w:r>
        <w:r w:rsidR="00FA164D" w:rsidRPr="00E8008B">
          <w:rPr>
            <w:vertAlign w:val="subscript"/>
            <w:rPrChange w:id="128" w:author="Clara Fuchsman" w:date="2021-10-21T16:39:00Z">
              <w:rPr/>
            </w:rPrChange>
          </w:rPr>
          <w:t>2</w:t>
        </w:r>
        <w:r w:rsidR="00FA164D">
          <w:t xml:space="preserve">, and zooplankton carcasses </w:t>
        </w:r>
        <w:r w:rsidR="00FA164D" w:rsidRPr="00711AD1">
          <w:t>at depth</w:t>
        </w:r>
      </w:ins>
      <w:ins w:id="129" w:author="Clara Fuchsman" w:date="2021-10-16T15:48:00Z">
        <w:r w:rsidR="00E8008B" w:rsidRPr="00835EA8">
          <w:t xml:space="preserve"> </w:t>
        </w:r>
      </w:ins>
      <w:moveToRangeStart w:id="130" w:author="Jacob Cram" w:date="2021-10-03T09:47:00Z" w:name="move84146865"/>
      <w:moveTo w:id="131" w:author="Jacob Cram" w:date="2021-10-03T09:47:00Z">
        <w:r w:rsidR="00084CDA" w:rsidRPr="00854442">
          <w:fldChar w:fldCharType="begin"/>
        </w:r>
        <w:r w:rsidR="00084CDA" w:rsidRPr="00835EA8">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084CDA" w:rsidRPr="00854442">
          <w:fldChar w:fldCharType="separate"/>
        </w:r>
        <w:r w:rsidR="00084CDA" w:rsidRPr="00711AD1">
          <w:t>(Archibald et al., 2019; Bianchi et al., 2013; Hannides et al., 2009;</w:t>
        </w:r>
        <w:r w:rsidR="00084CDA" w:rsidRPr="00835EA8">
          <w:t xml:space="preserve"> Steinberg et al., 2000; Stukel et al., 2018, 2019)</w:t>
        </w:r>
        <w:r w:rsidR="00084CDA" w:rsidRPr="00854442">
          <w:fldChar w:fldCharType="end"/>
        </w:r>
      </w:moveTo>
      <w:moveToRangeEnd w:id="130"/>
      <w:ins w:id="132" w:author="Weber, Thomas" w:date="2021-10-27T14:09:00Z">
        <w:r w:rsidR="00094676">
          <w:t>. T</w:t>
        </w:r>
      </w:ins>
      <w:ins w:id="133" w:author="Jacob Cram" w:date="2021-10-01T15:41:00Z">
        <w:del w:id="134" w:author="Weber, Thomas" w:date="2021-10-27T14:09:00Z">
          <w:r w:rsidR="00FA164D" w:rsidDel="00094676">
            <w:delText>. In t</w:delText>
          </w:r>
        </w:del>
        <w:r w:rsidR="00FA164D">
          <w:t>his manuscrip</w:t>
        </w:r>
      </w:ins>
      <w:ins w:id="135" w:author="Weber, Thomas" w:date="2021-10-27T14:09:00Z">
        <w:r w:rsidR="00094676">
          <w:t>t</w:t>
        </w:r>
      </w:ins>
      <w:ins w:id="136" w:author="Jacob Cram" w:date="2021-10-01T15:41:00Z">
        <w:del w:id="137" w:author="Weber, Thomas" w:date="2021-10-27T14:09:00Z">
          <w:r w:rsidR="00FA164D" w:rsidDel="00094676">
            <w:delText>t, which</w:delText>
          </w:r>
        </w:del>
        <w:r w:rsidR="00FA164D">
          <w:t xml:space="preserve"> focus</w:t>
        </w:r>
      </w:ins>
      <w:ins w:id="138" w:author="Jacob Cram" w:date="2021-10-01T15:42:00Z">
        <w:r w:rsidR="00FA164D">
          <w:t>es on particles</w:t>
        </w:r>
      </w:ins>
      <w:ins w:id="139" w:author="Weber, Thomas" w:date="2021-10-27T14:10:00Z">
        <w:r w:rsidR="00094676">
          <w:t xml:space="preserve">, </w:t>
        </w:r>
      </w:ins>
      <w:ins w:id="140" w:author="Weber, Thomas" w:date="2021-10-27T14:09:00Z">
        <w:r w:rsidR="00094676">
          <w:t>so</w:t>
        </w:r>
      </w:ins>
      <w:ins w:id="141" w:author="Jacob Cram" w:date="2021-10-01T15:42:00Z">
        <w:del w:id="142" w:author="Weber, Thomas" w:date="2021-10-27T14:09:00Z">
          <w:r w:rsidR="00FA164D" w:rsidDel="00094676">
            <w:delText xml:space="preserve"> only,</w:delText>
          </w:r>
        </w:del>
        <w:r w:rsidR="00FA164D">
          <w:t xml:space="preserve"> we only consider </w:t>
        </w:r>
      </w:ins>
      <w:ins w:id="143" w:author="Jacob Cram" w:date="2021-10-21T17:16:00Z">
        <w:r w:rsidR="00D94DD2">
          <w:t>P</w:t>
        </w:r>
      </w:ins>
      <w:ins w:id="144" w:author="Jacob Cram" w:date="2021-10-01T15:42:00Z">
        <w:r w:rsidR="00FA164D">
          <w:t xml:space="preserve">OC and carcass production, which </w:t>
        </w:r>
        <w:r w:rsidR="0079676E">
          <w:t>cause particles to “appear” in the midwater.</w:t>
        </w:r>
      </w:ins>
      <w:ins w:id="145" w:author="Jacob Cram" w:date="2021-10-01T15:36:00Z">
        <w:r w:rsidR="00822226">
          <w:t xml:space="preserve"> </w:t>
        </w:r>
      </w:ins>
    </w:p>
    <w:p w14:paraId="7CDCFAB8" w14:textId="09731F72" w:rsidR="0079676E" w:rsidRDefault="00C201F4" w:rsidP="00EF63F8">
      <w:pPr>
        <w:rPr>
          <w:ins w:id="146" w:author="Jacob Cram" w:date="2021-10-01T15:45:00Z"/>
        </w:rPr>
      </w:pPr>
      <w:ins w:id="147" w:author="Jacob Cram" w:date="2021-10-01T15:31:00Z">
        <w:r>
          <w:t xml:space="preserve">(2) </w:t>
        </w:r>
      </w:ins>
      <w:ins w:id="148" w:author="Jacob Cram" w:date="2021-10-01T15:32:00Z">
        <w:r>
          <w:rPr>
            <w:i/>
            <w:iCs/>
          </w:rPr>
          <w:t>R</w:t>
        </w:r>
      </w:ins>
      <w:ins w:id="149" w:author="Jacob Cram" w:date="2021-10-01T15:31:00Z">
        <w:r>
          <w:rPr>
            <w:i/>
            <w:iCs/>
          </w:rPr>
          <w:t>epackaging</w:t>
        </w:r>
      </w:ins>
      <w:ins w:id="150" w:author="Jacob Cram" w:date="2021-10-01T15:35:00Z">
        <w:r w:rsidR="00822226">
          <w:t xml:space="preserve">: </w:t>
        </w:r>
      </w:ins>
      <w:ins w:id="151" w:author="Jacob Cram" w:date="2021-10-01T15:42:00Z">
        <w:r w:rsidR="0079676E">
          <w:t>Zooplankton</w:t>
        </w:r>
      </w:ins>
      <w:ins w:id="152" w:author="Jacob Cram" w:date="2021-10-01T15:43:00Z">
        <w:r w:rsidR="0079676E">
          <w:t xml:space="preserve"> fecal pellets have different physical pro</w:t>
        </w:r>
      </w:ins>
      <w:ins w:id="153" w:author="Clara Fuchsman" w:date="2021-10-16T15:50:00Z">
        <w:r w:rsidR="000B157A">
          <w:t>p</w:t>
        </w:r>
      </w:ins>
      <w:ins w:id="154" w:author="Jacob Cram" w:date="2021-10-01T15:43:00Z">
        <w:r w:rsidR="0079676E">
          <w:t xml:space="preserve">erties than the </w:t>
        </w:r>
        <w:proofErr w:type="spellStart"/>
        <w:r w:rsidR="0079676E">
          <w:t>p</w:t>
        </w:r>
        <w:del w:id="155" w:author="Weber, Thomas" w:date="2021-10-27T14:11:00Z">
          <w:r w:rsidR="0079676E" w:rsidDel="00094676">
            <w:delText>ellets</w:delText>
          </w:r>
        </w:del>
      </w:ins>
      <w:ins w:id="156" w:author="Weber, Thomas" w:date="2021-10-27T14:11:00Z">
        <w:r w:rsidR="00094676">
          <w:t>arrticles</w:t>
        </w:r>
      </w:ins>
      <w:proofErr w:type="spellEnd"/>
      <w:ins w:id="157" w:author="Jacob Cram" w:date="2021-10-01T15:43:00Z">
        <w:r w:rsidR="0079676E">
          <w:t xml:space="preserve"> and plankton that they </w:t>
        </w:r>
        <w:del w:id="158" w:author="Clara Fuchsman" w:date="2021-10-16T15:50:00Z">
          <w:r w:rsidR="0079676E" w:rsidRPr="00242542">
            <w:delText>consume</w:delText>
          </w:r>
        </w:del>
      </w:ins>
      <w:ins w:id="159" w:author="Jacob Cram" w:date="2021-10-03T09:47:00Z">
        <w:del w:id="160" w:author="Clara Fuchsman" w:date="2021-10-16T15:50:00Z">
          <w:r w:rsidR="00084CDA" w:rsidRPr="00242542">
            <w:delText xml:space="preserve"> </w:delText>
          </w:r>
        </w:del>
        <w:r w:rsidR="00084CDA" w:rsidRPr="00242542">
          <w:t>ingest</w:t>
        </w:r>
        <w:r w:rsidR="00084CDA">
          <w:t xml:space="preserve"> </w:t>
        </w:r>
        <w:r w:rsidR="00084CDA">
          <w:fldChar w:fldCharType="begin"/>
        </w:r>
        <w:r w:rsidR="00084CDA">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084CDA">
          <w:fldChar w:fldCharType="separate"/>
        </w:r>
        <w:r w:rsidR="00084CDA" w:rsidRPr="00DF46B2">
          <w:t>(Wilson et al., 2008)</w:t>
        </w:r>
        <w:r w:rsidR="00084CDA">
          <w:fldChar w:fldCharType="end"/>
        </w:r>
      </w:ins>
      <w:ins w:id="161" w:author="Jacob Cram" w:date="2021-10-01T15:43:00Z">
        <w:r w:rsidR="0079676E">
          <w:t>. In this paper we define</w:t>
        </w:r>
      </w:ins>
      <w:ins w:id="162" w:author="Jacob Cram" w:date="2021-10-01T15:44:00Z">
        <w:r w:rsidR="0079676E">
          <w:t xml:space="preserve"> repackaging</w:t>
        </w:r>
      </w:ins>
      <w:ins w:id="163" w:author="Jacob Cram" w:date="2021-10-01T15:43:00Z">
        <w:r w:rsidR="0079676E">
          <w:t xml:space="preserve"> </w:t>
        </w:r>
      </w:ins>
      <w:ins w:id="164" w:author="Jacob Cram" w:date="2021-10-01T15:44:00Z">
        <w:r w:rsidR="0079676E">
          <w:t>as zooplankton feeding in the mesopel</w:t>
        </w:r>
        <w:del w:id="165" w:author="Clara Fuchsman" w:date="2021-10-16T15:51:00Z">
          <w:r w:rsidR="0079676E" w:rsidDel="000B157A">
            <w:delText>e</w:delText>
          </w:r>
        </w:del>
      </w:ins>
      <w:ins w:id="166" w:author="Clara Fuchsman" w:date="2021-10-16T15:51:00Z">
        <w:r w:rsidR="000B157A">
          <w:t>a</w:t>
        </w:r>
      </w:ins>
      <w:ins w:id="167" w:author="Jacob Cram" w:date="2021-10-01T15:44:00Z">
        <w:r w:rsidR="0079676E">
          <w:t xml:space="preserve">gic and producing fecal pellets, </w:t>
        </w:r>
      </w:ins>
      <w:ins w:id="168" w:author="Jacob Cram" w:date="2021-10-11T17:57:00Z">
        <w:r w:rsidR="005127C5">
          <w:t>effectively</w:t>
        </w:r>
      </w:ins>
      <w:ins w:id="169" w:author="Jacob Cram" w:date="2021-10-01T15:45:00Z">
        <w:r w:rsidR="0079676E">
          <w:t xml:space="preserve"> aggregating POM.</w:t>
        </w:r>
      </w:ins>
    </w:p>
    <w:p w14:paraId="3789F36F" w14:textId="30B6816A" w:rsidR="00094676" w:rsidRDefault="0079676E" w:rsidP="00EF63F8">
      <w:pPr>
        <w:rPr>
          <w:ins w:id="170" w:author="Weber, Thomas" w:date="2021-10-27T14:16:00Z"/>
        </w:rPr>
      </w:pPr>
      <w:ins w:id="171" w:author="Jacob Cram" w:date="2021-10-01T15:45:00Z">
        <w:r>
          <w:t xml:space="preserve">(3) </w:t>
        </w:r>
        <w:r w:rsidRPr="0079676E">
          <w:rPr>
            <w:i/>
            <w:iCs/>
            <w:rPrChange w:id="172" w:author="Jacob Cram" w:date="2021-10-01T15:46:00Z">
              <w:rPr/>
            </w:rPrChange>
          </w:rPr>
          <w:t>Disaggregation</w:t>
        </w:r>
        <w:r>
          <w:t>:</w:t>
        </w:r>
      </w:ins>
      <w:ins w:id="173" w:author="Jacob Cram" w:date="2021-10-01T15:46:00Z">
        <w:r>
          <w:t xml:space="preserve"> Zooplankton break large particles into smaller ones in two ways</w:t>
        </w:r>
      </w:ins>
      <w:ins w:id="174" w:author="Jacob Cram" w:date="2021-10-01T15:47:00Z">
        <w:r>
          <w:t xml:space="preserve"> – by </w:t>
        </w:r>
        <w:proofErr w:type="spellStart"/>
        <w:r w:rsidR="00314489">
          <w:t>Coprorhexy</w:t>
        </w:r>
      </w:ins>
      <w:proofErr w:type="spellEnd"/>
      <w:ins w:id="175" w:author="Jacob Cram" w:date="2021-10-03T09:50:00Z">
        <w:r w:rsidR="00084CDA">
          <w:t xml:space="preserve"> (also sometimes called sloppy feeding)</w:t>
        </w:r>
      </w:ins>
      <w:ins w:id="176" w:author="Jacob Cram" w:date="2021-10-01T15:47:00Z">
        <w:r w:rsidR="00314489">
          <w:t xml:space="preserve"> in </w:t>
        </w:r>
        <w:r w:rsidR="00314489" w:rsidRPr="00242542">
          <w:t xml:space="preserve">which </w:t>
        </w:r>
      </w:ins>
      <w:ins w:id="177" w:author="Jacob Cram" w:date="2021-10-01T15:48:00Z">
        <w:r w:rsidR="00314489" w:rsidRPr="00242542">
          <w:t>the</w:t>
        </w:r>
      </w:ins>
      <w:ins w:id="178" w:author="Jacob Cram" w:date="2021-10-22T10:49:00Z">
        <w:r w:rsidR="00242542" w:rsidRPr="00683EBA">
          <w:t>y</w:t>
        </w:r>
      </w:ins>
      <w:ins w:id="179" w:author="Jacob Cram" w:date="2021-10-01T15:48:00Z">
        <w:r w:rsidR="00314489" w:rsidRPr="00683EBA">
          <w:t xml:space="preserve"> break</w:t>
        </w:r>
        <w:r w:rsidR="00314489">
          <w:t xml:space="preserve"> particles apart while feeding on them</w:t>
        </w:r>
      </w:ins>
      <w:ins w:id="180" w:author="Jacob Cram" w:date="2021-10-03T09:48:00Z">
        <w:r w:rsidR="00084CDA">
          <w:t xml:space="preserve"> </w:t>
        </w:r>
      </w:ins>
      <w:ins w:id="181" w:author="Jacob Cram" w:date="2021-10-08T15:59:00Z">
        <w:r w:rsidR="0067346A">
          <w:fldChar w:fldCharType="begin"/>
        </w:r>
        <w:r w:rsidR="0067346A">
          <w:instrText xml:space="preserve"> ADDIN ZOTERO_ITEM CSL_CITATION {"citationID":"rTmUxCSi","properties":{"formattedCitation":"(Lampitt et al., 1990; Noji et al., 1991; Poulsen &amp; Ki\\uc0\\u248{}rboe, 2005)","plainCitation":"(Lampitt et al., 1990; Noji et al., 1991; Poulsen &amp; Kiørboe, 2005)","noteIndex":0},"citationItems":[{"id":9006,"uris":["http://zotero.org/users/158097/items/R7LASUHS"],"uri":["http://zotero.org/users/158097/items/R7LASUHS"],"itemData":{"id":9006,"type":"article-journal","abstract":"Copepod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67346A">
          <w:fldChar w:fldCharType="separate"/>
        </w:r>
        <w:r w:rsidR="0067346A" w:rsidRPr="0067346A">
          <w:rPr>
            <w:szCs w:val="24"/>
          </w:rPr>
          <w:t>(Lampitt et al., 1990; Noji et al., 1991; Poulsen &amp; Kiørboe, 2005)</w:t>
        </w:r>
        <w:r w:rsidR="0067346A">
          <w:fldChar w:fldCharType="end"/>
        </w:r>
      </w:ins>
      <w:ins w:id="182" w:author="Jacob Cram" w:date="2021-10-01T15:48:00Z">
        <w:r w:rsidR="00314489">
          <w:t>, and by generating turbul</w:t>
        </w:r>
        <w:del w:id="183" w:author="Clara Fuchsman" w:date="2021-10-16T15:52:00Z">
          <w:r w:rsidR="00314489" w:rsidDel="000B157A">
            <w:delText>a</w:delText>
          </w:r>
        </w:del>
      </w:ins>
      <w:ins w:id="184" w:author="Clara Fuchsman" w:date="2021-10-16T15:52:00Z">
        <w:r w:rsidR="000B157A">
          <w:t>e</w:t>
        </w:r>
      </w:ins>
      <w:ins w:id="185" w:author="Jacob Cram" w:date="2021-10-01T15:48:00Z">
        <w:r w:rsidR="00314489">
          <w:t>nce while they swim</w:t>
        </w:r>
      </w:ins>
      <w:ins w:id="186" w:author="Jacob Cram" w:date="2021-10-03T09:52:00Z">
        <w:r w:rsidR="0067346A">
          <w:t xml:space="preserve"> </w:t>
        </w:r>
      </w:ins>
      <w:ins w:id="187" w:author="Jacob Cram" w:date="2021-10-08T15:59:00Z">
        <w:r w:rsidR="0067346A" w:rsidRPr="00683EBA">
          <w:fldChar w:fldCharType="begin"/>
        </w:r>
        <w:r w:rsidR="0067346A" w:rsidRPr="00242542">
          <w:instrText xml:space="preserve"> ADDIN ZOTERO_ITEM CSL_CITATION {"citationID":"Hf77IXzj","properties":{"formattedCitation":"(Dilling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67346A" w:rsidRPr="00683EBA">
          <w:fldChar w:fldCharType="separate"/>
        </w:r>
        <w:r w:rsidR="0067346A" w:rsidRPr="00683EBA">
          <w:t>(Dilling &amp; Alldredge, 2000; Goldthwait et al., 2005)</w:t>
        </w:r>
        <w:r w:rsidR="0067346A" w:rsidRPr="00683EBA">
          <w:fldChar w:fldCharType="end"/>
        </w:r>
      </w:ins>
      <w:ins w:id="188" w:author="Jacob Cram" w:date="2021-10-01T15:48:00Z">
        <w:r w:rsidR="00314489" w:rsidRPr="00242542">
          <w:t>.</w:t>
        </w:r>
      </w:ins>
      <w:del w:id="189" w:author="September" w:date="2021-10-08T15:59:00Z">
        <w:r w:rsidR="004D045E" w:rsidRPr="00242542">
          <w:delText>.</w:delText>
        </w:r>
      </w:del>
      <w:ins w:id="190" w:author="Jacob Cram" w:date="2021-10-01T15:42:00Z">
        <w:r w:rsidR="004D045E" w:rsidRPr="00242542">
          <w:t xml:space="preserve"> </w:t>
        </w:r>
      </w:ins>
      <w:del w:id="191" w:author="Jacob Cram" w:date="2021-10-01T15:35:00Z">
        <w:r w:rsidR="004D045E" w:rsidRPr="00242542">
          <w:delText xml:space="preserve">They affect particle flux through four processes: </w:delText>
        </w:r>
        <w:r w:rsidR="004D045E" w:rsidRPr="00242542">
          <w:rPr>
            <w:i/>
          </w:rPr>
          <w:delText>repackaging</w:delText>
        </w:r>
        <w:r w:rsidR="004D045E" w:rsidRPr="00242542">
          <w:delText xml:space="preserve">, </w:delText>
        </w:r>
        <w:r w:rsidR="004D045E" w:rsidRPr="00242542">
          <w:rPr>
            <w:i/>
          </w:rPr>
          <w:delText>respiration</w:delText>
        </w:r>
        <w:r w:rsidR="004D045E" w:rsidRPr="00242542">
          <w:delText xml:space="preserve">, </w:delText>
        </w:r>
        <w:r w:rsidR="004D045E" w:rsidRPr="00242542">
          <w:rPr>
            <w:i/>
          </w:rPr>
          <w:delText>active transport</w:delText>
        </w:r>
        <w:r w:rsidR="004D045E" w:rsidRPr="00242542">
          <w:delText xml:space="preserve"> and </w:delText>
        </w:r>
        <w:r w:rsidR="004D045E" w:rsidRPr="00242542">
          <w:rPr>
            <w:i/>
          </w:rPr>
          <w:delText>disaggregation</w:delText>
        </w:r>
        <w:r w:rsidR="004D045E" w:rsidRPr="00242542">
          <w:delText xml:space="preserve">. </w:delText>
        </w:r>
      </w:del>
      <w:del w:id="192" w:author="Jacob Cram" w:date="2021-10-03T09:47:00Z">
        <w:r w:rsidR="004D045E" w:rsidRPr="00242542">
          <w:delText xml:space="preserve">Zooplankton </w:delText>
        </w:r>
        <w:r w:rsidR="004D045E" w:rsidRPr="00242542">
          <w:rPr>
            <w:i/>
          </w:rPr>
          <w:delText>repackage</w:delText>
        </w:r>
        <w:r w:rsidR="004D045E" w:rsidRPr="00242542">
          <w:delText xml:space="preserve"> particles into fecal pellets that have different properties from the original particles they ingest </w:delText>
        </w:r>
        <w:r w:rsidR="00D26EBD" w:rsidRPr="00395F00">
          <w:fldChar w:fldCharType="begin"/>
        </w:r>
        <w:r w:rsidR="00DF46B2" w:rsidRPr="00242542">
          <w:del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delInstrText>
        </w:r>
        <w:r w:rsidR="00D26EBD" w:rsidRPr="00395F00">
          <w:fldChar w:fldCharType="separate"/>
        </w:r>
        <w:r w:rsidR="00DF46B2" w:rsidRPr="00242542">
          <w:delText>(Wilson et al., 2008)</w:delText>
        </w:r>
        <w:r w:rsidR="00D26EBD" w:rsidRPr="00395F00">
          <w:fldChar w:fldCharType="end"/>
        </w:r>
      </w:del>
      <w:del w:id="193" w:author="Weber, Thomas" w:date="2021-10-27T14:13:00Z">
        <w:r w:rsidR="004D045E" w:rsidRPr="00242542" w:rsidDel="00094676">
          <w:delText>.</w:delText>
        </w:r>
      </w:del>
      <w:del w:id="194" w:author="Jacob Cram" w:date="2021-10-03T09:47:00Z">
        <w:r w:rsidR="004D045E" w:rsidRPr="00242542">
          <w:delText xml:space="preserve"> The repackaged particles may be egested at greater</w:delText>
        </w:r>
        <w:r w:rsidR="004D045E">
          <w:delText xml:space="preserve"> depth in the water column during the zooplankton's migration, resulting in the </w:delText>
        </w:r>
        <w:r w:rsidR="004D045E">
          <w:rPr>
            <w:i/>
          </w:rPr>
          <w:delText>active transport</w:delText>
        </w:r>
        <w:r w:rsidR="004D045E">
          <w:delText xml:space="preserve"> of organic carbon over depth</w:delText>
        </w:r>
      </w:del>
      <w:moveFromRangeStart w:id="195" w:author="Jacob Cram" w:date="2021-10-03T09:47:00Z" w:name="move84146865"/>
      <w:moveFrom w:id="196" w:author="Jacob Cram" w:date="2021-10-03T09:47:00Z">
        <w:del w:id="197" w:author="Jacob Cram" w:date="2021-10-03T09:47:00Z">
          <w:r w:rsidR="004D045E">
            <w:delText xml:space="preserve"> </w:delText>
          </w:r>
          <w:r w:rsidR="00D26EBD">
            <w:fldChar w:fldCharType="begin"/>
          </w:r>
          <w:r w:rsidR="00DF46B2">
            <w:del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D26EBD">
            <w:fldChar w:fldCharType="separate"/>
          </w:r>
          <w:r w:rsidR="00DF46B2" w:rsidRPr="00DF46B2">
            <w:delText>(Archibald et al., 2019; Bianchi et al., 2013; Hannides et al., 2009; Steinberg et al., 2000; Stukel et al., 2018, 2019)</w:delText>
          </w:r>
          <w:r w:rsidR="00D26EBD">
            <w:fldChar w:fldCharType="end"/>
          </w:r>
        </w:del>
      </w:moveFrom>
      <w:moveFromRangeEnd w:id="195"/>
      <w:del w:id="198" w:author="Jacob Cram" w:date="2021-10-03T09:53:00Z">
        <w:r w:rsidR="004D045E">
          <w:delText xml:space="preserve">. In addition to repackaging, zooplankton may </w:delText>
        </w:r>
        <w:r w:rsidR="004D045E">
          <w:rPr>
            <w:i/>
          </w:rPr>
          <w:delText>respire</w:delText>
        </w:r>
        <w:r w:rsidR="004D045E">
          <w:delText xml:space="preserve"> some proportion of </w:delText>
        </w:r>
      </w:del>
      <w:del w:id="199" w:author="Jacob Cram" w:date="2021-10-03T09:48:00Z">
        <w:r w:rsidR="004D045E">
          <w:delText>the particles</w:delText>
        </w:r>
        <w:r w:rsidR="00A35D9B">
          <w:delText>’</w:delText>
        </w:r>
        <w:r w:rsidR="004D045E">
          <w:delText xml:space="preserve"> </w:delText>
        </w:r>
        <w:r w:rsidR="007D3102">
          <w:delText>organic matter</w:delText>
        </w:r>
        <w:r w:rsidR="004D045E">
          <w:delText xml:space="preserve"> </w:delText>
        </w:r>
        <w:r w:rsidR="007D3102">
          <w:delText xml:space="preserve">by </w:delText>
        </w:r>
        <w:r w:rsidR="004D045E">
          <w:delText>consum</w:delText>
        </w:r>
        <w:r w:rsidR="007D3102">
          <w:delText>ing</w:delText>
        </w:r>
        <w:r w:rsidR="004D045E">
          <w:delText xml:space="preserve"> particles in the mesopelagic </w:delText>
        </w:r>
        <w:r w:rsidR="007B69A1">
          <w:fldChar w:fldCharType="begin"/>
        </w:r>
        <w:r w:rsidR="00DF46B2">
          <w:del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7B69A1">
          <w:fldChar w:fldCharType="separate"/>
        </w:r>
        <w:r w:rsidR="00DF46B2" w:rsidRPr="00DF46B2">
          <w:delText>(Stukel et al., 2019)</w:delText>
        </w:r>
        <w:r w:rsidR="007B69A1">
          <w:fldChar w:fldCharType="end"/>
        </w:r>
        <w:r w:rsidR="004D045E">
          <w:delText xml:space="preserve">. </w:delText>
        </w:r>
        <w:r w:rsidR="006B0287">
          <w:delText>Suspension feeding zooplankton</w:delText>
        </w:r>
        <w:r w:rsidR="004D045E">
          <w:delText xml:space="preserve"> did not substantially attenuate flux in the California Current system </w:delText>
        </w:r>
        <w:r w:rsidR="009A3929">
          <w:fldChar w:fldCharType="begin"/>
        </w:r>
        <w:r w:rsidR="00DF46B2">
          <w:del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9A3929">
          <w:fldChar w:fldCharType="separate"/>
        </w:r>
        <w:r w:rsidR="00DF46B2" w:rsidRPr="00DF46B2">
          <w:delText>(Stukel et al., 2019)</w:delText>
        </w:r>
        <w:r w:rsidR="009A3929">
          <w:fldChar w:fldCharType="end"/>
        </w:r>
        <w:r w:rsidR="004D045E">
          <w:delText xml:space="preserve">. Zooplankton break large particles into smaller ones, likely by generating turbulence when they swim </w:delText>
        </w:r>
        <w:r w:rsidR="009A3929">
          <w:fldChar w:fldCharType="begin"/>
        </w:r>
        <w:r w:rsidR="00DF46B2">
          <w:del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delInstrText>
        </w:r>
        <w:r w:rsidR="009A3929">
          <w:fldChar w:fldCharType="separate"/>
        </w:r>
        <w:r w:rsidR="00DF46B2" w:rsidRPr="00DF46B2">
          <w:delText>(Dilling &amp; Alldredge, 2000; Goldthwait et al., 2005)</w:delText>
        </w:r>
        <w:r w:rsidR="009A3929">
          <w:fldChar w:fldCharType="end"/>
        </w:r>
        <w:r w:rsidR="004D045E">
          <w:delText>.</w:delText>
        </w:r>
      </w:del>
      <w:ins w:id="200" w:author="Weber, Thomas" w:date="2021-10-27T14:13:00Z">
        <w:r w:rsidR="00094676">
          <w:t xml:space="preserve">Disaggregation </w:t>
        </w:r>
      </w:ins>
      <w:del w:id="201" w:author="Jacob Cram" w:date="2021-10-03T09:48:00Z">
        <w:r w:rsidR="004D045E">
          <w:delText xml:space="preserve"> </w:delText>
        </w:r>
      </w:del>
      <w:del w:id="202" w:author="Weber, Thomas" w:date="2021-10-27T14:13:00Z">
        <w:r w:rsidR="004D045E" w:rsidDel="00094676">
          <w:delText xml:space="preserve">This </w:delText>
        </w:r>
        <w:r w:rsidR="004D045E" w:rsidDel="00094676">
          <w:rPr>
            <w:i/>
          </w:rPr>
          <w:delText>disaggregation</w:delText>
        </w:r>
        <w:r w:rsidR="004D045E" w:rsidDel="00094676">
          <w:delText xml:space="preserve"> </w:delText>
        </w:r>
      </w:del>
      <w:r w:rsidR="004D045E">
        <w:t>can</w:t>
      </w:r>
      <w:del w:id="203" w:author="Weber, Thomas" w:date="2021-10-27T14:14:00Z">
        <w:r w:rsidR="004D045E" w:rsidDel="00094676">
          <w:delText xml:space="preserve"> </w:delText>
        </w:r>
      </w:del>
      <w:ins w:id="204" w:author="Weber, Thomas" w:date="2021-10-27T14:14:00Z">
        <w:r w:rsidR="00094676">
          <w:t xml:space="preserve"> reduce particle transfer efficiency, </w:t>
        </w:r>
      </w:ins>
      <w:del w:id="205" w:author="Weber, Thomas" w:date="2021-10-27T14:14:00Z">
        <w:r w:rsidR="004D045E" w:rsidDel="00094676">
          <w:delText xml:space="preserve">lead to increased remineralization of particles </w:delText>
        </w:r>
      </w:del>
      <w:r w:rsidR="004D045E">
        <w:t xml:space="preserve">because </w:t>
      </w:r>
      <w:del w:id="206" w:author="Weber, Thomas" w:date="2021-10-27T14:14:00Z">
        <w:r w:rsidR="004D045E" w:rsidDel="00094676">
          <w:delText xml:space="preserve">those </w:delText>
        </w:r>
      </w:del>
      <w:r w:rsidR="004D045E">
        <w:t>smaller particle</w:t>
      </w:r>
      <w:ins w:id="207" w:author="Weber, Thomas" w:date="2021-10-27T14:14:00Z">
        <w:r w:rsidR="00094676">
          <w:t>s</w:t>
        </w:r>
      </w:ins>
      <w:r w:rsidR="004D045E">
        <w:t xml:space="preserve"> </w:t>
      </w:r>
      <w:del w:id="208" w:author="Weber, Thomas" w:date="2021-10-27T14:14:00Z">
        <w:r w:rsidR="004D045E" w:rsidDel="00094676">
          <w:delText xml:space="preserve">pieces </w:delText>
        </w:r>
      </w:del>
      <w:r w:rsidR="004D045E">
        <w:t xml:space="preserve">sink more slowly and so </w:t>
      </w:r>
      <w:del w:id="209" w:author="Weber, Thomas" w:date="2021-10-27T14:14:00Z">
        <w:r w:rsidR="004D045E" w:rsidDel="00094676">
          <w:delText>have longer residence times in the</w:delText>
        </w:r>
      </w:del>
      <w:ins w:id="210" w:author="Weber, Thomas" w:date="2021-10-27T14:14:00Z">
        <w:r w:rsidR="00094676">
          <w:t>reside longer i</w:t>
        </w:r>
      </w:ins>
      <w:ins w:id="211" w:author="Weber, Thomas" w:date="2021-10-27T14:15:00Z">
        <w:r w:rsidR="00094676">
          <w:t>n</w:t>
        </w:r>
      </w:ins>
      <w:r w:rsidR="004D045E">
        <w:t xml:space="preserve"> mesopelagic, </w:t>
      </w:r>
      <w:del w:id="212" w:author="Weber, Thomas" w:date="2021-10-27T14:15:00Z">
        <w:r w:rsidR="004D045E" w:rsidDel="00094676">
          <w:delText xml:space="preserve">causing </w:delText>
        </w:r>
      </w:del>
      <w:ins w:id="213" w:author="Weber, Thomas" w:date="2021-10-27T14:15:00Z">
        <w:r w:rsidR="00094676">
          <w:t xml:space="preserve">allowing </w:t>
        </w:r>
      </w:ins>
      <w:r w:rsidR="004D045E">
        <w:t xml:space="preserve">them to be consumed before reaching deep waters </w:t>
      </w:r>
      <w:r w:rsidR="009A3929">
        <w:fldChar w:fldCharType="begin"/>
      </w:r>
      <w:r w:rsidR="00CB548C">
        <w:instrText xml:space="preserve"> ADDIN ZOTERO_ITEM CSL_CITATION {"citationID":"nxSjc5Lq","properties":{"formattedCitation":"(Goldthwait et al., 2005; Lampitt et al., 1990; Noji et al., 1991; Poulsen &amp; Ki\\uc0\\u248{}rboe, 2005)","plainCitation":"(Goldthwait et al., 2005; Lampitt et al., 1990; Noji et al., 1991; Poulsen &amp; Kiørboe,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9A3929">
        <w:fldChar w:fldCharType="separate"/>
      </w:r>
      <w:r w:rsidR="00CB548C" w:rsidRPr="00CB548C">
        <w:rPr>
          <w:szCs w:val="24"/>
        </w:rPr>
        <w:t>(Goldthwait et al., 2005; Lampitt et al., 1990; Noji et al., 1991; Poulsen &amp; Kiørboe, 2005)</w:t>
      </w:r>
      <w:r w:rsidR="009A3929">
        <w:fldChar w:fldCharType="end"/>
      </w:r>
      <w:ins w:id="214" w:author="September" w:date="2021-10-08T15:59:00Z">
        <w:r w:rsidR="004D045E">
          <w:t>.</w:t>
        </w:r>
      </w:ins>
      <w:del w:id="215" w:author="September" w:date="2021-10-08T15:59:00Z">
        <w:r w:rsidR="004D045E">
          <w:delText>.</w:delText>
        </w:r>
      </w:del>
      <w:r w:rsidR="004D045E">
        <w:t xml:space="preserve"> </w:t>
      </w:r>
      <w:del w:id="216" w:author="Weber, Thomas" w:date="2021-10-27T14:15:00Z">
        <w:r w:rsidR="004D045E" w:rsidDel="00094676">
          <w:delText>This fragmentation has been shown in</w:delText>
        </w:r>
      </w:del>
      <w:ins w:id="217" w:author="Weber, Thomas" w:date="2021-10-27T14:15:00Z">
        <w:r w:rsidR="00094676">
          <w:t>In</w:t>
        </w:r>
      </w:ins>
      <w:r w:rsidR="004D045E">
        <w:t xml:space="preserve"> some cases</w:t>
      </w:r>
      <w:ins w:id="218" w:author="Weber, Thomas" w:date="2021-10-27T14:15:00Z">
        <w:r w:rsidR="00094676">
          <w:t>, disaggregation can</w:t>
        </w:r>
      </w:ins>
      <w:del w:id="219" w:author="Weber, Thomas" w:date="2021-10-27T14:15:00Z">
        <w:r w:rsidR="004D045E" w:rsidDel="00094676">
          <w:delText xml:space="preserve"> to</w:delText>
        </w:r>
      </w:del>
      <w:r w:rsidR="004D045E">
        <w:t xml:space="preserve"> explain around 50% of </w:t>
      </w:r>
      <w:ins w:id="220" w:author="Weber, Thomas" w:date="2021-10-27T14:15:00Z">
        <w:r w:rsidR="00094676">
          <w:t>the particle</w:t>
        </w:r>
      </w:ins>
      <w:ins w:id="221" w:author="Weber, Thomas" w:date="2021-10-27T14:16:00Z">
        <w:r w:rsidR="00094676">
          <w:t xml:space="preserve"> </w:t>
        </w:r>
      </w:ins>
      <w:r w:rsidR="004D045E">
        <w:t xml:space="preserve">flux attenuation </w:t>
      </w:r>
      <w:ins w:id="222" w:author="Weber, Thomas" w:date="2021-10-27T14:16:00Z">
        <w:r w:rsidR="00094676">
          <w:t xml:space="preserve">over depth </w:t>
        </w:r>
      </w:ins>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ins w:id="223" w:author="September" w:date="2021-10-08T15:59:00Z">
        <w:r w:rsidR="007B69A1">
          <w:t>.</w:t>
        </w:r>
      </w:ins>
    </w:p>
    <w:p w14:paraId="00000019" w14:textId="78D39FA0" w:rsidR="00104E87" w:rsidRDefault="0067346A" w:rsidP="00EF63F8">
      <w:ins w:id="224" w:author="Jacob Cram" w:date="2021-10-03T09:53:00Z">
        <w:r>
          <w:t>The migratory zooplankton that dri</w:t>
        </w:r>
      </w:ins>
      <w:ins w:id="225" w:author="Jacob Cram" w:date="2021-10-03T09:54:00Z">
        <w:r>
          <w:t>ve these mesopel</w:t>
        </w:r>
        <w:del w:id="226" w:author="Clara Fuchsman" w:date="2021-10-16T15:54:00Z">
          <w:r w:rsidDel="000B157A">
            <w:delText>e</w:delText>
          </w:r>
        </w:del>
      </w:ins>
      <w:ins w:id="227" w:author="Clara Fuchsman" w:date="2021-10-16T15:54:00Z">
        <w:r w:rsidR="000B157A">
          <w:t>a</w:t>
        </w:r>
      </w:ins>
      <w:ins w:id="228" w:author="Jacob Cram" w:date="2021-10-03T09:54:00Z">
        <w:r>
          <w:t>gic processes</w:t>
        </w:r>
      </w:ins>
      <w:ins w:id="229" w:author="Jacob Cram" w:date="2021-10-01T15:17:00Z">
        <w:r w:rsidR="00743FA3">
          <w:t xml:space="preserve"> spend the night in the surface layer and </w:t>
        </w:r>
      </w:ins>
      <w:ins w:id="230" w:author="Jacob Cram" w:date="2021-10-01T15:16:00Z">
        <w:r w:rsidR="00743FA3">
          <w:t xml:space="preserve">migrate </w:t>
        </w:r>
      </w:ins>
      <w:ins w:id="231" w:author="Jacob Cram" w:date="2021-10-01T15:17:00Z">
        <w:r w:rsidR="00743FA3">
          <w:t xml:space="preserve">into the core of the OMZ during the day </w:t>
        </w:r>
      </w:ins>
      <w:r w:rsidR="006A4DDD" w:rsidRPr="00683EBA">
        <w:fldChar w:fldCharType="begin"/>
      </w:r>
      <w:r w:rsidR="006A4DDD" w:rsidRPr="00242542">
        <w:instrText xml:space="preserve"> ADDIN ZOTERO_ITEM CSL_CITATION {"citationID":"9pWwS66q","properties":{"formattedCitation":"(Bianchi et al., 2014)","plainCitation":"(Bianchi et al., 2014)","noteIndex":0},"citationItems":[{"id":7306,"uris":["http://zotero.org/users/158097/items/7V4MPVL5"],"uri":["http://zotero.org/users/158097/items/7V4MPVL5"],"itemData":{"id":7306,"type":"article-journal","abstract":"Measurements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D."}],"issued":{"date-parts":[["2014",11,4]]}}}],"schema":"https://github.com/citation-style-language/schema/raw/master/csl-citation.json"} </w:instrText>
      </w:r>
      <w:r w:rsidR="006A4DDD" w:rsidRPr="00683EBA">
        <w:fldChar w:fldCharType="separate"/>
      </w:r>
      <w:r w:rsidR="006A4DDD" w:rsidRPr="00683EBA">
        <w:t>(Bianchi et al., 2014)</w:t>
      </w:r>
      <w:r w:rsidR="006A4DDD" w:rsidRPr="00683EBA">
        <w:fldChar w:fldCharType="end"/>
      </w:r>
      <w:ins w:id="232" w:author="Jacob Cram" w:date="2021-10-09T17:18:00Z">
        <w:r w:rsidR="006A4DDD" w:rsidRPr="00242542">
          <w:t>.</w:t>
        </w:r>
      </w:ins>
      <w:ins w:id="233" w:author="Jacob Cram" w:date="2021-10-01T22:03:00Z">
        <w:r w:rsidR="004143EC" w:rsidRPr="00683EBA">
          <w:t>These</w:t>
        </w:r>
        <w:r w:rsidR="004143EC">
          <w:t xml:space="preserve"> organisms likely survive in ODZs </w:t>
        </w:r>
      </w:ins>
      <w:ins w:id="234" w:author="Jacob Cram" w:date="2021-10-01T22:04:00Z">
        <w:r w:rsidR="004143EC">
          <w:t xml:space="preserve">by slowing their metabolic processes, but may supplement these with very efficient </w:t>
        </w:r>
      </w:ins>
      <w:ins w:id="235" w:author="Jacob Cram" w:date="2021-10-29T16:55:00Z">
        <w:r w:rsidR="00D96FCC">
          <w:t xml:space="preserve">oxygen </w:t>
        </w:r>
      </w:ins>
      <w:ins w:id="236" w:author="Jacob Cram" w:date="2021-10-01T22:04:00Z">
        <w:r w:rsidR="004143EC">
          <w:t>uptake and anaerobic metabolism</w:t>
        </w:r>
      </w:ins>
      <w:ins w:id="237" w:author="Jacob Cram" w:date="2021-10-11T17:58:00Z">
        <w:r w:rsidR="005127C5">
          <w:t xml:space="preserve"> </w:t>
        </w:r>
      </w:ins>
      <w:r w:rsidR="005127C5">
        <w:fldChar w:fldCharType="begin"/>
      </w:r>
      <w:r w:rsidR="005127C5">
        <w:instrText xml:space="preserve"> ADDIN ZOTERO_ITEM CSL_CITATION {"citationID":"AVQutxyU","properties":{"formattedCitation":"(Seibel, 2011)","plainCitation":"(Seibel, 2011)","noteIndex":0},"citationItems":[{"id":9938,"uris":["http://zotero.org/users/158097/items/P3JJUKK2"],"uri":["http://zotero.org/users/158097/items/P3JJUKK2"],"itemData":{"id":9938,"type":"article-journal","abstract":"The survival of oceanic organisms in oxygen minimum zones (OMZs) depends on their total oxygen demand and the capacities for oxygen extraction and transport, anaerobic ATP production and metabolic suppression. Anaerobic metabolism and metabolic suppression are required for daytime forays into the most extreme OMZs. Critical oxygen partial pressures are, within a range, evolved to match the minimum oxygen level to which a species is exposed. This fact demands that low oxygen habitats be defined by the biological response to low oxygen rather than by some arbitrary oxygen concentration. A broad comparative analysis of oxygen tolerance facilitates the identification of two oxygen thresholds that may prove useful for policy makers as OMZs expand due to climate change. Between these thresholds, specific physiological adaptations to low oxygen are required of virtually all species. The lower threshold represents a limit to evolved oxygen extraction capacity. Climate change that pushes oxygen concentrations below the lower threshold (~0.8</w:instrText>
      </w:r>
      <w:r w:rsidR="005127C5">
        <w:instrText xml:space="preserve">kPa) will certainly result in a transition from an ecosystem dominated by a diverse midwater fauna to one dominated by diel migrant biota that must return to surface waters at night. Animal physiology and, in particular, the response of animals to expanding hypoxia, is a critical, but understudied, component of biogeochemical cycles and oceanic ecology. Here, I discuss the definition of hypoxia and critical oxygen levels, review adaptations of animals to OMZs and discuss the capacity for, and prevalence of, metabolic suppression as a response to temporary residence in OMZs and the possible consequences of climate change on OMZ ecology.","container-title":"Journal of Experimental Biology","DOI":"10.1242/jeb.049171","ISSN":"1477-9145, 0022-0949","issue":"2","language":"en","page":"326-336","source":"DOI.org (Crossref)","title":"Critical oxygen levels and metabolic suppression in oceanic oxygen minimum zones","volume":"214","author":[{"family":"Seibel","given":"Brad A."}],"issued":{"date-parts":[["2011",1,15]]}}}],"schema":"https://github.com/citation-style-language/schema/raw/master/csl-citation.json"} </w:instrText>
      </w:r>
      <w:r w:rsidR="005127C5">
        <w:fldChar w:fldCharType="separate"/>
      </w:r>
      <w:r w:rsidR="005127C5" w:rsidRPr="005127C5">
        <w:t>(Seibel, 2011)</w:t>
      </w:r>
      <w:r w:rsidR="005127C5">
        <w:fldChar w:fldCharType="end"/>
      </w:r>
      <w:ins w:id="238" w:author="Jacob Cram" w:date="2021-10-11T17:58:00Z">
        <w:r w:rsidR="005127C5">
          <w:t>.</w:t>
        </w:r>
      </w:ins>
      <w:ins w:id="239" w:author="Jacob Cram" w:date="2021-10-01T22:04:00Z">
        <w:r w:rsidR="004143EC">
          <w:t xml:space="preserve"> Acoustic data suggest that zooplankton do not migrate as deeply</w:t>
        </w:r>
      </w:ins>
      <w:ins w:id="240" w:author="Jacob Cram" w:date="2021-10-01T22:05:00Z">
        <w:r w:rsidR="004143EC">
          <w:t xml:space="preserve"> </w:t>
        </w:r>
      </w:ins>
      <w:ins w:id="241" w:author="Jacob Cram" w:date="2021-10-25T16:52:00Z">
        <w:r w:rsidR="0092699A">
          <w:t xml:space="preserve">into ODZs </w:t>
        </w:r>
      </w:ins>
      <w:ins w:id="242" w:author="Jacob Cram" w:date="2021-10-01T22:05:00Z">
        <w:r w:rsidR="004143EC">
          <w:t>as they do</w:t>
        </w:r>
      </w:ins>
      <w:ins w:id="243" w:author="Jacob Cram" w:date="2021-10-25T16:52:00Z">
        <w:r w:rsidR="0092699A">
          <w:t xml:space="preserve"> into regions</w:t>
        </w:r>
      </w:ins>
      <w:ins w:id="244" w:author="Jacob Cram" w:date="2021-10-01T22:05:00Z">
        <w:r w:rsidR="004143EC">
          <w:t xml:space="preserve"> where ODZs are </w:t>
        </w:r>
      </w:ins>
      <w:ins w:id="245" w:author="Jacob Cram" w:date="2021-10-11T17:58:00Z">
        <w:r w:rsidR="005127C5">
          <w:t>absent</w:t>
        </w:r>
      </w:ins>
      <w:ins w:id="246" w:author="Jacob Cram" w:date="2021-10-01T22:05:00Z">
        <w:r w:rsidR="004143EC">
          <w:t xml:space="preserve"> (Bianchi et al. 2011)</w:t>
        </w:r>
      </w:ins>
      <w:ins w:id="247" w:author="Jacob Cram" w:date="2021-10-25T16:52:00Z">
        <w:r w:rsidR="0092699A">
          <w:t>. N</w:t>
        </w:r>
      </w:ins>
      <w:ins w:id="248" w:author="Jacob Cram" w:date="2021-10-01T22:05:00Z">
        <w:r w:rsidR="004143EC">
          <w:t>ew evidence suggest</w:t>
        </w:r>
      </w:ins>
      <w:ins w:id="249" w:author="Jacob Cram" w:date="2021-10-01T22:06:00Z">
        <w:r w:rsidR="004143EC">
          <w:t>s that in ODZ regions with shallower oxyclines</w:t>
        </w:r>
      </w:ins>
      <w:ins w:id="250" w:author="Clara Fuchsman" w:date="2021-10-16T15:54:00Z">
        <w:r w:rsidR="000B157A">
          <w:t>,</w:t>
        </w:r>
      </w:ins>
      <w:ins w:id="251" w:author="Jacob Cram" w:date="2021-10-01T22:06:00Z">
        <w:r w:rsidR="004143EC">
          <w:t xml:space="preserve"> </w:t>
        </w:r>
      </w:ins>
      <w:ins w:id="252" w:author="Jacob Cram" w:date="2021-10-22T11:17:00Z">
        <w:r w:rsidR="00683EBA">
          <w:t>night-time</w:t>
        </w:r>
      </w:ins>
      <w:ins w:id="253" w:author="Jacob Cram" w:date="2021-10-25T16:52:00Z">
        <w:r w:rsidR="0092699A">
          <w:t xml:space="preserve"> </w:t>
        </w:r>
      </w:ins>
      <w:ins w:id="254" w:author="Jacob Cram" w:date="2021-10-01T22:06:00Z">
        <w:r w:rsidR="004143EC">
          <w:t xml:space="preserve">migration depth remains the same but </w:t>
        </w:r>
        <w:r w:rsidR="00107A2B">
          <w:t xml:space="preserve">the </w:t>
        </w:r>
      </w:ins>
      <w:ins w:id="255" w:author="Jacob Cram" w:date="2021-10-01T22:07:00Z">
        <w:r w:rsidR="00107A2B">
          <w:t>depth</w:t>
        </w:r>
      </w:ins>
      <w:ins w:id="256" w:author="Jacob Cram" w:date="2021-10-01T22:06:00Z">
        <w:r w:rsidR="00107A2B">
          <w:t xml:space="preserve"> where the organisms spend the </w:t>
        </w:r>
      </w:ins>
      <w:ins w:id="257" w:author="Jacob Cram" w:date="2021-10-22T11:17:00Z">
        <w:r w:rsidR="00683EBA">
          <w:t>day</w:t>
        </w:r>
      </w:ins>
      <w:ins w:id="258" w:author="Jacob Cram" w:date="2021-10-01T22:06:00Z">
        <w:r w:rsidR="00107A2B">
          <w:t xml:space="preserve"> is compressed</w:t>
        </w:r>
      </w:ins>
      <w:ins w:id="259" w:author="Jacob Cram" w:date="2021-10-30T05:33:00Z">
        <w:r w:rsidR="00A7061D">
          <w:t xml:space="preserve"> </w:t>
        </w:r>
      </w:ins>
      <w:r w:rsidR="00A7061D">
        <w:fldChar w:fldCharType="begin"/>
      </w:r>
      <w:r w:rsidR="00A7061D">
        <w:instrText xml:space="preserve"> ADDIN ZOTERO_ITEM CSL_CITATION {"citationID":"GH2MzZcB","properties":{"formattedCitation":"(Wishner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A7061D">
        <w:rPr>
          <w:rFonts w:ascii="Cambria Math" w:hAnsi="Cambria Math" w:cs="Cambria Math"/>
        </w:rPr>
        <w:instrText>∘</w:instrText>
      </w:r>
      <w:r w:rsidR="00A7061D">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A7061D">
        <w:rPr>
          <w:rFonts w:ascii="Cambria Math" w:hAnsi="Cambria Math" w:cs="Cambria Math"/>
        </w:rPr>
        <w:instrText>∼</w:instrText>
      </w:r>
      <w:r w:rsidR="00A7061D">
        <w:instrText>600 to\n</w:instrText>
      </w:r>
      <w:r w:rsidR="00A7061D">
        <w:rPr>
          <w:rFonts w:ascii="Cambria Math" w:hAnsi="Cambria Math" w:cs="Cambria Math"/>
        </w:rPr>
        <w:instrText>∼</w:instrText>
      </w:r>
      <w:r w:rsidR="00A7061D">
        <w:instrText>800 m, and the depth of diapause for Eucalanus inermis shifted from\n</w:instrText>
      </w:r>
      <w:r w:rsidR="00A7061D">
        <w:rPr>
          <w:rFonts w:ascii="Cambria Math" w:hAnsi="Cambria Math" w:cs="Cambria Math"/>
        </w:rPr>
        <w:instrText>∼</w:instrText>
      </w:r>
      <w:r w:rsidR="00A7061D">
        <w:instrText xml:space="preserve">500 to </w:instrText>
      </w:r>
      <w:r w:rsidR="00A7061D">
        <w:rPr>
          <w:rFonts w:ascii="Cambria Math" w:hAnsi="Cambria Math" w:cs="Cambria Math"/>
        </w:rPr>
        <w:instrText>∼</w:instrText>
      </w:r>
      <w:r w:rsidR="00A7061D">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A7061D">
        <w:rPr>
          <w:rFonts w:ascii="Cambria Math" w:hAnsi="Cambria Math" w:cs="Cambria Math"/>
        </w:rPr>
        <w:instrText>∼</w:instrText>
      </w:r>
      <w:r w:rsidR="00A7061D">
        <w:instrText>20 m) when the aerobic mixed layer was thin and the low-oxygen OMZ broad, but it was much deeper (</w:instrText>
      </w:r>
      <w:r w:rsidR="00A7061D">
        <w:rPr>
          <w:rFonts w:ascii="Cambria Math" w:hAnsi="Cambria Math" w:cs="Cambria Math"/>
        </w:rPr>
        <w:instrText>∼</w:instrText>
      </w:r>
      <w:r w:rsidR="00A7061D">
        <w:instrText xml:space="preserve">100 m) when the mixed\nlayer and higher oxygen extended deeper; daytime depth in both situations\nwas </w:instrText>
      </w:r>
      <w:r w:rsidR="00A7061D">
        <w:rPr>
          <w:rFonts w:ascii="Cambria Math" w:hAnsi="Cambria Math" w:cs="Cambria Math"/>
        </w:rPr>
        <w:instrText>∼</w:instrText>
      </w:r>
      <w:r w:rsidR="00A7061D">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A7061D">
        <w:fldChar w:fldCharType="separate"/>
      </w:r>
      <w:r w:rsidR="00A7061D" w:rsidRPr="00A7061D">
        <w:t>(Wishner et al., 2020)</w:t>
      </w:r>
      <w:r w:rsidR="00A7061D">
        <w:fldChar w:fldCharType="end"/>
      </w:r>
      <w:ins w:id="260" w:author="Jacob Cram" w:date="2021-10-01T22:06:00Z">
        <w:r w:rsidR="00107A2B">
          <w:t xml:space="preserve">. The rates </w:t>
        </w:r>
      </w:ins>
      <w:ins w:id="261" w:author="Weber, Thomas" w:date="2021-10-27T16:12:00Z">
        <w:r w:rsidR="00BA0191">
          <w:t>at</w:t>
        </w:r>
      </w:ins>
      <w:ins w:id="262" w:author="Jacob Cram" w:date="2021-10-01T22:06:00Z">
        <w:del w:id="263" w:author="Weber, Thomas" w:date="2021-10-27T16:12:00Z">
          <w:r w:rsidR="00107A2B" w:rsidDel="00BA0191">
            <w:delText>to</w:delText>
          </w:r>
        </w:del>
        <w:r w:rsidR="00107A2B">
          <w:t xml:space="preserve"> which </w:t>
        </w:r>
        <w:del w:id="264" w:author="Clara Fuchsman" w:date="2021-10-16T15:55:00Z">
          <w:r w:rsidR="00107A2B" w:rsidDel="000B157A">
            <w:delText>Z</w:delText>
          </w:r>
        </w:del>
      </w:ins>
      <w:ins w:id="265" w:author="Clara Fuchsman" w:date="2021-10-16T15:55:00Z">
        <w:r w:rsidR="000B157A">
          <w:t>z</w:t>
        </w:r>
      </w:ins>
      <w:ins w:id="266" w:author="Jacob Cram" w:date="2021-10-01T22:06:00Z">
        <w:r w:rsidR="00107A2B">
          <w:t>ooplankton</w:t>
        </w:r>
      </w:ins>
      <w:ins w:id="267" w:author="Jacob Cram" w:date="2021-10-25T16:52:00Z">
        <w:r w:rsidR="0092699A">
          <w:t xml:space="preserve"> </w:t>
        </w:r>
      </w:ins>
      <w:ins w:id="268" w:author="Jacob Cram" w:date="2021-10-01T22:06:00Z">
        <w:r w:rsidR="00107A2B">
          <w:t xml:space="preserve">transport, repackage and </w:t>
        </w:r>
      </w:ins>
      <w:ins w:id="269" w:author="Jacob Cram" w:date="2021-10-01T22:07:00Z">
        <w:r w:rsidR="00107A2B">
          <w:t>disaggregate particles in ODZs are difficult to measure and therefore poorly constrained</w:t>
        </w:r>
      </w:ins>
      <w:ins w:id="270" w:author="Jacob Cram" w:date="2021-10-01T22:10:00Z">
        <w:r w:rsidR="002C3808">
          <w:t xml:space="preserve">. </w:t>
        </w:r>
        <w:r w:rsidR="002C3808" w:rsidRPr="00242542">
          <w:t>Despite the</w:t>
        </w:r>
        <w:r w:rsidR="002C3808" w:rsidRPr="00683EBA">
          <w:t xml:space="preserve"> importance of zooplankton mediated processes to global carbon flux, zooplankton are often missing from models of particle transfer.</w:t>
        </w:r>
      </w:ins>
      <w:del w:id="271" w:author="September" w:date="2021-10-08T15:59:00Z">
        <w:r w:rsidR="007B69A1" w:rsidRPr="00242542">
          <w:delText>.</w:delText>
        </w:r>
      </w:del>
    </w:p>
    <w:p w14:paraId="0000001A" w14:textId="1E04F4D0" w:rsidR="00104E87" w:rsidRDefault="004D045E" w:rsidP="00EF63F8">
      <w:pPr>
        <w:rPr>
          <w:moveFrom w:id="272" w:author="Jacob Cram" w:date="2021-10-01T15:20:00Z"/>
        </w:rPr>
      </w:pPr>
      <w:moveFromRangeStart w:id="273" w:author="Jacob Cram" w:date="2021-10-01T15:20:00Z" w:name="move83994063"/>
      <w:moveFrom w:id="274" w:author="Jacob Cram" w:date="2021-10-01T15:20:00Z">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The oxygen content of the ocean is decreasing</w:t>
        </w:r>
        <w:r w:rsidR="00394613">
          <w:t xml:space="preserve"> </w:t>
        </w:r>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only </w:t>
        </w:r>
        <w:del w:id="275" w:author="Jacob Cram" w:date="2021-10-25T16:53:00Z">
          <w:r w:rsidDel="0092699A">
            <w:delText xml:space="preserve">beginning to be explored </w:delText>
          </w:r>
          <w:r w:rsidR="00750A5E" w:rsidDel="0092699A">
            <w:fldChar w:fldCharType="begin"/>
          </w:r>
        </w:del>
      </w:moveFrom>
      <w:del w:id="276" w:author="Jacob Cram" w:date="2021-10-25T16:53:00Z">
        <w:r w:rsidR="00DF46B2" w:rsidDel="0092699A">
          <w:del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delInstrText>
        </w:r>
      </w:del>
      <w:moveFrom w:id="277" w:author="Jacob Cram" w:date="2021-10-01T15:20:00Z">
        <w:del w:id="278" w:author="Jacob Cram" w:date="2021-10-25T16:53:00Z">
          <w:r w:rsidR="00750A5E" w:rsidDel="0092699A">
            <w:fldChar w:fldCharType="separate"/>
          </w:r>
        </w:del>
      </w:moveFrom>
      <w:del w:id="279" w:author="Jacob Cram" w:date="2021-10-25T16:53:00Z">
        <w:r w:rsidR="00DF46B2" w:rsidRPr="00DF46B2" w:rsidDel="0092699A">
          <w:delText>(Kiko et al., 2020)</w:delText>
        </w:r>
      </w:del>
      <w:moveFrom w:id="280" w:author="Jacob Cram" w:date="2021-10-01T15:20:00Z">
        <w:del w:id="281" w:author="Jacob Cram" w:date="2021-10-25T16:53:00Z">
          <w:r w:rsidR="00750A5E" w:rsidDel="0092699A">
            <w:fldChar w:fldCharType="end"/>
          </w:r>
          <w:r w:rsidDel="0092699A">
            <w:delText>.</w:delText>
          </w:r>
        </w:del>
      </w:moveFrom>
    </w:p>
    <w:moveFromRangeEnd w:id="273"/>
    <w:p w14:paraId="0000001B" w14:textId="4C77E14F" w:rsidR="00104E87" w:rsidRDefault="005127C5" w:rsidP="00EF63F8">
      <w:ins w:id="282" w:author="Jacob Cram" w:date="2021-10-11T17:59:00Z">
        <w:r>
          <w:t>Current</w:t>
        </w:r>
      </w:ins>
      <w:ins w:id="283" w:author="Jacob Cram" w:date="2021-10-09T20:00:00Z">
        <w:r w:rsidR="00CE0605">
          <w:t xml:space="preserve"> m</w:t>
        </w:r>
      </w:ins>
      <w:del w:id="284" w:author="Jacob Cram" w:date="2021-10-09T20:00:00Z">
        <w:r w:rsidR="004D045E" w:rsidDel="00CE0605">
          <w:delText>M</w:delText>
        </w:r>
      </w:del>
      <w:r w:rsidR="004D045E">
        <w:t xml:space="preserve">odels of particle transfer through the mesopelagic </w:t>
      </w:r>
      <w:r w:rsidR="004D045E" w:rsidRPr="00242542">
        <w:t>ocean</w:t>
      </w:r>
      <w:ins w:id="285" w:author="Jacob Cram" w:date="2021-10-22T10:51:00Z">
        <w:del w:id="286" w:author="Weber, Thomas" w:date="2021-10-27T16:14:00Z">
          <w:r w:rsidR="00242542" w:rsidRPr="00242542" w:rsidDel="00BA0191">
            <w:rPr>
              <w:rPrChange w:id="287" w:author="Jacob Cram" w:date="2021-10-22T10:51:00Z">
                <w:rPr>
                  <w:highlight w:val="yellow"/>
                </w:rPr>
              </w:rPrChange>
            </w:rPr>
            <w:delText xml:space="preserve"> regions</w:delText>
          </w:r>
        </w:del>
      </w:ins>
      <w:del w:id="288" w:author="Jacob Cram" w:date="2021-10-22T10:51:00Z">
        <w:r w:rsidR="004D045E" w:rsidRPr="00242542" w:rsidDel="00242542">
          <w:delText>s</w:delText>
        </w:r>
      </w:del>
      <w:r w:rsidR="004D045E">
        <w:t xml:space="preserve"> predict that particle size, ocean temperature, and oxygen concentrations are the dominant factors </w:t>
      </w:r>
      <w:del w:id="289" w:author="Weber, Thomas" w:date="2021-10-27T16:14:00Z">
        <w:r w:rsidR="004D045E" w:rsidDel="00BA0191">
          <w:delText xml:space="preserve">modulating </w:delText>
        </w:r>
      </w:del>
      <w:ins w:id="290" w:author="Weber, Thomas" w:date="2021-10-27T16:14:00Z">
        <w:r w:rsidR="00BA0191">
          <w:t xml:space="preserve">controlling </w:t>
        </w:r>
      </w:ins>
      <w:r w:rsidR="004D045E">
        <w:t xml:space="preserve">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rsidR="004D045E">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rsidR="004D045E">
        <w:t>. Therefore</w:t>
      </w:r>
      <w:r w:rsidR="00750A5E">
        <w:t>,</w:t>
      </w:r>
      <w:r w:rsidR="004D045E">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51D171BF" w:rsidR="00104E87" w:rsidRPr="00242542" w:rsidDel="003919E6" w:rsidRDefault="004D045E" w:rsidP="003919E6">
      <w:pPr>
        <w:rPr>
          <w:del w:id="291" w:author="Jacob Cram" w:date="2021-10-29T16:59:00Z"/>
        </w:rPr>
      </w:pPr>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xml:space="preserve">. </w:t>
      </w:r>
      <w:del w:id="292" w:author="Jacob Cram" w:date="2021-10-09T20:00:00Z">
        <w:r w:rsidDel="00CE0605">
          <w:delText>UVPs can provide information about.</w:delText>
        </w:r>
      </w:del>
      <w:ins w:id="293" w:author="R2" w:date="2021-10-08T15:56:00Z">
        <w:del w:id="294" w:author="Jacob Cram" w:date="2021-10-09T20:00:00Z">
          <w:r w:rsidDel="00CE0605">
            <w:delText xml:space="preserve"> </w:delText>
          </w:r>
        </w:del>
      </w:ins>
      <w:ins w:id="295" w:author="R1" w:date="2021-10-08T15:56:00Z">
        <w:del w:id="296" w:author="Jacob Cram" w:date="2021-10-09T20:00:00Z">
          <w:r w:rsidDel="00CE0605">
            <w:delText xml:space="preserve"> </w:delText>
          </w:r>
        </w:del>
      </w:ins>
      <w:r>
        <w:t>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w:t>
      </w:r>
      <w:r w:rsidRPr="00242542">
        <w:t xml:space="preserve">different particle sizes to flux </w:t>
      </w:r>
      <w:r w:rsidR="006E0668" w:rsidRPr="00242542">
        <w:fldChar w:fldCharType="begin"/>
      </w:r>
      <w:r w:rsidR="00DF46B2" w:rsidRPr="0024254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rsidRPr="00242542">
        <w:fldChar w:fldCharType="separate"/>
      </w:r>
      <w:r w:rsidR="00DF46B2" w:rsidRPr="00242542">
        <w:t>(Guidi et al., 2008; Kiko et al., 2017)</w:t>
      </w:r>
      <w:r w:rsidR="006E0668" w:rsidRPr="00242542">
        <w:fldChar w:fldCharType="end"/>
      </w:r>
      <w:r w:rsidRPr="00242542">
        <w:t>.</w:t>
      </w:r>
      <w:ins w:id="297" w:author="Jacob Cram" w:date="2021-10-29T16:55:00Z">
        <w:r w:rsidR="00D96FCC">
          <w:t xml:space="preserve"> </w:t>
        </w:r>
      </w:ins>
      <w:ins w:id="298" w:author="Jacob Cram" w:date="2021-10-31T13:18:00Z">
        <w:r w:rsidR="00FE2DE4">
          <w:t xml:space="preserve">Combined </w:t>
        </w:r>
      </w:ins>
      <w:ins w:id="299" w:author="Jacob Cram" w:date="2021-10-31T13:26:00Z">
        <w:r w:rsidR="00E1041D">
          <w:t>particle trap flux</w:t>
        </w:r>
      </w:ins>
      <w:ins w:id="300" w:author="Jacob Cram" w:date="2021-10-31T13:18:00Z">
        <w:r w:rsidR="00FE2DE4">
          <w:t xml:space="preserve"> and UVP data</w:t>
        </w:r>
      </w:ins>
      <w:ins w:id="301" w:author="Jacob Cram" w:date="2021-10-29T16:55:00Z">
        <w:r w:rsidR="00D96FCC">
          <w:t xml:space="preserve"> from the North Atlantic suggest</w:t>
        </w:r>
      </w:ins>
      <w:ins w:id="302" w:author="Jacob Cram" w:date="2021-10-29T16:58:00Z">
        <w:r w:rsidR="003919E6">
          <w:t xml:space="preserve"> active transport by zooplankton</w:t>
        </w:r>
      </w:ins>
      <w:ins w:id="303" w:author="Jacob Cram" w:date="2021-10-29T16:59:00Z">
        <w:r w:rsidR="003919E6">
          <w:t xml:space="preserve"> into hypoxic water </w:t>
        </w:r>
      </w:ins>
      <w:r w:rsidR="003919E6">
        <w:fldChar w:fldCharType="begin"/>
      </w:r>
      <w:r w:rsidR="003919E6">
        <w:instrText xml:space="preserve"> ADDIN ZOTERO_ITEM CSL_CITATION {"citationID":"1mrvxdZ3","properties":{"formattedCitation":"(Kiko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3919E6">
        <w:fldChar w:fldCharType="separate"/>
      </w:r>
      <w:r w:rsidR="003919E6" w:rsidRPr="003919E6">
        <w:t>(Kiko et al., 2020)</w:t>
      </w:r>
      <w:r w:rsidR="003919E6">
        <w:fldChar w:fldCharType="end"/>
      </w:r>
      <w:ins w:id="304" w:author="Jacob Cram" w:date="2021-10-31T13:33:00Z">
        <w:r w:rsidR="001D32CA">
          <w:t>,</w:t>
        </w:r>
      </w:ins>
      <w:ins w:id="305" w:author="Jacob Cram" w:date="2021-10-29T16:58:00Z">
        <w:r w:rsidR="003919E6">
          <w:t xml:space="preserve"> but the </w:t>
        </w:r>
      </w:ins>
    </w:p>
    <w:p w14:paraId="7E35BD0E" w14:textId="3F95870D" w:rsidR="00AA09FA" w:rsidRDefault="0014548D" w:rsidP="00AA09FA">
      <w:pPr>
        <w:rPr>
          <w:ins w:id="306" w:author="Jacob Cram" w:date="2021-10-29T17:33:00Z"/>
        </w:rPr>
      </w:pPr>
      <w:del w:id="307" w:author="Jacob Cram" w:date="2021-10-29T16:59:00Z">
        <w:r w:rsidRPr="00812F24" w:rsidDel="003919E6">
          <w:delText>UVP have provided insight into other anoxic and hypoxic environments. In the Arabian Sea, particle size data from a UVP were compared to</w:delText>
        </w:r>
        <w:r w:rsidR="006E0668" w:rsidRPr="00812F24" w:rsidDel="003919E6">
          <w:delText xml:space="preserve"> measurements</w:delText>
        </w:r>
        <w:r w:rsidRPr="00B6377A" w:rsidDel="003919E6">
          <w:delText xml:space="preserve"> zooplankton </w:delText>
        </w:r>
        <w:r w:rsidRPr="00242542" w:rsidDel="003919E6">
          <w:delText>abundances and surface productivity</w:delText>
        </w:r>
      </w:del>
      <w:ins w:id="308" w:author="Weber, Thomas" w:date="2021-10-27T16:17:00Z">
        <w:del w:id="309" w:author="Jacob Cram" w:date="2021-10-29T16:59:00Z">
          <w:r w:rsidR="00BA0191" w:rsidDel="003919E6">
            <w:delText xml:space="preserve"> </w:delText>
          </w:r>
          <w:r w:rsidR="00BA0191" w:rsidRPr="00242542" w:rsidDel="003919E6">
            <w:fldChar w:fldCharType="begin"/>
          </w:r>
          <w:r w:rsidR="00BA0191" w:rsidRPr="00242542" w:rsidDel="003919E6">
            <w:del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delInstrText>
          </w:r>
          <w:r w:rsidR="00BA0191" w:rsidRPr="00242542" w:rsidDel="003919E6">
            <w:fldChar w:fldCharType="separate"/>
          </w:r>
          <w:r w:rsidR="00BA0191" w:rsidRPr="00242542" w:rsidDel="003919E6">
            <w:delText>(Roullier et al., 2014)</w:delText>
          </w:r>
          <w:r w:rsidR="00BA0191" w:rsidRPr="00242542" w:rsidDel="003919E6">
            <w:fldChar w:fldCharType="end"/>
          </w:r>
        </w:del>
      </w:ins>
      <w:del w:id="310" w:author="Jacob Cram" w:date="2021-10-29T16:59:00Z">
        <w:r w:rsidRPr="00242542" w:rsidDel="003919E6">
          <w:delText xml:space="preserve">. The authors </w:delText>
        </w:r>
      </w:del>
      <w:ins w:id="311" w:author="Weber, Thomas" w:date="2021-10-27T16:17:00Z">
        <w:del w:id="312" w:author="Jacob Cram" w:date="2021-10-29T16:59:00Z">
          <w:r w:rsidR="00BA0191" w:rsidDel="003919E6">
            <w:delText>study</w:delText>
          </w:r>
          <w:r w:rsidR="00BA0191" w:rsidRPr="00242542" w:rsidDel="003919E6">
            <w:delText xml:space="preserve"> </w:delText>
          </w:r>
        </w:del>
      </w:ins>
      <w:del w:id="313" w:author="Jacob Cram" w:date="2021-10-29T16:59:00Z">
        <w:r w:rsidRPr="00242542" w:rsidDel="003919E6">
          <w:delText>concluded that in this ODZ region, particle size distributions w</w:delText>
        </w:r>
        <w:r w:rsidRPr="00812F24" w:rsidDel="003919E6">
          <w:delText>ere shaped by microbial and zooplankton activit</w:delText>
        </w:r>
        <w:r w:rsidR="006E0668" w:rsidRPr="00812F24" w:rsidDel="003919E6">
          <w:delText>y</w:delText>
        </w:r>
        <w:r w:rsidRPr="00812F24" w:rsidDel="003919E6">
          <w:delText xml:space="preserve">, the spatiotemporal structure of surface </w:delText>
        </w:r>
      </w:del>
      <w:ins w:id="314" w:author="Clara Fuchsman" w:date="2021-10-21T16:39:00Z">
        <w:del w:id="315" w:author="Jacob Cram" w:date="2021-10-29T16:59:00Z">
          <w:r w:rsidRPr="00BD7CFC" w:rsidDel="003919E6">
            <w:delText>phytoplan</w:delText>
          </w:r>
        </w:del>
      </w:ins>
      <w:del w:id="316" w:author="Jacob Cram" w:date="2021-10-29T16:59:00Z">
        <w:r w:rsidRPr="00242542" w:rsidDel="003919E6">
          <w:delText>t</w:delText>
        </w:r>
      </w:del>
      <w:ins w:id="317" w:author="Clara Fuchsman" w:date="2021-10-21T16:39:00Z">
        <w:del w:id="318" w:author="Jacob Cram" w:date="2021-10-29T16:59:00Z">
          <w:r w:rsidRPr="00242542" w:rsidDel="003919E6">
            <w:delText>k</w:delText>
          </w:r>
        </w:del>
      </w:ins>
      <w:ins w:id="319" w:author="Clara Fuchsman" w:date="2021-10-16T15:57:00Z">
        <w:del w:id="320" w:author="Jacob Cram" w:date="2021-10-29T16:59:00Z">
          <w:r w:rsidR="000B157A" w:rsidRPr="00242542" w:rsidDel="003919E6">
            <w:delText>t</w:delText>
          </w:r>
        </w:del>
      </w:ins>
      <w:ins w:id="321" w:author="Clara Fuchsman" w:date="2021-10-21T16:39:00Z">
        <w:del w:id="322" w:author="Jacob Cram" w:date="2021-10-29T16:59:00Z">
          <w:r w:rsidRPr="00242542" w:rsidDel="003919E6">
            <w:delText>on</w:delText>
          </w:r>
        </w:del>
      </w:ins>
      <w:del w:id="323" w:author="Jacob Cram" w:date="2021-10-29T16:59:00Z">
        <w:r w:rsidRPr="00242542" w:rsidDel="003919E6">
          <w:delText>phytoplantkon blooms</w:delText>
        </w:r>
        <w:r w:rsidR="006E0668" w:rsidRPr="00242542" w:rsidDel="003919E6">
          <w:delText>,</w:delText>
        </w:r>
        <w:r w:rsidRPr="00242542" w:rsidDel="003919E6">
          <w:delText xml:space="preserve"> and horizontal transport of particles by currents </w:delText>
        </w:r>
        <w:r w:rsidRPr="00242542" w:rsidDel="003919E6">
          <w:fldChar w:fldCharType="begin"/>
        </w:r>
        <w:r w:rsidR="00DF46B2" w:rsidRPr="00242542" w:rsidDel="003919E6">
          <w:del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delInstrText>
        </w:r>
        <w:r w:rsidRPr="00242542" w:rsidDel="003919E6">
          <w:fldChar w:fldCharType="separate"/>
        </w:r>
        <w:r w:rsidR="00DF46B2" w:rsidRPr="00242542" w:rsidDel="003919E6">
          <w:delText>(Roullier et al., 2014)</w:delText>
        </w:r>
        <w:r w:rsidRPr="00242542" w:rsidDel="003919E6">
          <w:fldChar w:fldCharType="end"/>
        </w:r>
        <w:r w:rsidRPr="00242542" w:rsidDel="003919E6">
          <w:delText>. Another</w:delText>
        </w:r>
        <w:r w:rsidR="004D045E" w:rsidRPr="00242542" w:rsidDel="003919E6">
          <w:delText xml:space="preserve"> recent study combined new particle size tracking, </w:delText>
        </w:r>
      </w:del>
      <w:del w:id="324" w:author="Jacob Cram" w:date="2021-10-09T20:01:00Z">
        <w:r w:rsidR="004D045E" w:rsidRPr="00242542" w:rsidDel="00CE0605">
          <w:delText xml:space="preserve">mockness </w:delText>
        </w:r>
      </w:del>
      <w:del w:id="325" w:author="Jacob Cram" w:date="2021-10-29T16:59:00Z">
        <w:r w:rsidR="004D045E" w:rsidRPr="00242542" w:rsidDel="003919E6">
          <w:delText>tows, and acoustic data, all collected at one site, with previously collected trap measurements from nearby</w:delText>
        </w:r>
        <w:r w:rsidR="004D045E" w:rsidRPr="00812F24" w:rsidDel="003919E6">
          <w:delText xml:space="preserve"> locations to explore zooplankton transport in the Eastern Tropical North Atlantic, a hypoxic, but not anoxic, Oxygen Minimum Zone</w:delText>
        </w:r>
        <w:r w:rsidR="00B33156" w:rsidRPr="00812F24" w:rsidDel="003919E6">
          <w:delText xml:space="preserve"> (OMZ)</w:delText>
        </w:r>
        <w:r w:rsidR="004D045E" w:rsidRPr="00812F24" w:rsidDel="003919E6">
          <w:delText xml:space="preserve"> </w:delText>
        </w:r>
        <w:r w:rsidR="00911372" w:rsidRPr="00242542" w:rsidDel="003919E6">
          <w:fldChar w:fldCharType="begin"/>
        </w:r>
        <w:r w:rsidR="00DF46B2" w:rsidRPr="00242542" w:rsidDel="003919E6">
          <w:del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delInstrText>
        </w:r>
        <w:r w:rsidR="00911372" w:rsidRPr="00242542" w:rsidDel="003919E6">
          <w:fldChar w:fldCharType="separate"/>
        </w:r>
        <w:r w:rsidR="00DF46B2" w:rsidRPr="00242542" w:rsidDel="003919E6">
          <w:delText>(Kiko et al., 2020)</w:delText>
        </w:r>
        <w:r w:rsidR="00911372" w:rsidRPr="00242542" w:rsidDel="003919E6">
          <w:fldChar w:fldCharType="end"/>
        </w:r>
        <w:r w:rsidR="004D045E" w:rsidRPr="00242542" w:rsidDel="003919E6">
          <w:delText xml:space="preserve">. The authors found a particle concentration maximum in the mesopelagic and </w:delText>
        </w:r>
        <w:r w:rsidR="006E0668" w:rsidRPr="00242542" w:rsidDel="003919E6">
          <w:delText>contend</w:delText>
        </w:r>
        <w:r w:rsidR="004D045E" w:rsidRPr="00242542" w:rsidDel="003919E6">
          <w:delText xml:space="preserve"> that this feature suggests transport by zooplankt</w:delText>
        </w:r>
        <w:r w:rsidR="004D045E" w:rsidRPr="00812F24" w:rsidDel="003919E6">
          <w:delText xml:space="preserve">on, and/or mortality of migrating zooplankton. The </w:delText>
        </w:r>
      </w:del>
      <w:r w:rsidR="004D045E" w:rsidRPr="00812F24">
        <w:t>authors suggest that in more anoxic and larger ODZs, such as the modern day ETNP</w:t>
      </w:r>
      <w:del w:id="326" w:author="Jacob Cram" w:date="2021-10-29T17:01:00Z">
        <w:r w:rsidR="004D045E" w:rsidRPr="00812F24" w:rsidDel="003919E6">
          <w:delText>, and in particular as hypoxic water shifts to anoxia</w:delText>
        </w:r>
      </w:del>
      <w:r w:rsidR="005C68C5" w:rsidRPr="00242542">
        <w:t>,</w:t>
      </w:r>
      <w:r w:rsidR="004D045E" w:rsidRPr="00242542">
        <w:t xml:space="preserve"> there might be reduced active transport into the mesopelagic, since many migratory organisms would presumably not migrate into the anoxic water and would be less active. </w:t>
      </w:r>
      <w:ins w:id="327" w:author="Jacob Cram" w:date="2021-10-31T13:35:00Z">
        <w:r w:rsidR="001D32CA" w:rsidRPr="00242542">
          <w:t>In this manuscript we provide</w:t>
        </w:r>
        <w:r w:rsidR="001D32CA">
          <w:t xml:space="preserve"> the first combined flux measurement and UVP</w:t>
        </w:r>
        <w:r w:rsidR="001D32CA" w:rsidRPr="00242542">
          <w:t xml:space="preserve"> data from such a fully anoxic region</w:t>
        </w:r>
        <w:r w:rsidR="001D32CA">
          <w:t>, the ETNP ODZ</w:t>
        </w:r>
      </w:ins>
      <w:ins w:id="328" w:author="Jacob Cram" w:date="2021-10-31T13:38:00Z">
        <w:r w:rsidR="008C4874">
          <w:t>.</w:t>
        </w:r>
      </w:ins>
      <w:del w:id="329" w:author="Jacob Cram" w:date="2021-10-31T13:34:00Z">
        <w:r w:rsidR="004D045E" w:rsidRPr="00242542" w:rsidDel="001D32CA">
          <w:delText>In this manuscript we provide data from such a fully anoxic region.</w:delText>
        </w:r>
      </w:del>
    </w:p>
    <w:p w14:paraId="361A3691" w14:textId="13FF130E" w:rsidR="00AA09FA" w:rsidDel="00E80937" w:rsidRDefault="001D32CA" w:rsidP="00AA09FA">
      <w:pPr>
        <w:rPr>
          <w:del w:id="330" w:author="Jacob Cram" w:date="2021-10-30T05:26:00Z"/>
          <w:moveTo w:id="331" w:author="Jacob Cram" w:date="2021-10-29T17:33:00Z"/>
        </w:rPr>
      </w:pPr>
      <w:ins w:id="332" w:author="Jacob Cram" w:date="2021-10-31T13:36:00Z">
        <w:r>
          <w:t xml:space="preserve">In addition to being fully anoxic, the ETNP ODZ is </w:t>
        </w:r>
      </w:ins>
      <w:ins w:id="333" w:author="Jacob Cram" w:date="2021-10-31T13:37:00Z">
        <w:r>
          <w:t>primarily</w:t>
        </w:r>
      </w:ins>
      <w:ins w:id="334" w:author="Jacob Cram" w:date="2021-10-31T13:36:00Z">
        <w:r>
          <w:t xml:space="preserve"> oligotrophic</w:t>
        </w:r>
      </w:ins>
      <w:ins w:id="335" w:author="Jacob Cram" w:date="2021-10-31T13:37:00Z">
        <w:r>
          <w:t xml:space="preserve">: </w:t>
        </w:r>
      </w:ins>
      <w:moveToRangeStart w:id="336" w:author="Jacob Cram" w:date="2021-10-29T17:33:00Z" w:name="move86421243"/>
      <w:moveTo w:id="337" w:author="Jacob Cram" w:date="2021-10-29T17:33:00Z">
        <w:del w:id="338" w:author="Jacob Cram" w:date="2021-10-31T13:20:00Z">
          <w:r w:rsidR="00AA09FA" w:rsidDel="00FE2DE4">
            <w:delText xml:space="preserve">While UVP and traps have been sampled together </w:delText>
          </w:r>
          <w:r w:rsidR="00AA09FA" w:rsidDel="00FE2DE4">
            <w:fldChar w:fldCharType="begin"/>
          </w:r>
          <w:r w:rsidR="00AA09FA" w:rsidDel="00FE2DE4">
            <w:del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delInstrText>
          </w:r>
          <w:r w:rsidR="00AA09FA" w:rsidDel="00FE2DE4">
            <w:fldChar w:fldCharType="separate"/>
          </w:r>
          <w:r w:rsidR="00AA09FA" w:rsidRPr="00DF46B2" w:rsidDel="00FE2DE4">
            <w:delText>(Guidi et al., 2008)</w:delText>
          </w:r>
          <w:r w:rsidR="00AA09FA" w:rsidDel="00FE2DE4">
            <w:fldChar w:fldCharType="end"/>
          </w:r>
          <w:r w:rsidR="00AA09FA" w:rsidDel="00FE2DE4">
            <w:delText xml:space="preserve">, combined trap and UVP measurements have not been taken together previously in an ODZ. </w:delText>
          </w:r>
        </w:del>
        <w:del w:id="339" w:author="Jacob Cram" w:date="2021-10-31T13:26:00Z">
          <w:r w:rsidR="00AA09FA" w:rsidDel="00E1041D">
            <w:delText>Most</w:delText>
          </w:r>
        </w:del>
      </w:moveTo>
      <w:ins w:id="340" w:author="Jacob Cram" w:date="2021-10-31T13:37:00Z">
        <w:r>
          <w:t>m</w:t>
        </w:r>
      </w:ins>
      <w:ins w:id="341" w:author="Jacob Cram" w:date="2021-10-31T13:26:00Z">
        <w:r w:rsidR="00E1041D">
          <w:t>ost</w:t>
        </w:r>
      </w:ins>
      <w:moveTo w:id="342" w:author="Jacob Cram" w:date="2021-10-29T17:33:00Z">
        <w:r w:rsidR="00AA09FA">
          <w:t xml:space="preserve"> of the volume of the ETNP ODZ is below regions of very low surface productivity </w:t>
        </w:r>
        <w:r w:rsidR="00AA09FA">
          <w:fldChar w:fldCharType="begin"/>
        </w:r>
        <w:r w:rsidR="00AA09FA">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AA09FA">
          <w:fldChar w:fldCharType="separate"/>
        </w:r>
        <w:r w:rsidR="00AA09FA" w:rsidRPr="00DF46B2">
          <w:t>(Fuchsman et al., 2019; Pennington et al., 2006)</w:t>
        </w:r>
        <w:r w:rsidR="00AA09FA">
          <w:fldChar w:fldCharType="end"/>
        </w:r>
        <w:r w:rsidR="00AA09FA">
          <w:t xml:space="preserve">. Meanwhile most flux data have been measured in more coastal, higher productivity regions of the ETNP </w:t>
        </w:r>
        <w:r w:rsidR="00AA09FA">
          <w:fldChar w:fldCharType="begin"/>
        </w:r>
        <w:r w:rsidR="00AA09FA">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AA09FA">
          <w:fldChar w:fldCharType="separate"/>
        </w:r>
        <w:r w:rsidR="00AA09FA" w:rsidRPr="00DF46B2">
          <w:t>(Hartnett &amp; Devol, 2003; Van Mooy et al., 2002)</w:t>
        </w:r>
        <w:r w:rsidR="00AA09FA">
          <w:fldChar w:fldCharType="end"/>
        </w:r>
        <w:r w:rsidR="00AA09FA">
          <w:t xml:space="preserve">. </w:t>
        </w:r>
        <w:del w:id="343" w:author="Jacob Cram" w:date="2021-10-31T13:37:00Z">
          <w:r w:rsidR="00AA09FA" w:rsidDel="008C4874">
            <w:delText xml:space="preserve">Furthermore, the degree to which zooplankton swimming or other processes lead to particle disaggregation, both </w:delText>
          </w:r>
        </w:del>
        <w:del w:id="344" w:author="Jacob Cram" w:date="2021-10-31T13:25:00Z">
          <w:r w:rsidR="00AA09FA" w:rsidDel="001F1D12">
            <w:delText>in ODZs</w:delText>
          </w:r>
        </w:del>
        <w:del w:id="345" w:author="Jacob Cram" w:date="2021-10-31T13:37:00Z">
          <w:r w:rsidR="00AA09FA" w:rsidDel="008C4874">
            <w:delText xml:space="preserve"> and elsewhere in the ocean, is unknown.</w:delText>
          </w:r>
        </w:del>
      </w:moveTo>
    </w:p>
    <w:moveToRangeEnd w:id="336"/>
    <w:p w14:paraId="0000001D" w14:textId="26AC330B" w:rsidR="00104E87" w:rsidRPr="00242542" w:rsidRDefault="00104E87" w:rsidP="00EF63F8"/>
    <w:p w14:paraId="0000001E" w14:textId="576E7270" w:rsidR="00104E87" w:rsidRDefault="004D045E" w:rsidP="00EF63F8">
      <w:r w:rsidRPr="00242542">
        <w:t xml:space="preserve">A recent modeling study posed three hypotheses to explain why particle flux attenuates slowly in ODZs </w:t>
      </w:r>
      <w:r w:rsidR="00911372" w:rsidRPr="00242542">
        <w:fldChar w:fldCharType="begin"/>
      </w:r>
      <w:r w:rsidR="00DF46B2" w:rsidRPr="0024254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rsidRPr="00242542">
        <w:fldChar w:fldCharType="separate"/>
      </w:r>
      <w:r w:rsidR="00DF46B2" w:rsidRPr="00242542">
        <w:t>(Weber &amp; Bianchi, 2020)</w:t>
      </w:r>
      <w:r w:rsidR="00911372" w:rsidRPr="00242542">
        <w:fldChar w:fldCharType="end"/>
      </w:r>
      <w:r w:rsidRPr="00242542">
        <w:t xml:space="preserve">, which are susceptible to testing with UVP data. These are: </w:t>
      </w:r>
      <w:r w:rsidR="00374C9F" w:rsidRPr="00242542">
        <w:rPr>
          <w:b/>
        </w:rPr>
        <w:t>H1</w:t>
      </w:r>
      <w:r w:rsidRPr="00242542">
        <w:rPr>
          <w:b/>
        </w:rPr>
        <w:t>:</w:t>
      </w:r>
      <w:r w:rsidRPr="00683EBA">
        <w:t xml:space="preserve"> </w:t>
      </w:r>
      <w:r w:rsidRPr="00683EBA">
        <w:rPr>
          <w:i/>
        </w:rPr>
        <w:t>All</w:t>
      </w:r>
      <w:r w:rsidRPr="00683EBA">
        <w:t xml:space="preserve"> particles in ODZs remineralize more slowly than in oxic water, regardless of their size, due to slower carbon oxidation during denitrification than </w:t>
      </w:r>
      <w:r w:rsidR="00911372" w:rsidRPr="00812F24">
        <w:t>aerobic</w:t>
      </w:r>
      <w:r w:rsidRPr="00812F24">
        <w:t xml:space="preserve"> respiration. </w:t>
      </w:r>
      <w:r w:rsidR="00374C9F" w:rsidRPr="00812F24">
        <w:rPr>
          <w:b/>
        </w:rPr>
        <w:t>H2</w:t>
      </w:r>
      <w:r w:rsidRPr="00BD7CFC">
        <w:rPr>
          <w:b/>
        </w:rPr>
        <w:t>:</w:t>
      </w:r>
      <w:r w:rsidRPr="00B6377A">
        <w:t xml:space="preserve"> </w:t>
      </w:r>
      <w:ins w:id="346" w:author="Jacob Cram" w:date="2021-10-01T14:55:00Z">
        <w:r w:rsidR="00BB601D" w:rsidRPr="00B6377A">
          <w:t xml:space="preserve">Breakdown of large particles into small particles is </w:t>
        </w:r>
      </w:ins>
      <w:ins w:id="347" w:author="Jacob Cram" w:date="2021-10-01T15:53:00Z">
        <w:r w:rsidR="003A7C5E" w:rsidRPr="00242542">
          <w:t>suppressed</w:t>
        </w:r>
      </w:ins>
      <w:ins w:id="348" w:author="Jacob Cram" w:date="2021-10-01T14:55:00Z">
        <w:r w:rsidR="00BB601D" w:rsidRPr="00242542">
          <w:t xml:space="preserve"> in the ODZ because there is less d</w:t>
        </w:r>
      </w:ins>
      <w:del w:id="349" w:author="Jacob Cram" w:date="2021-10-01T14:55:00Z">
        <w:r w:rsidRPr="00242542">
          <w:delText>D</w:delText>
        </w:r>
      </w:del>
      <w:r w:rsidRPr="00242542">
        <w:t xml:space="preserve">isaggregation by zooplankton </w:t>
      </w:r>
      <w:del w:id="350" w:author="Jacob Cram" w:date="2021-10-01T14:56:00Z">
        <w:r w:rsidRPr="00242542">
          <w:delText xml:space="preserve">is slower in ODZs </w:delText>
        </w:r>
      </w:del>
      <w:r w:rsidRPr="00242542">
        <w:t xml:space="preserve">than elsewhere. </w:t>
      </w:r>
      <w:r w:rsidR="00374C9F" w:rsidRPr="00242542">
        <w:rPr>
          <w:b/>
        </w:rPr>
        <w:t>H3</w:t>
      </w:r>
      <w:r w:rsidRPr="00242542">
        <w:rPr>
          <w:b/>
        </w:rPr>
        <w:t>:</w:t>
      </w:r>
      <w:r w:rsidR="00911372" w:rsidRPr="00E1041D">
        <w:rPr>
          <w:bCs/>
          <w:rPrChange w:id="351" w:author="Jacob Cram" w:date="2021-10-31T13:28:00Z">
            <w:rPr>
              <w:b/>
            </w:rPr>
          </w:rPrChange>
        </w:rPr>
        <w:t xml:space="preserve"> </w:t>
      </w:r>
      <w:r w:rsidRPr="00242542">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rsidRPr="00242542">
        <w:fldChar w:fldCharType="begin"/>
      </w:r>
      <w:r w:rsidR="00DF46B2" w:rsidRPr="0024254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rsidRPr="00242542">
        <w:fldChar w:fldCharType="separate"/>
      </w:r>
      <w:r w:rsidR="00DF46B2" w:rsidRPr="00242542">
        <w:t>(Bianchi et al., 2018; Lam &amp; Kuypers, 2011)</w:t>
      </w:r>
      <w:r w:rsidR="00911372" w:rsidRPr="00242542">
        <w:fldChar w:fldCharType="end"/>
      </w:r>
      <w:r w:rsidRPr="00242542">
        <w:t>. Sulfide and organic matter sulfurization have been found on particles at this site</w:t>
      </w:r>
      <w:r w:rsidR="007262B8" w:rsidRPr="00242542">
        <w:t xml:space="preserve"> at nanomolar concentrations</w:t>
      </w:r>
      <w:r w:rsidRPr="00683EBA">
        <w:t xml:space="preserve"> </w:t>
      </w:r>
      <w:r w:rsidR="00911372" w:rsidRPr="00242542">
        <w:fldChar w:fldCharType="begin"/>
      </w:r>
      <w:r w:rsidR="00DF46B2" w:rsidRPr="0024254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rsidRPr="00242542">
        <w:fldChar w:fldCharType="separate"/>
      </w:r>
      <w:r w:rsidR="00DF46B2" w:rsidRPr="00242542">
        <w:t>(Raven et al., 2021)</w:t>
      </w:r>
      <w:r w:rsidR="00911372" w:rsidRPr="00242542">
        <w:fldChar w:fldCharType="end"/>
      </w:r>
      <w:r w:rsidRPr="00242542">
        <w:t>. Microbial analysis of particles found sulfate reducers and S-oxidizing denitrifiers at low abundance</w:t>
      </w:r>
      <w:ins w:id="352" w:author="Jacob Cram" w:date="2021-10-30T05:34:00Z">
        <w:r w:rsidR="00A7061D">
          <w:t>s</w:t>
        </w:r>
      </w:ins>
      <w:r w:rsidRPr="00242542">
        <w:t xml:space="preserve"> </w:t>
      </w:r>
      <w:r w:rsidR="00911372" w:rsidRPr="00242542">
        <w:fldChar w:fldCharType="begin"/>
      </w:r>
      <w:r w:rsidR="00DF46B2" w:rsidRPr="0024254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rsidRPr="00242542">
        <w:fldChar w:fldCharType="separate"/>
      </w:r>
      <w:r w:rsidR="00DF46B2" w:rsidRPr="00242542">
        <w:t>(Fuchsman et al., 2017; Saunders et al., 2019)</w:t>
      </w:r>
      <w:r w:rsidR="00911372" w:rsidRPr="00242542">
        <w:fldChar w:fldCharType="end"/>
      </w:r>
      <w:r w:rsidRPr="00242542">
        <w:t xml:space="preserve">.  Each of the hypotheses outlined above were predicted to leave distinct signatures in particle size distributions in the core of ODZ regions </w:t>
      </w:r>
      <w:r w:rsidR="00911372" w:rsidRPr="00242542">
        <w:fldChar w:fldCharType="begin"/>
      </w:r>
      <w:r w:rsidR="00DF46B2" w:rsidRPr="0024254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rsidRPr="00242542">
        <w:fldChar w:fldCharType="separate"/>
      </w:r>
      <w:r w:rsidR="00DF46B2" w:rsidRPr="00242542">
        <w:t>(Weber &amp; Bianchi, 2020)</w:t>
      </w:r>
      <w:r w:rsidR="00911372" w:rsidRPr="00242542">
        <w:fldChar w:fldCharType="end"/>
      </w:r>
      <w:r w:rsidRPr="00242542">
        <w:t xml:space="preserve">. </w:t>
      </w:r>
      <w:bookmarkStart w:id="353" w:name="_Hlk86462400"/>
      <w:r w:rsidRPr="00242542">
        <w:t xml:space="preserve">The model with slow </w:t>
      </w:r>
      <w:del w:id="354" w:author="Weber, Thomas" w:date="2021-10-28T16:56:00Z">
        <w:r w:rsidRPr="00242542" w:rsidDel="00395F00">
          <w:delText xml:space="preserve">attenuation </w:delText>
        </w:r>
      </w:del>
      <w:ins w:id="355" w:author="Weber, Thomas" w:date="2021-10-28T16:56:00Z">
        <w:del w:id="356" w:author="Jacob Cram" w:date="2021-10-29T17:05:00Z">
          <w:r w:rsidR="00395F00" w:rsidDel="001360D5">
            <w:delText>remineraliztion</w:delText>
          </w:r>
        </w:del>
      </w:ins>
      <w:ins w:id="357" w:author="Jacob Cram" w:date="2021-10-29T17:05:00Z">
        <w:r w:rsidR="001360D5">
          <w:t>remineralization</w:t>
        </w:r>
      </w:ins>
      <w:ins w:id="358" w:author="Weber, Thomas" w:date="2021-10-28T16:56:00Z">
        <w:r w:rsidR="00395F00" w:rsidRPr="00242542">
          <w:t xml:space="preserve"> </w:t>
        </w:r>
      </w:ins>
      <w:r w:rsidRPr="00242542">
        <w:t xml:space="preserve">of all particles, predicts </w:t>
      </w:r>
      <w:r w:rsidRPr="00812F24">
        <w:t>an increase in the abundance of small particles in the ODZ core</w:t>
      </w:r>
      <w:ins w:id="359" w:author="Jacob Cram" w:date="2021-10-29T17:44:00Z">
        <w:r w:rsidR="00621E80">
          <w:t xml:space="preserve"> relative both to overlying waters and to similar, oxygenated environments</w:t>
        </w:r>
      </w:ins>
      <w:r w:rsidR="006E0668" w:rsidRPr="00812F24">
        <w:t xml:space="preserve"> (</w:t>
      </w:r>
      <w:r w:rsidR="006E0668" w:rsidRPr="00812F24">
        <w:rPr>
          <w:b/>
          <w:bCs/>
        </w:rPr>
        <w:t>H1</w:t>
      </w:r>
      <w:r w:rsidR="006E0668" w:rsidRPr="00BD7CFC">
        <w:t>)</w:t>
      </w:r>
      <w:ins w:id="360" w:author="Jacob Cram" w:date="2021-10-29T17:40:00Z">
        <w:r w:rsidR="009C3AC2">
          <w:t xml:space="preserve">. </w:t>
        </w:r>
      </w:ins>
      <w:del w:id="361" w:author="Jacob Cram" w:date="2021-10-29T17:37:00Z">
        <w:r w:rsidRPr="00B6377A" w:rsidDel="00AA09FA">
          <w:delText xml:space="preserve">, while the other two models predict </w:delText>
        </w:r>
      </w:del>
      <w:del w:id="362" w:author="Jacob Cram" w:date="2021-10-03T09:45:00Z">
        <w:r w:rsidRPr="00242542">
          <w:delText>a</w:delText>
        </w:r>
      </w:del>
      <w:del w:id="363" w:author="Jacob Cram" w:date="2021-10-29T17:37:00Z">
        <w:r w:rsidRPr="00242542" w:rsidDel="00AA09FA">
          <w:delText xml:space="preserve"> </w:delText>
        </w:r>
      </w:del>
      <w:ins w:id="364" w:author="Clara Fuchsman" w:date="2021-10-21T16:39:00Z">
        <w:del w:id="365" w:author="Jacob Cram" w:date="2021-10-29T17:37:00Z">
          <w:r w:rsidRPr="00242542" w:rsidDel="00AA09FA">
            <w:delText>decrease</w:delText>
          </w:r>
        </w:del>
      </w:ins>
      <w:ins w:id="366" w:author="Clara Fuchsman" w:date="2021-10-16T15:59:00Z">
        <w:del w:id="367" w:author="Jacob Cram" w:date="2021-10-29T17:37:00Z">
          <w:r w:rsidR="007C701C" w:rsidRPr="00242542" w:rsidDel="00AA09FA">
            <w:delText>s</w:delText>
          </w:r>
        </w:del>
      </w:ins>
      <w:del w:id="368" w:author="Jacob Cram" w:date="2021-10-29T17:37:00Z">
        <w:r w:rsidRPr="00242542" w:rsidDel="00AA09FA">
          <w:delText>decrease in small particle abundance</w:delText>
        </w:r>
      </w:del>
      <w:del w:id="369" w:author="Jacob Cram" w:date="2021-10-03T09:44:00Z">
        <w:r>
          <w:delText>,</w:delText>
        </w:r>
      </w:del>
      <w:del w:id="370" w:author="Jacob Cram" w:date="2021-10-29T17:37:00Z">
        <w:r w:rsidDel="00AA09FA">
          <w:delText xml:space="preserve"> </w:delText>
        </w:r>
      </w:del>
      <w:ins w:id="371" w:author="Jacob Cram" w:date="2021-10-29T17:37:00Z">
        <w:r w:rsidR="00AA09FA">
          <w:t xml:space="preserve">. </w:t>
        </w:r>
      </w:ins>
      <w:ins w:id="372" w:author="Jacob Cram" w:date="2021-10-29T17:40:00Z">
        <w:r w:rsidR="009C3AC2">
          <w:t>Th</w:t>
        </w:r>
      </w:ins>
      <w:ins w:id="373" w:author="Jacob Cram" w:date="2021-10-29T17:41:00Z">
        <w:r w:rsidR="009C3AC2">
          <w:t>e model with suppressed disaggregation predicts a</w:t>
        </w:r>
      </w:ins>
      <w:ins w:id="374" w:author="Jacob Cram" w:date="2021-10-03T09:45:00Z">
        <w:r w:rsidR="00A83497">
          <w:t xml:space="preserve"> large decrease</w:t>
        </w:r>
      </w:ins>
      <w:ins w:id="375" w:author="Jacob Cram" w:date="2021-10-29T17:36:00Z">
        <w:r w:rsidR="00AA09FA">
          <w:t xml:space="preserve"> in small particle biomass</w:t>
        </w:r>
      </w:ins>
      <w:ins w:id="376" w:author="Jacob Cram" w:date="2021-10-29T17:41:00Z">
        <w:r w:rsidR="009C3AC2">
          <w:t xml:space="preserve"> in the ODZ, both relative to the surface and to oxygenated water</w:t>
        </w:r>
      </w:ins>
      <w:ins w:id="377" w:author="Jacob Cram" w:date="2021-10-03T09:45:00Z">
        <w:r w:rsidR="00A83497">
          <w:t xml:space="preserve"> </w:t>
        </w:r>
      </w:ins>
      <w:del w:id="378" w:author="Jacob Cram" w:date="2021-10-03T09:45:00Z">
        <w:r>
          <w:delText xml:space="preserve">because </w:delText>
        </w:r>
      </w:del>
      <w:del w:id="379" w:author="Jacob Cram" w:date="2021-10-29T17:41:00Z">
        <w:r w:rsidDel="009C3AC2">
          <w:delText xml:space="preserve">small particles are </w:delText>
        </w:r>
      </w:del>
      <w:del w:id="380" w:author="Jacob Cram" w:date="2021-10-11T18:00:00Z">
        <w:r w:rsidDel="005127C5">
          <w:delText xml:space="preserve">either </w:delText>
        </w:r>
      </w:del>
      <w:del w:id="381" w:author="Jacob Cram" w:date="2021-10-29T17:41:00Z">
        <w:r w:rsidDel="009C3AC2">
          <w:delText xml:space="preserve">not replaced by disaggregation of large particles </w:delText>
        </w:r>
      </w:del>
      <w:r>
        <w:t>(</w:t>
      </w:r>
      <w:r w:rsidR="00374C9F" w:rsidRPr="003D07DB">
        <w:rPr>
          <w:b/>
          <w:bCs/>
        </w:rPr>
        <w:t>H2</w:t>
      </w:r>
      <w:r>
        <w:t>)</w:t>
      </w:r>
      <w:ins w:id="382" w:author="Jacob Cram" w:date="2021-10-29T17:36:00Z">
        <w:r w:rsidR="00AA09FA">
          <w:t>.</w:t>
        </w:r>
      </w:ins>
      <w:ins w:id="383" w:author="Jacob Cram" w:date="2021-10-29T17:41:00Z">
        <w:r w:rsidR="009C3AC2">
          <w:t xml:space="preserve"> The model </w:t>
        </w:r>
      </w:ins>
      <w:ins w:id="384" w:author="Jacob Cram" w:date="2021-10-29T17:42:00Z">
        <w:r w:rsidR="009C3AC2">
          <w:t>in which remineralization is depressed only in large particles predicts a</w:t>
        </w:r>
      </w:ins>
      <w:ins w:id="385" w:author="Jacob Cram" w:date="2021-10-29T17:39:00Z">
        <w:r w:rsidR="009C3AC2">
          <w:t xml:space="preserve"> small de</w:t>
        </w:r>
      </w:ins>
      <w:ins w:id="386" w:author="Jacob Cram" w:date="2021-10-29T17:40:00Z">
        <w:r w:rsidR="009C3AC2">
          <w:t xml:space="preserve">crease with depth in small particle abundance, similar to that seen in oxygenated </w:t>
        </w:r>
      </w:ins>
      <w:ins w:id="387" w:author="Jacob Cram" w:date="2021-10-29T17:42:00Z">
        <w:r w:rsidR="009C3AC2">
          <w:t>environments</w:t>
        </w:r>
      </w:ins>
      <w:del w:id="388" w:author="Jacob Cram" w:date="2021-10-29T17:40:00Z">
        <w:r w:rsidDel="009C3AC2">
          <w:delText xml:space="preserve"> </w:delText>
        </w:r>
      </w:del>
      <w:del w:id="389" w:author="Jacob Cram" w:date="2021-10-03T09:45:00Z">
        <w:r>
          <w:delText xml:space="preserve">or </w:delText>
        </w:r>
      </w:del>
      <w:del w:id="390" w:author="Jacob Cram" w:date="2021-10-03T09:46:00Z">
        <w:r>
          <w:delText>because</w:delText>
        </w:r>
      </w:del>
      <w:del w:id="391" w:author="Jacob Cram" w:date="2021-10-29T17:42:00Z">
        <w:r w:rsidDel="009C3AC2">
          <w:delText xml:space="preserve"> </w:delText>
        </w:r>
      </w:del>
      <w:del w:id="392" w:author="Jacob Cram" w:date="2021-10-29T17:37:00Z">
        <w:r w:rsidDel="00AA09FA">
          <w:delText xml:space="preserve">those </w:delText>
        </w:r>
      </w:del>
      <w:del w:id="393" w:author="Jacob Cram" w:date="2021-10-29T17:40:00Z">
        <w:r w:rsidDel="009C3AC2">
          <w:delText>particles are remineralized more quickly than larger particles</w:delText>
        </w:r>
      </w:del>
      <w:r>
        <w:t xml:space="preserve"> (</w:t>
      </w:r>
      <w:r w:rsidR="006E5628" w:rsidRPr="003D07DB">
        <w:rPr>
          <w:b/>
          <w:bCs/>
        </w:rPr>
        <w:t>H</w:t>
      </w:r>
      <w:r w:rsidRPr="003D07DB">
        <w:rPr>
          <w:b/>
          <w:bCs/>
        </w:rPr>
        <w:t>3</w:t>
      </w:r>
      <w:r>
        <w:t>).</w:t>
      </w:r>
      <w:ins w:id="394" w:author="Jacob Cram" w:date="2021-10-01T15:54:00Z">
        <w:r>
          <w:t xml:space="preserve"> </w:t>
        </w:r>
      </w:ins>
      <w:del w:id="395" w:author="Jacob Cram" w:date="2021-10-03T09:46:00Z">
        <w:r w:rsidDel="00A83497">
          <w:delText xml:space="preserve"> </w:delText>
        </w:r>
      </w:del>
      <w:r>
        <w:t>However,</w:t>
      </w:r>
      <w:ins w:id="396" w:author="Clara Fuchsman" w:date="2021-10-21T16:39:00Z">
        <w:r>
          <w:t xml:space="preserve"> </w:t>
        </w:r>
      </w:ins>
      <w:ins w:id="397" w:author="Clara Fuchsman" w:date="2021-10-16T16:00:00Z">
        <w:del w:id="398" w:author="Jacob Cram" w:date="2021-10-25T16:57:00Z">
          <w:r w:rsidR="007C701C" w:rsidDel="00C356FB">
            <w:delText>previously</w:delText>
          </w:r>
          <w:r w:rsidDel="00C356FB">
            <w:delText xml:space="preserve"> </w:delText>
          </w:r>
        </w:del>
      </w:ins>
      <w:r>
        <w:t xml:space="preserve">the necessary particle size data from an ODZ was not </w:t>
      </w:r>
      <w:ins w:id="399" w:author="Jacob Cram" w:date="2021-10-25T16:57:00Z">
        <w:r w:rsidR="00C356FB">
          <w:t xml:space="preserve">previously </w:t>
        </w:r>
      </w:ins>
      <w:r>
        <w:t>available to support any hypothesis at the exclusion of the others. In this manuscript we present a new dataset that is sufficient to test these three hypotheses</w:t>
      </w:r>
      <w:r w:rsidR="006E0668">
        <w:t>.</w:t>
      </w:r>
    </w:p>
    <w:bookmarkEnd w:id="353"/>
    <w:p w14:paraId="0000001F" w14:textId="29517C4C" w:rsidR="00104E87" w:rsidDel="00AA09FA" w:rsidRDefault="004D045E" w:rsidP="00EF63F8">
      <w:pPr>
        <w:rPr>
          <w:moveFrom w:id="400" w:author="Jacob Cram" w:date="2021-10-29T17:33:00Z"/>
        </w:rPr>
      </w:pPr>
      <w:moveFromRangeStart w:id="401" w:author="Jacob Cram" w:date="2021-10-29T17:33:00Z" w:name="move86421243"/>
      <w:moveFrom w:id="402" w:author="Jacob Cram" w:date="2021-10-29T17:33:00Z">
        <w:r w:rsidDel="00AA09FA">
          <w:t xml:space="preserve">While UVP and traps have been sampled together </w:t>
        </w:r>
        <w:r w:rsidR="00911372" w:rsidDel="00AA09FA">
          <w:fldChar w:fldCharType="begin"/>
        </w:r>
        <w:r w:rsidR="00DF46B2" w:rsidDel="00AA09FA">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rsidDel="00AA09FA">
          <w:fldChar w:fldCharType="separate"/>
        </w:r>
        <w:r w:rsidR="00DF46B2" w:rsidRPr="00DF46B2" w:rsidDel="00AA09FA">
          <w:t>(Guidi et al., 2008)</w:t>
        </w:r>
        <w:r w:rsidR="00911372" w:rsidDel="00AA09FA">
          <w:fldChar w:fldCharType="end"/>
        </w:r>
        <w:r w:rsidDel="00AA09FA">
          <w:t xml:space="preserve">, combined trap and UVP measurements have not been taken together previously in an ODZ. Most of the volume of the ETNP ODZ is below regions of very low surface productivity </w:t>
        </w:r>
        <w:r w:rsidR="00911372" w:rsidDel="00AA09FA">
          <w:fldChar w:fldCharType="begin"/>
        </w:r>
        <w:r w:rsidR="00DF46B2" w:rsidDel="00AA09FA">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rsidDel="00AA09FA">
          <w:fldChar w:fldCharType="separate"/>
        </w:r>
        <w:r w:rsidR="00DF46B2" w:rsidRPr="00DF46B2" w:rsidDel="00AA09FA">
          <w:t>(Fuchsman et al., 2019; Pennington et al., 2006)</w:t>
        </w:r>
        <w:r w:rsidR="00911372" w:rsidDel="00AA09FA">
          <w:fldChar w:fldCharType="end"/>
        </w:r>
        <w:r w:rsidDel="00AA09FA">
          <w:t xml:space="preserve">. Meanwhile most flux data </w:t>
        </w:r>
        <w:r w:rsidR="008A4608" w:rsidDel="00AA09FA">
          <w:t>have</w:t>
        </w:r>
        <w:r w:rsidDel="00AA09FA">
          <w:t xml:space="preserve"> been measured in </w:t>
        </w:r>
        <w:r w:rsidR="007262B8" w:rsidDel="00AA09FA">
          <w:t xml:space="preserve">more coastal, </w:t>
        </w:r>
        <w:r w:rsidDel="00AA09FA">
          <w:t xml:space="preserve">higher productivity regions of the ETNP </w:t>
        </w:r>
        <w:r w:rsidR="00911372" w:rsidDel="00AA09FA">
          <w:fldChar w:fldCharType="begin"/>
        </w:r>
        <w:r w:rsidR="00DF46B2" w:rsidDel="00AA09FA">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rsidDel="00AA09FA">
          <w:fldChar w:fldCharType="separate"/>
        </w:r>
        <w:r w:rsidR="00DF46B2" w:rsidRPr="00DF46B2" w:rsidDel="00AA09FA">
          <w:t>(Hartnett &amp; Devol, 2003; Van Mooy et al., 2002)</w:t>
        </w:r>
        <w:r w:rsidR="00911372" w:rsidDel="00AA09FA">
          <w:fldChar w:fldCharType="end"/>
        </w:r>
        <w:r w:rsidDel="00AA09FA">
          <w:t>. Furthermore, the degree to which zooplankton swimming or other processes lead to particle disaggregation, both in ODZs and elsewhere in the ocean, is unknown.</w:t>
        </w:r>
      </w:moveFrom>
    </w:p>
    <w:moveFromRangeEnd w:id="401"/>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175EF126" w:rsidR="00104E87" w:rsidRDefault="00D145D4" w:rsidP="00EF63F8">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howingPlcHdr/>
        </w:sdtPr>
        <w:sdtEndPr/>
        <w:sdtContent>
          <w:ins w:id="403" w:author="klaus" w:date="2021-10-21T16:39:00Z">
            <w:r w:rsidR="00FB0EBA">
              <w:t xml:space="preserve">     </w:t>
            </w:r>
          </w:ins>
        </w:sdtContent>
      </w:sdt>
      <w:r w:rsidR="004D045E">
        <w:t xml:space="preserve">We ask the following </w:t>
      </w:r>
      <w:del w:id="404" w:author="Jacob Cram" w:date="2021-10-01T22:15:00Z">
        <w:r w:rsidR="004D045E">
          <w:delText xml:space="preserve">three </w:delText>
        </w:r>
      </w:del>
      <w:ins w:id="405" w:author="Jacob Cram" w:date="2021-10-01T22:15:00Z">
        <w:r w:rsidR="005126F3">
          <w:t xml:space="preserve">four </w:t>
        </w:r>
      </w:ins>
      <w:r w:rsidR="004D045E">
        <w:t xml:space="preserve">questions: </w:t>
      </w:r>
    </w:p>
    <w:p w14:paraId="200AD929" w14:textId="0B0CF82A" w:rsidR="005126F3" w:rsidRDefault="004D045E" w:rsidP="005126F3">
      <w:pPr>
        <w:rPr>
          <w:moveTo w:id="406" w:author="Jacob Cram" w:date="2021-10-01T22:15:00Z"/>
        </w:rPr>
      </w:pPr>
      <w:moveToRangeStart w:id="407" w:author="Jacob Cram" w:date="2021-10-01T22:15:00Z" w:name="move84018947"/>
      <w:moveTo w:id="408" w:author="Jacob Cram" w:date="2021-10-01T22:15:00Z">
        <w:r>
          <w:rPr>
            <w:b/>
          </w:rPr>
          <w:t xml:space="preserve">Question </w:t>
        </w:r>
        <w:del w:id="409" w:author="Jacob Cram" w:date="2021-10-01T22:15:00Z">
          <w:r w:rsidR="005126F3" w:rsidDel="005126F3">
            <w:rPr>
              <w:b/>
            </w:rPr>
            <w:delText>B</w:delText>
          </w:r>
        </w:del>
      </w:moveTo>
      <w:ins w:id="410" w:author="Jacob Cram" w:date="2021-10-01T22:15:00Z">
        <w:r w:rsidR="005126F3">
          <w:rPr>
            <w:b/>
          </w:rPr>
          <w:t>A</w:t>
        </w:r>
      </w:ins>
      <w:moveTo w:id="411" w:author="Jacob Cram" w:date="2021-10-01T22:15:00Z">
        <w:r w:rsidR="005126F3">
          <w:rPr>
            <w:b/>
          </w:rPr>
          <w:t>:</w:t>
        </w:r>
        <w:r w:rsidR="005126F3">
          <w:t xml:space="preserve"> How does the particle size distribution at one location in the oligotrophic Eastern Tropical North Pacific vary with respect to depth and time?</w:t>
        </w:r>
      </w:moveTo>
    </w:p>
    <w:moveToRangeEnd w:id="407"/>
    <w:p w14:paraId="00000024" w14:textId="655A6FB9" w:rsidR="00104E87" w:rsidRDefault="004D045E" w:rsidP="00EF63F8">
      <w:ins w:id="412" w:author="September" w:date="2021-10-08T15:59:00Z">
        <w:r>
          <w:rPr>
            <w:b/>
          </w:rPr>
          <w:t xml:space="preserve">Question </w:t>
        </w:r>
      </w:ins>
      <w:del w:id="413" w:author="Jacob Cram" w:date="2021-10-01T22:15:00Z">
        <w:r w:rsidDel="005126F3">
          <w:rPr>
            <w:b/>
          </w:rPr>
          <w:delText>A</w:delText>
        </w:r>
      </w:del>
      <w:ins w:id="414" w:author="Jacob Cram" w:date="2021-10-01T22:15:00Z">
        <w:r w:rsidR="005126F3">
          <w:rPr>
            <w:b/>
          </w:rPr>
          <w:t>B</w:t>
        </w:r>
      </w:ins>
      <w:del w:id="415" w:author="September" w:date="2021-10-08T15:59:00Z">
        <w:r>
          <w:rPr>
            <w:b/>
          </w:rPr>
          <w:delText>A</w:delText>
        </w:r>
      </w:del>
      <w:r>
        <w:rPr>
          <w:b/>
        </w:rPr>
        <w:t>:</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sidP="00EF63F8">
      <w:pPr>
        <w:rPr>
          <w:moveFrom w:id="416" w:author="Jacob Cram" w:date="2021-10-01T22:15:00Z"/>
        </w:rPr>
      </w:pPr>
      <w:moveFromRangeStart w:id="417" w:author="Jacob Cram" w:date="2021-10-01T22:15:00Z" w:name="move84018947"/>
      <w:moveFrom w:id="418" w:author="Jacob Cram" w:date="2021-10-01T22:15:00Z">
        <w:r>
          <w:rPr>
            <w:b/>
          </w:rPr>
          <w:t>Question B:</w:t>
        </w:r>
        <w:r>
          <w:t xml:space="preserve"> How </w:t>
        </w:r>
        <w:r w:rsidR="008A4608">
          <w:t>does</w:t>
        </w:r>
        <w:r>
          <w:t xml:space="preserve"> the particle size distribution at one location in the oligotrophic Eastern Tropical North Pacific vary with respect to depth and time?</w:t>
        </w:r>
      </w:moveFrom>
    </w:p>
    <w:moveFromRangeEnd w:id="417"/>
    <w:p w14:paraId="00000027" w14:textId="11AB80D3" w:rsidR="00104E87" w:rsidRPr="00242542" w:rsidRDefault="00911372" w:rsidP="00EF63F8">
      <w:pPr>
        <w:rPr>
          <w:ins w:id="419" w:author="Jacob Cram" w:date="2021-10-01T22:15:00Z"/>
        </w:rPr>
      </w:pPr>
      <w:r>
        <w:rPr>
          <w:b/>
        </w:rPr>
        <w:t>Question</w:t>
      </w:r>
      <w:r w:rsidR="004D045E">
        <w:rPr>
          <w:b/>
        </w:rPr>
        <w:t xml:space="preserve"> C:</w:t>
      </w:r>
      <w:r w:rsidR="004D045E">
        <w:t xml:space="preserve"> Do our data suggest</w:t>
      </w:r>
      <w:r w:rsidR="006E5628">
        <w:t xml:space="preserve"> that</w:t>
      </w:r>
      <w:r w:rsidR="004D045E">
        <w:t xml:space="preserve"> regions of the oxygen </w:t>
      </w:r>
      <w:r w:rsidR="004D045E" w:rsidRPr="00242542">
        <w:t xml:space="preserve">deficient zone </w:t>
      </w:r>
      <w:r w:rsidR="006E5628" w:rsidRPr="00242542">
        <w:t>harbor</w:t>
      </w:r>
      <w:r w:rsidR="004D045E" w:rsidRPr="00242542">
        <w:t xml:space="preserve"> </w:t>
      </w:r>
      <w:del w:id="420" w:author="Jacob Cram" w:date="2021-10-21T17:23:00Z">
        <w:r w:rsidR="004D045E" w:rsidRPr="00242542" w:rsidDel="003D5540">
          <w:delText xml:space="preserve">disaggregation </w:delText>
        </w:r>
      </w:del>
      <w:ins w:id="421" w:author="Jacob Cram" w:date="2021-10-21T17:23:00Z">
        <w:r w:rsidR="003D5540" w:rsidRPr="00242542">
          <w:t>disaggregation</w:t>
        </w:r>
        <w:r w:rsidR="003D5540" w:rsidRPr="00242542">
          <w:rPr>
            <w:rPrChange w:id="422" w:author="Jacob Cram" w:date="2021-10-22T10:51:00Z">
              <w:rPr>
                <w:highlight w:val="yellow"/>
              </w:rPr>
            </w:rPrChange>
          </w:rPr>
          <w:t>-</w:t>
        </w:r>
      </w:ins>
      <w:r w:rsidR="004D045E" w:rsidRPr="00242542">
        <w:t>like processes, and if so, do these co-occur with migratory zooplankton?</w:t>
      </w:r>
    </w:p>
    <w:p w14:paraId="6583F02F" w14:textId="0ECF8080" w:rsidR="005126F3" w:rsidRPr="00242542" w:rsidRDefault="005126F3" w:rsidP="00EF63F8">
      <w:pPr>
        <w:rPr>
          <w:ins w:id="423" w:author="Jacob Cram" w:date="2021-10-09T20:02:00Z"/>
        </w:rPr>
      </w:pPr>
      <w:bookmarkStart w:id="424" w:name="_heading=h.mszek3c207e" w:colFirst="0" w:colLast="0"/>
      <w:bookmarkStart w:id="425" w:name="bookmark=id.tyjcwt" w:colFirst="0" w:colLast="0"/>
      <w:bookmarkEnd w:id="424"/>
      <w:bookmarkEnd w:id="425"/>
      <w:ins w:id="426" w:author="Jacob Cram" w:date="2021-10-01T22:15:00Z">
        <w:r w:rsidRPr="00D2530D">
          <w:rPr>
            <w:b/>
            <w:bCs/>
            <w:rPrChange w:id="427" w:author="Jacob Cram" w:date="2021-10-30T04:40:00Z">
              <w:rPr/>
            </w:rPrChange>
          </w:rPr>
          <w:t>Question D</w:t>
        </w:r>
        <w:r w:rsidRPr="00812F24">
          <w:t xml:space="preserve">: How do </w:t>
        </w:r>
      </w:ins>
      <w:ins w:id="428" w:author="Jacob Cram" w:date="2021-10-01T22:16:00Z">
        <w:r w:rsidRPr="00812F24">
          <w:t xml:space="preserve">particle size distribution spectra in the ODZ compare to those seen </w:t>
        </w:r>
        <w:r w:rsidR="00CB5B16" w:rsidRPr="00812F24">
          <w:t>in the oxic ocean?</w:t>
        </w:r>
      </w:ins>
    </w:p>
    <w:p w14:paraId="49815F6E" w14:textId="311630FF" w:rsidR="00CE0605" w:rsidDel="00094676" w:rsidRDefault="00CE0605">
      <w:pPr>
        <w:rPr>
          <w:del w:id="429" w:author="Jacob Cram" w:date="2021-10-25T17:04:00Z"/>
        </w:rPr>
        <w:pPrChange w:id="430" w:author="Jacob Cram" w:date="2021-10-29T16:46:00Z">
          <w:pPr>
            <w:pStyle w:val="Heading1"/>
          </w:pPr>
        </w:pPrChange>
      </w:pPr>
      <w:bookmarkStart w:id="431" w:name="_Hlk86461289"/>
      <w:ins w:id="432" w:author="Jacob Cram" w:date="2021-10-09T20:04:00Z">
        <w:del w:id="433" w:author="Weber, Thomas" w:date="2021-10-27T16:39:00Z">
          <w:r w:rsidRPr="00242542" w:rsidDel="00613A05">
            <w:delText xml:space="preserve">In this manuscript, we report a </w:delText>
          </w:r>
        </w:del>
      </w:ins>
      <w:ins w:id="434" w:author="Jacob Cram" w:date="2021-10-09T20:03:00Z">
        <w:del w:id="435" w:author="Weber, Thomas" w:date="2021-10-27T16:39:00Z">
          <w:r w:rsidRPr="00242542" w:rsidDel="00613A05">
            <w:delText>steepening of the particle size distribution in the</w:delText>
          </w:r>
        </w:del>
      </w:ins>
      <w:ins w:id="436" w:author="Jacob Cram" w:date="2021-10-09T20:04:00Z">
        <w:del w:id="437" w:author="Weber, Thomas" w:date="2021-10-27T16:39:00Z">
          <w:r w:rsidRPr="00242542" w:rsidDel="00613A05">
            <w:delText xml:space="preserve"> upper ODZ, which</w:delText>
          </w:r>
        </w:del>
      </w:ins>
      <w:ins w:id="438" w:author="Weber, Thomas" w:date="2021-10-27T16:39:00Z">
        <w:r w:rsidR="00613A05">
          <w:t>By addressing these four questions, we demonstrate that our dataset from the ETNP</w:t>
        </w:r>
      </w:ins>
      <w:ins w:id="439" w:author="Jacob Cram" w:date="2021-10-09T20:04:00Z">
        <w:r w:rsidRPr="00242542">
          <w:t xml:space="preserve"> supports Weber and Bianchi’s first </w:t>
        </w:r>
        <w:del w:id="440" w:author="Weber, Thomas" w:date="2021-10-27T16:39:00Z">
          <w:r w:rsidRPr="00242542" w:rsidDel="00613A05">
            <w:delText>model</w:delText>
          </w:r>
        </w:del>
      </w:ins>
      <w:ins w:id="441" w:author="Weber, Thomas" w:date="2021-10-27T16:39:00Z">
        <w:r w:rsidR="00613A05">
          <w:t>hypothesis,</w:t>
        </w:r>
      </w:ins>
      <w:ins w:id="442" w:author="Jacob Cram" w:date="2021-10-09T20:04:00Z">
        <w:r w:rsidR="00C62272" w:rsidRPr="00242542">
          <w:t xml:space="preserve"> that </w:t>
        </w:r>
      </w:ins>
      <w:ins w:id="443" w:author="Jacob Cram" w:date="2021-10-09T20:05:00Z">
        <w:r w:rsidR="00C62272" w:rsidRPr="00242542">
          <w:t>microbial remineralization of all particles slow</w:t>
        </w:r>
      </w:ins>
      <w:ins w:id="444" w:author="Jacob Cram" w:date="2021-10-31T15:58:00Z">
        <w:r w:rsidR="00F864CF">
          <w:t>s</w:t>
        </w:r>
      </w:ins>
      <w:ins w:id="445" w:author="Jacob Cram" w:date="2021-10-09T20:05:00Z">
        <w:del w:id="446" w:author="Weber, Thomas" w:date="2021-10-27T16:40:00Z">
          <w:r w:rsidR="00C62272" w:rsidRPr="00242542" w:rsidDel="00613A05">
            <w:delText>s</w:delText>
          </w:r>
        </w:del>
      </w:ins>
      <w:ins w:id="447" w:author="Weber, Thomas" w:date="2021-10-27T16:40:00Z">
        <w:r w:rsidR="00613A05">
          <w:t xml:space="preserve"> in the ODZ,</w:t>
        </w:r>
      </w:ins>
      <w:ins w:id="448" w:author="Jacob Cram" w:date="2021-10-09T20:05:00Z">
        <w:del w:id="449" w:author="Weber, Thomas" w:date="2021-10-27T16:40:00Z">
          <w:r w:rsidR="00C62272" w:rsidRPr="00242542" w:rsidDel="00613A05">
            <w:delText>,</w:delText>
          </w:r>
        </w:del>
        <w:r w:rsidR="00C62272" w:rsidRPr="00242542">
          <w:t xml:space="preserve"> while disaggregation continues </w:t>
        </w:r>
      </w:ins>
      <w:ins w:id="450" w:author="Weber, Thomas" w:date="2021-10-27T16:40:00Z">
        <w:r w:rsidR="00613A05">
          <w:t>un</w:t>
        </w:r>
      </w:ins>
      <w:ins w:id="451" w:author="Weber, Thomas" w:date="2021-10-27T16:41:00Z">
        <w:r w:rsidR="00613A05">
          <w:t>abated</w:t>
        </w:r>
      </w:ins>
      <w:ins w:id="452" w:author="Jacob Cram" w:date="2021-10-09T20:05:00Z">
        <w:del w:id="453" w:author="Weber, Thomas" w:date="2021-10-27T16:40:00Z">
          <w:r w:rsidR="00C62272" w:rsidRPr="00242542" w:rsidDel="00613A05">
            <w:delText>in the ODZ</w:delText>
          </w:r>
        </w:del>
        <w:r w:rsidR="00C62272" w:rsidRPr="00242542">
          <w:t xml:space="preserve">. </w:t>
        </w:r>
        <w:del w:id="454" w:author="Weber, Thomas" w:date="2021-10-27T16:41:00Z">
          <w:r w:rsidR="00C62272" w:rsidRPr="00242542" w:rsidDel="00613A05">
            <w:delText>These</w:delText>
          </w:r>
        </w:del>
      </w:ins>
      <w:ins w:id="455" w:author="Weber, Thomas" w:date="2021-10-27T16:41:00Z">
        <w:r w:rsidR="00613A05">
          <w:t>Additionally,</w:t>
        </w:r>
      </w:ins>
      <w:ins w:id="456" w:author="Jacob Cram" w:date="2021-10-09T20:05:00Z">
        <w:r w:rsidR="00C62272" w:rsidRPr="00242542">
          <w:t xml:space="preserve"> disaggregation</w:t>
        </w:r>
      </w:ins>
      <w:ins w:id="457" w:author="Weber, Thomas" w:date="2021-10-27T16:46:00Z">
        <w:r w:rsidR="00E75AF0">
          <w:t>-like processes</w:t>
        </w:r>
      </w:ins>
      <w:ins w:id="458" w:author="Jacob Cram" w:date="2021-10-09T20:05:00Z">
        <w:del w:id="459" w:author="Clara Fuchsman" w:date="2021-10-16T16:01:00Z">
          <w:r w:rsidR="00C62272" w:rsidRPr="00242542">
            <w:delText xml:space="preserve"> </w:delText>
          </w:r>
        </w:del>
      </w:ins>
      <w:ins w:id="460" w:author="Clara Fuchsman" w:date="2021-10-16T16:01:00Z">
        <w:del w:id="461" w:author="Weber, Thomas" w:date="2021-10-27T16:41:00Z">
          <w:r w:rsidR="007C701C" w:rsidRPr="00242542" w:rsidDel="00613A05">
            <w:delText>-</w:delText>
          </w:r>
        </w:del>
      </w:ins>
      <w:ins w:id="462" w:author="Jacob Cram" w:date="2021-10-09T20:05:00Z">
        <w:del w:id="463" w:author="Weber, Thomas" w:date="2021-10-27T16:41:00Z">
          <w:r w:rsidR="00C62272" w:rsidRPr="00242542" w:rsidDel="00613A05">
            <w:delText>like processes did indeed</w:delText>
          </w:r>
        </w:del>
      </w:ins>
      <w:ins w:id="464" w:author="Weber, Thomas" w:date="2021-10-27T16:41:00Z">
        <w:r w:rsidR="00613A05">
          <w:t xml:space="preserve"> </w:t>
        </w:r>
      </w:ins>
      <w:ins w:id="465" w:author="Weber, Thomas" w:date="2021-10-27T16:46:00Z">
        <w:r w:rsidR="00E75AF0">
          <w:t xml:space="preserve">do </w:t>
        </w:r>
      </w:ins>
      <w:ins w:id="466" w:author="Jacob Cram" w:date="2021-10-09T20:05:00Z">
        <w:del w:id="467" w:author="Weber, Thomas" w:date="2021-10-27T16:41:00Z">
          <w:r w:rsidR="00C62272" w:rsidRPr="00242542" w:rsidDel="00613A05">
            <w:delText xml:space="preserve"> </w:delText>
          </w:r>
        </w:del>
        <w:r w:rsidR="00C62272" w:rsidRPr="00242542">
          <w:t xml:space="preserve">appear to co-occur with acoustic </w:t>
        </w:r>
      </w:ins>
      <w:ins w:id="468" w:author="Jacob Cram" w:date="2021-10-11T17:20:00Z">
        <w:r w:rsidR="00ED16AC" w:rsidRPr="00242542">
          <w:t>measurements</w:t>
        </w:r>
      </w:ins>
      <w:ins w:id="469" w:author="Jacob Cram" w:date="2021-10-09T20:05:00Z">
        <w:r w:rsidR="00C62272" w:rsidRPr="00242542">
          <w:t xml:space="preserve"> of migratory zooplankton</w:t>
        </w:r>
      </w:ins>
      <w:ins w:id="470" w:author="Weber, Thomas" w:date="2021-10-27T16:41:00Z">
        <w:r w:rsidR="00613A05">
          <w:t xml:space="preserve">, suggesting that </w:t>
        </w:r>
      </w:ins>
      <w:ins w:id="471" w:author="Weber, Thomas" w:date="2021-10-27T16:42:00Z">
        <w:r w:rsidR="00613A05">
          <w:t>exclusion of zooplankton is not a major contributor to slow flux attenuation</w:t>
        </w:r>
      </w:ins>
      <w:ins w:id="472" w:author="Jacob Cram" w:date="2021-10-09T20:05:00Z">
        <w:r w:rsidR="00C62272" w:rsidRPr="00242542">
          <w:t>.</w:t>
        </w:r>
        <w:r w:rsidR="00C62272">
          <w:t xml:space="preserve"> </w:t>
        </w:r>
      </w:ins>
    </w:p>
    <w:bookmarkEnd w:id="431"/>
    <w:p w14:paraId="4ADD2457" w14:textId="77777777" w:rsidR="00094676" w:rsidRPr="00094676" w:rsidRDefault="00094676" w:rsidP="00BA0191">
      <w:pPr>
        <w:rPr>
          <w:ins w:id="473" w:author="Weber, Thomas" w:date="2021-10-27T14:11:00Z"/>
        </w:rPr>
      </w:pPr>
    </w:p>
    <w:p w14:paraId="00000028" w14:textId="4AD0ADE2" w:rsidR="00104E87" w:rsidRDefault="004D045E" w:rsidP="00EF63F8">
      <w:pPr>
        <w:pStyle w:val="Heading1"/>
      </w:pPr>
      <w:ins w:id="474" w:author="September" w:date="2021-10-08T15:59:00Z">
        <w:r w:rsidRPr="00C42B62">
          <w:t>Methods</w:t>
        </w:r>
      </w:ins>
      <w:del w:id="475" w:author="R1" w:date="2021-10-08T15:56:00Z">
        <w:r w:rsidRPr="008F4B6B">
          <w:rPr>
            <w:highlight w:val="yellow"/>
            <w:rPrChange w:id="476" w:author="klaus" w:date="2021-10-21T16:39:00Z">
              <w:rPr/>
            </w:rPrChange>
          </w:rPr>
          <w:delText>Methods</w:delText>
        </w:r>
      </w:del>
      <w:ins w:id="477" w:author="R1" w:date="2021-10-08T15:56:00Z">
        <w:del w:id="478" w:author="Jacob Cram" w:date="2021-10-21T17:23:00Z">
          <w:r w:rsidRPr="008F4B6B" w:rsidDel="00DB2C3E">
            <w:rPr>
              <w:highlight w:val="yellow"/>
              <w:rPrChange w:id="479" w:author="klaus" w:date="2021-10-21T16:39:00Z">
                <w:rPr/>
              </w:rPrChange>
            </w:rPr>
            <w:delText>Methods</w:delText>
          </w:r>
        </w:del>
      </w:ins>
    </w:p>
    <w:p w14:paraId="00000029" w14:textId="7BC4D895" w:rsidR="00104E87" w:rsidRPr="0029713E" w:rsidRDefault="004D045E" w:rsidP="00EF63F8">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t>
      </w:r>
      <w:proofErr w:type="gramStart"/>
      <w:r w:rsidR="004F704B">
        <w:t>was</w:t>
      </w:r>
      <w:r>
        <w:t xml:space="preserve"> located in</w:t>
      </w:r>
      <w:proofErr w:type="gramEnd"/>
      <w:r>
        <w:t xml:space="preserve">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rsidRPr="00242542">
        <w:t>was not anoxic</w:t>
      </w:r>
      <w:r w:rsidR="003D3B05" w:rsidRPr="00242542">
        <w:t xml:space="preserve"> </w:t>
      </w:r>
      <w:r w:rsidRPr="00242542">
        <w:t>(P16 Transect Station 100; Figure S1).</w:t>
      </w:r>
    </w:p>
    <w:p w14:paraId="0000002A" w14:textId="77777777" w:rsidR="00104E87" w:rsidRPr="00812F24" w:rsidRDefault="004D045E" w:rsidP="00EF63F8">
      <w:pPr>
        <w:pStyle w:val="Heading2"/>
      </w:pPr>
      <w:bookmarkStart w:id="480" w:name="bookmark=id.3dy6vkm" w:colFirst="0" w:colLast="0"/>
      <w:bookmarkEnd w:id="480"/>
      <w:r w:rsidRPr="00812F24">
        <w:t>Water property measurements</w:t>
      </w:r>
    </w:p>
    <w:p w14:paraId="6B84A845" w14:textId="5B613A76" w:rsidR="00DA0A01" w:rsidRPr="007C701C" w:rsidDel="00DA0A01" w:rsidRDefault="004D045E" w:rsidP="00242542">
      <w:pPr>
        <w:rPr>
          <w:del w:id="481" w:author="Jacob Cram" w:date="2021-10-10T16:50:00Z"/>
          <w:rPrChange w:id="482" w:author="Clara Fuchsman" w:date="2021-10-21T16:39:00Z">
            <w:rPr>
              <w:del w:id="483" w:author="Jacob Cram" w:date="2021-10-10T16:50:00Z"/>
              <w:highlight w:val="yellow"/>
            </w:rPr>
          </w:rPrChange>
        </w:rPr>
      </w:pPr>
      <w:r w:rsidRPr="007C701C">
        <w:rPr>
          <w:rPrChange w:id="484" w:author="Clara Fuchsman" w:date="2021-10-21T16:39:00Z">
            <w:rPr>
              <w:highlight w:val="yellow"/>
            </w:rPr>
          </w:rPrChange>
        </w:rPr>
        <w:t xml:space="preserve">We measured water properties of temperature, salinity, fluorescence, oxygen concentration and turbidity using the shipboard </w:t>
      </w:r>
      <w:proofErr w:type="spellStart"/>
      <w:r w:rsidRPr="007C701C">
        <w:rPr>
          <w:rPrChange w:id="485" w:author="Clara Fuchsman" w:date="2021-10-21T16:39:00Z">
            <w:rPr>
              <w:highlight w:val="yellow"/>
            </w:rPr>
          </w:rPrChange>
        </w:rPr>
        <w:t>SeaBird</w:t>
      </w:r>
      <w:proofErr w:type="spellEnd"/>
      <w:r w:rsidRPr="007C701C">
        <w:rPr>
          <w:rPrChange w:id="486" w:author="Clara Fuchsman" w:date="2021-10-21T16:39:00Z">
            <w:rPr>
              <w:highlight w:val="yellow"/>
            </w:rPr>
          </w:rPrChange>
        </w:rPr>
        <w:t xml:space="preserve"> 911 CTD. Auxiliary sensors included a </w:t>
      </w:r>
      <w:proofErr w:type="spellStart"/>
      <w:r w:rsidRPr="007C701C">
        <w:rPr>
          <w:rPrChange w:id="487" w:author="Clara Fuchsman" w:date="2021-10-21T16:39:00Z">
            <w:rPr>
              <w:highlight w:val="yellow"/>
            </w:rPr>
          </w:rPrChange>
        </w:rPr>
        <w:t>WetLabs</w:t>
      </w:r>
      <w:proofErr w:type="spellEnd"/>
      <w:r w:rsidRPr="007C701C">
        <w:rPr>
          <w:rPrChange w:id="488" w:author="Clara Fuchsman" w:date="2021-10-21T16:39:00Z">
            <w:rPr>
              <w:highlight w:val="yellow"/>
            </w:rPr>
          </w:rPrChange>
        </w:rPr>
        <w:t xml:space="preserve"> C-Star (beam attenuation and transmission) and a </w:t>
      </w:r>
      <w:proofErr w:type="spellStart"/>
      <w:r w:rsidRPr="007C701C">
        <w:rPr>
          <w:rPrChange w:id="489" w:author="Clara Fuchsman" w:date="2021-10-21T16:39:00Z">
            <w:rPr>
              <w:highlight w:val="yellow"/>
            </w:rPr>
          </w:rPrChange>
        </w:rPr>
        <w:t>Seapoint</w:t>
      </w:r>
      <w:proofErr w:type="spellEnd"/>
      <w:r w:rsidRPr="007C701C">
        <w:rPr>
          <w:rPrChange w:id="490" w:author="Clara Fuchsman" w:date="2021-10-21T16:39:00Z">
            <w:rPr>
              <w:highlight w:val="yellow"/>
            </w:rPr>
          </w:rPrChange>
        </w:rPr>
        <w:t xml:space="preserve"> fluorometer. Data were processed with Seabird Software, (programs–data conversion, align, thermal mass, derive, bin average and bottle summary) using factory supplied calibrations. Data was analyzed and visualized in </w:t>
      </w:r>
      <w:r w:rsidRPr="007C701C">
        <w:rPr>
          <w:i/>
          <w:rPrChange w:id="491" w:author="Clara Fuchsman" w:date="2021-10-21T16:39:00Z">
            <w:rPr>
              <w:i/>
              <w:highlight w:val="yellow"/>
            </w:rPr>
          </w:rPrChange>
        </w:rPr>
        <w:t xml:space="preserve">R </w:t>
      </w:r>
      <w:r w:rsidRPr="007C701C">
        <w:rPr>
          <w:rPrChange w:id="492" w:author="Clara Fuchsman" w:date="2021-10-21T16:39:00Z">
            <w:rPr>
              <w:highlight w:val="yellow"/>
            </w:rPr>
          </w:rPrChange>
        </w:rPr>
        <w:t>(Team 2011).</w:t>
      </w:r>
      <w:r w:rsidR="004F704B" w:rsidRPr="007C701C">
        <w:rPr>
          <w:rPrChange w:id="493" w:author="Clara Fuchsman" w:date="2021-10-21T16:39:00Z">
            <w:rPr>
              <w:highlight w:val="yellow"/>
            </w:rPr>
          </w:rPrChange>
        </w:rPr>
        <w:t xml:space="preserve"> Processed data are available under NCEI Accession number 1064968 </w:t>
      </w:r>
      <w:r w:rsidR="000A079F" w:rsidRPr="007C701C">
        <w:rPr>
          <w:b/>
          <w:sz w:val="28"/>
          <w:rPrChange w:id="494" w:author="Clara Fuchsman" w:date="2021-10-21T16:39:00Z">
            <w:rPr>
              <w:highlight w:val="yellow"/>
            </w:rPr>
          </w:rPrChange>
        </w:rPr>
        <w:fldChar w:fldCharType="begin"/>
      </w:r>
      <w:r w:rsidR="000A079F" w:rsidRPr="007C701C">
        <w:rPr>
          <w:rPrChange w:id="495" w:author="Clara Fuchsman" w:date="2021-10-21T16:39:00Z">
            <w:rPr>
              <w:highlight w:val="yellow"/>
            </w:rPr>
          </w:rPrChange>
        </w:rPr>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rsidRPr="007C701C">
        <w:rPr>
          <w:rPrChange w:id="496" w:author="Clara Fuchsman" w:date="2021-10-21T16:39:00Z">
            <w:rPr>
              <w:highlight w:val="yellow"/>
            </w:rPr>
          </w:rPrChange>
        </w:rPr>
        <w:fldChar w:fldCharType="separate"/>
      </w:r>
      <w:r w:rsidR="000A079F" w:rsidRPr="007C701C">
        <w:rPr>
          <w:rPrChange w:id="497" w:author="Clara Fuchsman" w:date="2021-10-21T16:39:00Z">
            <w:rPr>
              <w:highlight w:val="yellow"/>
            </w:rPr>
          </w:rPrChange>
        </w:rPr>
        <w:t>(Rocap et al., 2017)</w:t>
      </w:r>
      <w:r w:rsidR="000A079F" w:rsidRPr="007C701C">
        <w:rPr>
          <w:b/>
          <w:sz w:val="28"/>
          <w:rPrChange w:id="498" w:author="Clara Fuchsman" w:date="2021-10-21T16:39:00Z">
            <w:rPr>
              <w:highlight w:val="yellow"/>
            </w:rPr>
          </w:rPrChange>
        </w:rPr>
        <w:fldChar w:fldCharType="end"/>
      </w:r>
      <w:r w:rsidR="000A079F" w:rsidRPr="007C701C">
        <w:rPr>
          <w:rPrChange w:id="499" w:author="Clara Fuchsman" w:date="2021-10-21T16:39:00Z">
            <w:rPr>
              <w:highlight w:val="yellow"/>
            </w:rPr>
          </w:rPrChange>
        </w:rPr>
        <w:t>.</w:t>
      </w:r>
    </w:p>
    <w:p w14:paraId="52D5531C" w14:textId="0479CB73" w:rsidR="007C701C" w:rsidDel="004108F6" w:rsidRDefault="007C701C">
      <w:pPr>
        <w:pStyle w:val="Heading2"/>
        <w:numPr>
          <w:ilvl w:val="0"/>
          <w:numId w:val="0"/>
        </w:numPr>
        <w:rPr>
          <w:del w:id="500" w:author="Jacob Cram" w:date="2021-10-30T04:56:00Z"/>
        </w:rPr>
      </w:pPr>
      <w:bookmarkStart w:id="501" w:name="bookmark=id.1t3h5sf" w:colFirst="0" w:colLast="0"/>
      <w:bookmarkEnd w:id="501"/>
    </w:p>
    <w:p w14:paraId="4F7EAB2E" w14:textId="77777777" w:rsidR="004108F6" w:rsidRPr="004108F6" w:rsidRDefault="004108F6" w:rsidP="004108F6">
      <w:pPr>
        <w:rPr>
          <w:ins w:id="502" w:author="Jacob Cram" w:date="2021-10-30T04:56:00Z"/>
        </w:rPr>
      </w:pPr>
    </w:p>
    <w:p w14:paraId="0000002C" w14:textId="77777777" w:rsidR="00104E87" w:rsidRPr="004108F6" w:rsidRDefault="007C701C" w:rsidP="004108F6">
      <w:pPr>
        <w:pStyle w:val="Heading2"/>
        <w:rPr>
          <w:rPrChange w:id="503" w:author="Jacob Cram" w:date="2021-10-30T04:56:00Z">
            <w:rPr>
              <w:highlight w:val="yellow"/>
            </w:rPr>
          </w:rPrChange>
        </w:rPr>
      </w:pPr>
      <w:ins w:id="504" w:author="Clara Fuchsman" w:date="2021-10-16T16:05:00Z">
        <w:del w:id="505" w:author="Jacob Cram" w:date="2021-10-30T04:56:00Z">
          <w:r w:rsidRPr="004108F6" w:rsidDel="004108F6">
            <w:rPr>
              <w:rPrChange w:id="506" w:author="Jacob Cram" w:date="2021-10-30T04:56:00Z">
                <w:rPr>
                  <w:b w:val="0"/>
                  <w:bCs/>
                  <w:sz w:val="24"/>
                  <w:szCs w:val="24"/>
                </w:rPr>
              </w:rPrChange>
            </w:rPr>
            <w:delText>5.2</w:delText>
          </w:r>
        </w:del>
        <w:r w:rsidRPr="004108F6">
          <w:rPr>
            <w:rPrChange w:id="507" w:author="Jacob Cram" w:date="2021-10-30T04:56:00Z">
              <w:rPr>
                <w:b w:val="0"/>
                <w:bCs/>
                <w:sz w:val="24"/>
                <w:szCs w:val="24"/>
              </w:rPr>
            </w:rPrChange>
          </w:rPr>
          <w:t xml:space="preserve"> </w:t>
        </w:r>
      </w:ins>
      <w:r w:rsidR="004D045E" w:rsidRPr="004108F6">
        <w:rPr>
          <w:rPrChange w:id="508" w:author="Jacob Cram" w:date="2021-10-30T04:56:00Z">
            <w:rPr>
              <w:highlight w:val="yellow"/>
            </w:rPr>
          </w:rPrChange>
        </w:rPr>
        <w:t>Water mass analysis</w:t>
      </w:r>
    </w:p>
    <w:p w14:paraId="0000002D" w14:textId="4458AACE" w:rsidR="00104E87" w:rsidRDefault="004D045E" w:rsidP="00EF63F8">
      <w:pPr>
        <w:rPr>
          <w:ins w:id="509" w:author="Jacob Cram" w:date="2021-10-10T16:50:00Z"/>
        </w:rPr>
      </w:pPr>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2FD35AD1" w14:textId="77777777" w:rsidR="00DA0A01" w:rsidRDefault="00DA0A01" w:rsidP="00DA0A01">
      <w:pPr>
        <w:pStyle w:val="Heading2"/>
        <w:rPr>
          <w:ins w:id="510" w:author="Jacob Cram" w:date="2021-10-10T16:50:00Z"/>
        </w:rPr>
      </w:pPr>
      <w:ins w:id="511" w:author="Jacob Cram" w:date="2021-10-10T16:50:00Z">
        <w:r>
          <w:t>Acoustic Measurements</w:t>
        </w:r>
      </w:ins>
    </w:p>
    <w:p w14:paraId="189D7FB3" w14:textId="0BF24BE9" w:rsidR="00DA0A01" w:rsidRDefault="00DA0A01" w:rsidP="00EF63F8">
      <w:bookmarkStart w:id="512" w:name="_Hlk86462163"/>
      <w:ins w:id="513" w:author="Jacob Cram" w:date="2021-10-10T16:50:00Z">
        <w:r>
          <w:t xml:space="preserve">Backscattering signals from the </w:t>
        </w:r>
        <w:proofErr w:type="gramStart"/>
        <w:r>
          <w:t>ship-board</w:t>
        </w:r>
        <w:proofErr w:type="gramEnd"/>
        <w:r>
          <w:t xml:space="preserve"> </w:t>
        </w:r>
      </w:ins>
      <w:ins w:id="514" w:author="Jacob Cram" w:date="2021-10-11T17:21:00Z">
        <w:r w:rsidR="00ED16AC">
          <w:t>EK-60</w:t>
        </w:r>
      </w:ins>
      <w:ins w:id="515" w:author="Jacob Cram" w:date="2021-10-10T16:50:00Z">
        <w:r>
          <w:t xml:space="preserve"> were </w:t>
        </w:r>
      </w:ins>
      <w:ins w:id="516" w:author="Jacob Cram" w:date="2021-10-11T17:22:00Z">
        <w:r w:rsidR="00ED16AC">
          <w:t>collected</w:t>
        </w:r>
      </w:ins>
      <w:ins w:id="517" w:author="Jacob Cram" w:date="2021-10-11T17:21:00Z">
        <w:r w:rsidR="00ED16AC">
          <w:t xml:space="preserve"> and archived</w:t>
        </w:r>
      </w:ins>
      <w:ins w:id="518" w:author="Jacob Cram" w:date="2021-10-10T16:50:00Z">
        <w:r>
          <w:t xml:space="preserve"> by UNOLS</w:t>
        </w:r>
      </w:ins>
      <w:ins w:id="519" w:author="Jacob Cram" w:date="2021-10-11T17:22:00Z">
        <w:r w:rsidR="00ED16AC">
          <w:t xml:space="preserve"> as raw data files</w:t>
        </w:r>
      </w:ins>
      <w:ins w:id="520" w:author="Jacob Cram" w:date="2021-10-10T16:50:00Z">
        <w:r>
          <w:t xml:space="preserve">. We used </w:t>
        </w:r>
      </w:ins>
      <w:proofErr w:type="spellStart"/>
      <w:ins w:id="521" w:author="Jacob Cram" w:date="2021-10-31T16:00:00Z">
        <w:r w:rsidR="00DB3526">
          <w:t>E</w:t>
        </w:r>
      </w:ins>
      <w:ins w:id="522" w:author="Jacob Cram" w:date="2021-10-10T16:50:00Z">
        <w:r>
          <w:t>chop</w:t>
        </w:r>
      </w:ins>
      <w:ins w:id="523" w:author="Jacob Cram" w:date="2021-10-25T17:05:00Z">
        <w:r w:rsidR="00FE7FC2">
          <w:t>y</w:t>
        </w:r>
      </w:ins>
      <w:ins w:id="524" w:author="Jacob Cram" w:date="2021-10-10T16:50:00Z">
        <w:r>
          <w:t>pe</w:t>
        </w:r>
        <w:proofErr w:type="spellEnd"/>
        <w:r>
          <w:t xml:space="preserve"> software</w:t>
        </w:r>
      </w:ins>
      <w:ins w:id="525" w:author="Jacob Cram" w:date="2021-10-25T17:07:00Z">
        <w:r w:rsidR="00FE7FC2">
          <w:t xml:space="preserve"> </w:t>
        </w:r>
      </w:ins>
      <w:r w:rsidR="00FE7FC2">
        <w:fldChar w:fldCharType="begin"/>
      </w:r>
      <w:r w:rsidR="00FE7FC2">
        <w:instrText xml:space="preserve"> ADDIN ZOTERO_ITEM CSL_CITATION {"citationID":"oVil0QAr","properties":{"formattedCitation":"(Lee et al., 2021)","plainCitation":"(Lee et al., 2021)","noteIndex":0},"citationItems":[{"id":9966,"uris":["http://zotero.org/users/158097/items/JZR98V7Y"],"uri":["http://zotero.org/users/158097/items/JZR98V7Y"],"itemData":{"id":9966,"type":"article-journal","container-title":"The Journal of the Acoustical Society of America","DOI":"10.1121/10.0004522","ISSN":"0001-4966","issue":"4","note":"publisher: Acoustical Society of America","page":"A63-A63","source":"asa-scitation-org.proxy-um.researchport.umd.edu (Atypon)","title":"Echopype: Enhancing the interoperability and scalability of ocean sonar data processing","title-short":"Echopype","volume":"149","author":[{"family":"Lee","given":"Wu-Jung"},{"family":"Staneva","given":"Valentina"},{"family":"Mayorga","given":"Emilio"},{"family":"Nguyen","given":"Kavin"},{"family":"Satiewan","given":"Landung"},{"family":"Majeed","given":"Imran"}],"issued":{"date-parts":[["2021",4,1]]}}}],"schema":"https://github.com/citation-style-language/schema/raw/master/csl-citation.json"} </w:instrText>
      </w:r>
      <w:r w:rsidR="00FE7FC2">
        <w:fldChar w:fldCharType="separate"/>
      </w:r>
      <w:r w:rsidR="00FE7FC2" w:rsidRPr="00FE7FC2">
        <w:t>(Lee et al., 2021)</w:t>
      </w:r>
      <w:r w:rsidR="00FE7FC2">
        <w:fldChar w:fldCharType="end"/>
      </w:r>
      <w:ins w:id="526" w:author="Jacob Cram" w:date="2021-10-10T16:50:00Z">
        <w:r>
          <w:t xml:space="preserve"> to convert</w:t>
        </w:r>
      </w:ins>
      <w:ins w:id="527" w:author="Jacob Cram" w:date="2021-10-11T17:22:00Z">
        <w:r w:rsidR="00ED16AC">
          <w:t xml:space="preserve"> these</w:t>
        </w:r>
      </w:ins>
      <w:ins w:id="528" w:author="Jacob Cram" w:date="2021-10-10T16:50:00Z">
        <w:r>
          <w:t xml:space="preserve"> raw files to </w:t>
        </w:r>
        <w:proofErr w:type="spellStart"/>
        <w:r>
          <w:t>netcdf</w:t>
        </w:r>
        <w:proofErr w:type="spellEnd"/>
        <w:r>
          <w:t xml:space="preserve"> files</w:t>
        </w:r>
      </w:ins>
      <w:ins w:id="529" w:author="Jacob Cram" w:date="2021-10-10T16:51:00Z">
        <w:r>
          <w:t xml:space="preserve">, which were </w:t>
        </w:r>
      </w:ins>
      <w:ins w:id="530" w:author="Jacob Cram" w:date="2021-10-10T16:53:00Z">
        <w:r w:rsidR="00EC03A9">
          <w:t>down-sampled</w:t>
        </w:r>
      </w:ins>
      <w:ins w:id="531" w:author="Jacob Cram" w:date="2021-10-10T16:51:00Z">
        <w:r>
          <w:t xml:space="preserve"> to </w:t>
        </w:r>
        <w:r w:rsidRPr="0029713E">
          <w:t>five minute</w:t>
        </w:r>
        <w:r w:rsidRPr="00683EBA">
          <w:t xml:space="preserve"> time-step resolution</w:t>
        </w:r>
      </w:ins>
      <w:ins w:id="532" w:author="Jacob Cram" w:date="2021-10-11T18:03:00Z">
        <w:r w:rsidR="00471E14" w:rsidRPr="00683EBA">
          <w:t xml:space="preserve">, </w:t>
        </w:r>
      </w:ins>
      <w:ins w:id="533" w:author="Jacob Cram" w:date="2021-10-10T16:51:00Z">
        <w:r w:rsidRPr="00812F24">
          <w:t>saved as a text file</w:t>
        </w:r>
      </w:ins>
      <w:ins w:id="534" w:author="Jacob Cram" w:date="2021-10-10T16:54:00Z">
        <w:r w:rsidR="00EC03A9" w:rsidRPr="00812F24">
          <w:t>, and later visualized</w:t>
        </w:r>
      </w:ins>
      <w:ins w:id="535" w:author="Jacob Cram" w:date="2021-10-10T16:51:00Z">
        <w:r w:rsidRPr="00812F24">
          <w:t xml:space="preserve"> in R</w:t>
        </w:r>
      </w:ins>
      <w:ins w:id="536" w:author="Jacob Cram" w:date="2021-10-10T16:54:00Z">
        <w:r w:rsidR="00EC03A9" w:rsidRPr="00812F24">
          <w:t>.</w:t>
        </w:r>
      </w:ins>
      <w:ins w:id="537" w:author="Jacob Cram" w:date="2021-10-10T16:57:00Z">
        <w:r w:rsidR="00CE3F36" w:rsidRPr="00812F24">
          <w:t xml:space="preserve"> The </w:t>
        </w:r>
      </w:ins>
      <w:ins w:id="538" w:author="Jacob Cram" w:date="2021-10-10T16:58:00Z">
        <w:r w:rsidR="00CE3F36" w:rsidRPr="00BD7CFC">
          <w:t xml:space="preserve">acoustic </w:t>
        </w:r>
      </w:ins>
      <w:ins w:id="539" w:author="Jacob Cram" w:date="2021-10-10T16:57:00Z">
        <w:r w:rsidR="00CE3F36" w:rsidRPr="00B6377A">
          <w:t xml:space="preserve">data </w:t>
        </w:r>
      </w:ins>
      <w:ins w:id="540" w:author="Jacob Cram" w:date="2021-10-10T16:58:00Z">
        <w:r w:rsidR="00CE3F36" w:rsidRPr="00B6377A">
          <w:t xml:space="preserve">appeared to be </w:t>
        </w:r>
      </w:ins>
      <w:ins w:id="541" w:author="Jacob Cram" w:date="2021-10-11T18:03:00Z">
        <w:r w:rsidR="00471E14" w:rsidRPr="009A3FE5">
          <w:t>off by one hour</w:t>
        </w:r>
      </w:ins>
      <w:ins w:id="542" w:author="Jacob Cram" w:date="2021-10-11T18:05:00Z">
        <w:r w:rsidR="00471E14" w:rsidRPr="009A3FE5">
          <w:t xml:space="preserve"> and</w:t>
        </w:r>
      </w:ins>
      <w:ins w:id="543" w:author="Jacob Cram" w:date="2021-10-10T16:59:00Z">
        <w:r w:rsidR="00CE3F36" w:rsidRPr="001270A1">
          <w:t xml:space="preserve"> so one hour was subtracted from all time measurements.</w:t>
        </w:r>
      </w:ins>
      <w:ins w:id="544" w:author="klaus" w:date="2021-10-13T15:08:00Z">
        <w:r w:rsidR="0092621F" w:rsidRPr="001270A1">
          <w:t xml:space="preserve"> </w:t>
        </w:r>
      </w:ins>
      <w:ins w:id="545" w:author="Jacob Cram" w:date="2021-10-22T10:57:00Z">
        <w:r w:rsidR="0029713E" w:rsidRPr="0029713E">
          <w:rPr>
            <w:rPrChange w:id="546" w:author="Jacob Cram" w:date="2021-10-22T10:57:00Z">
              <w:rPr>
                <w:highlight w:val="yellow"/>
              </w:rPr>
            </w:rPrChange>
          </w:rPr>
          <w:t>T</w:t>
        </w:r>
      </w:ins>
      <w:ins w:id="547" w:author="klaus" w:date="2021-10-13T15:08:00Z">
        <w:del w:id="548" w:author="Jacob Cram" w:date="2021-10-22T10:57:00Z">
          <w:r w:rsidR="0092621F" w:rsidRPr="0029713E" w:rsidDel="0029713E">
            <w:delText>(t</w:delText>
          </w:r>
        </w:del>
      </w:ins>
      <w:ins w:id="549" w:author="klaus" w:date="2021-10-13T15:11:00Z">
        <w:r w:rsidR="0092621F" w:rsidRPr="0029713E">
          <w:t>his</w:t>
        </w:r>
      </w:ins>
      <w:ins w:id="550" w:author="klaus" w:date="2021-10-13T15:08:00Z">
        <w:r w:rsidR="0092621F" w:rsidRPr="0029713E">
          <w:t xml:space="preserve"> correction resulted in </w:t>
        </w:r>
      </w:ins>
      <w:ins w:id="551" w:author="klaus" w:date="2021-10-13T15:09:00Z">
        <w:r w:rsidR="0092621F" w:rsidRPr="0029713E">
          <w:t xml:space="preserve">zooplankton vertical migrations </w:t>
        </w:r>
      </w:ins>
      <w:ins w:id="552" w:author="klaus" w:date="2021-10-13T15:10:00Z">
        <w:r w:rsidR="0092621F" w:rsidRPr="0029713E">
          <w:t xml:space="preserve">being synchronized with the diel light cycle as </w:t>
        </w:r>
        <w:del w:id="553" w:author="Jacob Cram" w:date="2021-10-31T16:00:00Z">
          <w:r w:rsidR="0092621F" w:rsidRPr="0029713E" w:rsidDel="00DB3526">
            <w:delText>r</w:delText>
          </w:r>
        </w:del>
        <w:del w:id="554" w:author="Jacob Cram" w:date="2021-10-30T05:35:00Z">
          <w:r w:rsidR="0092621F" w:rsidRPr="0029713E" w:rsidDel="00886B7F">
            <w:delText xml:space="preserve">ecalled by </w:delText>
          </w:r>
        </w:del>
      </w:ins>
      <w:ins w:id="555" w:author="klaus" w:date="2021-10-13T15:11:00Z">
        <w:del w:id="556" w:author="Jacob Cram" w:date="2021-10-30T05:35:00Z">
          <w:r w:rsidR="0092621F" w:rsidRPr="0029713E" w:rsidDel="00886B7F">
            <w:delText>JAC</w:delText>
          </w:r>
        </w:del>
      </w:ins>
      <w:ins w:id="557" w:author="Jacob Cram" w:date="2021-10-30T05:35:00Z">
        <w:r w:rsidR="00886B7F">
          <w:t>was recorded on board the ship by JAC</w:t>
        </w:r>
      </w:ins>
      <w:ins w:id="558" w:author="klaus" w:date="2021-10-13T15:11:00Z">
        <w:r w:rsidR="0092621F" w:rsidRPr="0029713E">
          <w:t>.</w:t>
        </w:r>
        <w:del w:id="559" w:author="Jacob Cram" w:date="2021-10-22T10:57:00Z">
          <w:r w:rsidR="0092621F" w:rsidRPr="0029713E" w:rsidDel="0029713E">
            <w:delText>)</w:delText>
          </w:r>
        </w:del>
      </w:ins>
    </w:p>
    <w:p w14:paraId="0000002E" w14:textId="77777777" w:rsidR="00104E87" w:rsidRDefault="004D045E" w:rsidP="00EF63F8">
      <w:pPr>
        <w:pStyle w:val="Heading2"/>
      </w:pPr>
      <w:bookmarkStart w:id="560" w:name="bookmark=id.4d34og8" w:colFirst="0" w:colLast="0"/>
      <w:bookmarkEnd w:id="560"/>
      <w:bookmarkEnd w:id="512"/>
      <w:r>
        <w:t>Particle size measurements</w:t>
      </w:r>
    </w:p>
    <w:p w14:paraId="6008DE10" w14:textId="4680AFAE" w:rsidR="00CE3F36" w:rsidRDefault="004D045E" w:rsidP="00EF63F8">
      <w:pPr>
        <w:rPr>
          <w:ins w:id="561" w:author="Jacob Cram" w:date="2021-10-10T16:57:00Z"/>
        </w:rPr>
      </w:pPr>
      <w:r>
        <w:t xml:space="preserve">Particle size data were </w:t>
      </w:r>
      <w:r w:rsidRPr="0029713E">
        <w:t>collected by</w:t>
      </w:r>
      <w:ins w:id="562" w:author="Jacob Cram" w:date="2021-10-31T16:50:00Z">
        <w:r w:rsidR="00BD3870">
          <w:t xml:space="preserve"> an</w:t>
        </w:r>
      </w:ins>
      <w:r w:rsidRPr="0029713E">
        <w:t xml:space="preserve"> Underwater Vision Profiler 5 (UVP) that was</w:t>
      </w:r>
      <w:r w:rsidRPr="00EA1A26">
        <w:t xml:space="preserve"> mounted below</w:t>
      </w:r>
      <w:r>
        <w:t xml:space="preserve"> the CTD-rosette and deployed for all CTD casts shallower than </w:t>
      </w:r>
      <w:del w:id="563" w:author="Jacob Cram" w:date="2021-10-31T16:50:00Z">
        <w:r w:rsidDel="00BD3870">
          <w:delText xml:space="preserve">2500 </w:delText>
        </w:r>
      </w:del>
      <w:ins w:id="564" w:author="Jacob Cram" w:date="2021-10-31T16:50:00Z">
        <w:r w:rsidR="00BD3870">
          <w:t>2500 </w:t>
        </w:r>
      </w:ins>
      <w:r>
        <w:t xml:space="preserve">m. A UVP is a combination camera and light source that quantifies the abundance and size of particles from </w:t>
      </w:r>
      <w:del w:id="565" w:author="Jacob Cram" w:date="2021-10-31T16:50:00Z">
        <w:r w:rsidR="006E5628" w:rsidDel="00BD3870">
          <w:delText xml:space="preserve">100 </w:delText>
        </w:r>
      </w:del>
      <w:ins w:id="566" w:author="Jacob Cram" w:date="2021-10-31T16:50:00Z">
        <w:r w:rsidR="00BD3870">
          <w:t>100 </w:t>
        </w:r>
      </w:ins>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w:t>
      </w:r>
      <w:ins w:id="567" w:author="Jacob Cram" w:date="2021-10-11T16:45:00Z">
        <w:r w:rsidR="001F723E">
          <w:t xml:space="preserve"> </w:t>
        </w:r>
      </w:ins>
      <w:ins w:id="568" w:author="Jacob Cram" w:date="2021-10-10T16:57:00Z">
        <w:r w:rsidR="00CE3F36" w:rsidRPr="00CE3F36">
          <w:t xml:space="preserve">UVP data were processed using the </w:t>
        </w:r>
        <w:proofErr w:type="spellStart"/>
        <w:r w:rsidR="00CE3F36" w:rsidRPr="00CE3F36">
          <w:t>Zooprocess</w:t>
        </w:r>
        <w:proofErr w:type="spellEnd"/>
        <w:r w:rsidR="00CE3F36" w:rsidRPr="00CE3F36">
          <w:t xml:space="preserve"> software, which prepares the data for upload to the </w:t>
        </w:r>
        <w:proofErr w:type="spellStart"/>
        <w:r w:rsidR="00CE3F36" w:rsidRPr="00CE3F36">
          <w:t>Ecotaxa</w:t>
        </w:r>
        <w:proofErr w:type="spellEnd"/>
        <w:r w:rsidR="00CE3F36" w:rsidRPr="00CE3F36">
          <w:t xml:space="preserve"> database</w:t>
        </w:r>
      </w:ins>
      <w:ins w:id="569" w:author="Jacob Cram" w:date="2021-10-11T18:05:00Z">
        <w:r w:rsidR="00471E14">
          <w:t xml:space="preserve"> </w:t>
        </w:r>
      </w:ins>
      <w:r w:rsidR="00471E14">
        <w:fldChar w:fldCharType="begin"/>
      </w:r>
      <w:r w:rsidR="00471E14">
        <w:instrText xml:space="preserve"> ADDIN ZOTERO_ITEM CSL_CITATION {"citationID":"AWVZCLfJ","properties":{"formattedCitation":"(Picheral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471E14">
        <w:fldChar w:fldCharType="separate"/>
      </w:r>
      <w:r w:rsidR="00471E14" w:rsidRPr="00471E14">
        <w:t>(</w:t>
      </w:r>
      <w:proofErr w:type="spellStart"/>
      <w:r w:rsidR="00471E14" w:rsidRPr="00471E14">
        <w:t>Picheral</w:t>
      </w:r>
      <w:proofErr w:type="spellEnd"/>
      <w:r w:rsidR="00471E14" w:rsidRPr="00471E14">
        <w:t xml:space="preserve"> et al., 2017)</w:t>
      </w:r>
      <w:r w:rsidR="00471E14">
        <w:fldChar w:fldCharType="end"/>
      </w:r>
      <w:ins w:id="570" w:author="Jacob Cram" w:date="2021-10-10T16:57:00Z">
        <w:r w:rsidR="00CE3F36" w:rsidRPr="00CE3F36">
          <w:t xml:space="preserve">; data from all UVP instruments </w:t>
        </w:r>
      </w:ins>
      <w:ins w:id="571" w:author="Jacob Cram" w:date="2021-10-25T17:09:00Z">
        <w:r w:rsidR="00FE7FC2">
          <w:t>are</w:t>
        </w:r>
      </w:ins>
      <w:ins w:id="572" w:author="Jacob Cram" w:date="2021-10-10T16:57:00Z">
        <w:r w:rsidR="00CE3F36" w:rsidRPr="00CE3F36">
          <w:t xml:space="preserve"> located on this online database for ease of access. Detailed descriptions for installation of the </w:t>
        </w:r>
        <w:proofErr w:type="spellStart"/>
        <w:r w:rsidR="00CE3F36" w:rsidRPr="00CE3F36">
          <w:t>Zooprocess</w:t>
        </w:r>
        <w:proofErr w:type="spellEnd"/>
        <w:r w:rsidR="00CE3F36" w:rsidRPr="00CE3F36">
          <w:t xml:space="preserve"> software can be found on the </w:t>
        </w:r>
        <w:proofErr w:type="spellStart"/>
        <w:r w:rsidR="00CE3F36" w:rsidRPr="00CE3F36">
          <w:t>PIQv</w:t>
        </w:r>
        <w:proofErr w:type="spellEnd"/>
        <w:r w:rsidR="00CE3F36" w:rsidRPr="00CE3F36">
          <w:t xml:space="preserve"> website (https://sites.google.com/view/piqv/zooprocess-uvpapp). </w:t>
        </w:r>
        <w:proofErr w:type="spellStart"/>
        <w:r w:rsidR="00CE3F36" w:rsidRPr="00CE3F36">
          <w:t>Zooprocess</w:t>
        </w:r>
        <w:proofErr w:type="spellEnd"/>
        <w:r w:rsidR="00CE3F36" w:rsidRPr="00CE3F36">
          <w:t xml:space="preserve"> uses the first and last image number selected by the user in metadata to isolate the downcast and process this subset for both particle size distribution and image data. The processed files and metadata are then uploaded to a shared FTP database where it is available for upload to </w:t>
        </w:r>
        <w:proofErr w:type="spellStart"/>
        <w:r w:rsidR="00CE3F36" w:rsidRPr="00CE3F36">
          <w:t>Ecotaxa</w:t>
        </w:r>
        <w:proofErr w:type="spellEnd"/>
        <w:r w:rsidR="00CE3F36" w:rsidRPr="00CE3F36">
          <w:t xml:space="preserve">. This project required the extra step of filtering out images due to the discovery of an issue with the lighting system, where only one of the two LEDs would illuminate, resulting in an incomplete sample. The filtering procedure is documented in a link available at the same location as the </w:t>
        </w:r>
        <w:proofErr w:type="spellStart"/>
        <w:r w:rsidR="00CE3F36" w:rsidRPr="00CE3F36">
          <w:t>Zooprocess</w:t>
        </w:r>
        <w:proofErr w:type="spellEnd"/>
        <w:r w:rsidR="00CE3F36" w:rsidRPr="00CE3F36">
          <w:t xml:space="preserve"> download. Images where only a single light illuminated were removed from the dataset before it was uploaded on to </w:t>
        </w:r>
        <w:proofErr w:type="spellStart"/>
        <w:r w:rsidR="00CE3F36" w:rsidRPr="00CE3F36">
          <w:t>Ecotaxa</w:t>
        </w:r>
        <w:proofErr w:type="spellEnd"/>
        <w:r w:rsidR="00CE3F36" w:rsidRPr="00CE3F36">
          <w:t xml:space="preserve">. Once uploaded to </w:t>
        </w:r>
        <w:proofErr w:type="spellStart"/>
        <w:r w:rsidR="00CE3F36" w:rsidRPr="00CE3F36">
          <w:t>Ecotaxa</w:t>
        </w:r>
        <w:proofErr w:type="spellEnd"/>
        <w:r w:rsidR="00CE3F36" w:rsidRPr="00CE3F36">
          <w:t xml:space="preserve">, data were downloaded </w:t>
        </w:r>
        <w:r w:rsidR="00CE3F36" w:rsidRPr="00EA1A26">
          <w:t xml:space="preserve">from </w:t>
        </w:r>
        <w:proofErr w:type="spellStart"/>
        <w:r w:rsidR="00CE3F36" w:rsidRPr="004417DA">
          <w:t>EcoPart</w:t>
        </w:r>
        <w:proofErr w:type="spellEnd"/>
        <w:r w:rsidR="00CE3F36" w:rsidRPr="004417DA">
          <w:t xml:space="preserve"> (</w:t>
        </w:r>
      </w:ins>
      <w:ins w:id="573" w:author="Jacob Cram" w:date="2021-10-22T11:01:00Z">
        <w:r w:rsidR="00EA1A26" w:rsidRPr="00EA1A26">
          <w:rPr>
            <w:rPrChange w:id="574" w:author="Jacob Cram" w:date="2021-10-22T11:01:00Z">
              <w:rPr>
                <w:highlight w:val="yellow"/>
              </w:rPr>
            </w:rPrChange>
          </w:rPr>
          <w:t xml:space="preserve">the </w:t>
        </w:r>
      </w:ins>
      <w:ins w:id="575" w:author="Jacob Cram" w:date="2021-10-10T16:57:00Z">
        <w:r w:rsidR="00CE3F36" w:rsidRPr="00EA1A26">
          <w:t>particle section</w:t>
        </w:r>
        <w:r w:rsidR="00CE3F36" w:rsidRPr="004417DA">
          <w:t xml:space="preserve"> of the database</w:t>
        </w:r>
      </w:ins>
      <w:ins w:id="576" w:author="Jacob Cram" w:date="2021-10-22T11:01:00Z">
        <w:r w:rsidR="00EA1A26" w:rsidRPr="004417DA">
          <w:t>)</w:t>
        </w:r>
      </w:ins>
      <w:ins w:id="577" w:author="Jacob Cram" w:date="2021-10-10T16:57:00Z">
        <w:r w:rsidR="00CE3F36" w:rsidRPr="004417DA">
          <w:t xml:space="preserve"> in</w:t>
        </w:r>
        <w:r w:rsidR="00CE3F36" w:rsidRPr="00CE3F36">
          <w:t xml:space="preserve"> detailed TSV </w:t>
        </w:r>
        <w:r w:rsidR="00CE3F36" w:rsidRPr="00711AD1">
          <w:t>format, and analyzed in R. The UVP provided estimates of abundances of particles in different size-bins, as well as information about the volumes over which those particle numbers had been calculated.</w:t>
        </w:r>
      </w:ins>
    </w:p>
    <w:p w14:paraId="0000002F" w14:textId="77603E45" w:rsidR="00104E87" w:rsidRDefault="001854EC" w:rsidP="00EF63F8">
      <w:pPr>
        <w:rPr>
          <w:ins w:id="578" w:author="Jacob Cram" w:date="2021-10-21T16:52:00Z"/>
        </w:rPr>
      </w:pPr>
      <w:bookmarkStart w:id="579" w:name="_Hlk84863246"/>
      <w:ins w:id="580" w:author="Jacob Cram" w:date="2021-10-03T09:56:00Z">
        <w:r>
          <w:t>The instrument is capable</w:t>
        </w:r>
      </w:ins>
      <w:del w:id="581" w:author="September" w:date="2021-10-08T15:59:00Z">
        <w:r w:rsidR="004D045E">
          <w:delText>Visual inspection</w:delText>
        </w:r>
      </w:del>
      <w:ins w:id="582" w:author="Jacob Cram" w:date="2021-10-03T09:56:00Z">
        <w:r w:rsidR="004D045E">
          <w:t xml:space="preserve"> of </w:t>
        </w:r>
        <w:r>
          <w:t>observing smaller particles (</w:t>
        </w:r>
        <w:r w:rsidRPr="00711AD1">
          <w:t>down to 60</w:t>
        </w:r>
      </w:ins>
      <w:ins w:id="583" w:author="Jacob Cram" w:date="2021-10-31T16:51:00Z">
        <w:r w:rsidR="00BD3870">
          <w:t> </w:t>
        </w:r>
      </w:ins>
      <w:proofErr w:type="spellStart"/>
      <w:ins w:id="584" w:author="Jacob Cram" w:date="2021-10-03T09:56:00Z">
        <w:r w:rsidRPr="00835EA8">
          <w:rPr>
            <w:rPrChange w:id="585" w:author="Jacob Cram" w:date="2021-10-26T12:33:00Z">
              <w:rPr>
                <w:u w:val="single"/>
              </w:rPr>
            </w:rPrChange>
          </w:rPr>
          <w:t>μ</w:t>
        </w:r>
      </w:ins>
      <w:ins w:id="586" w:author="Jacob Cram" w:date="2021-10-03T09:57:00Z">
        <w:r w:rsidRPr="00835EA8">
          <w:rPr>
            <w:rPrChange w:id="587" w:author="Jacob Cram" w:date="2021-10-26T12:33:00Z">
              <w:rPr>
                <w:u w:val="single"/>
              </w:rPr>
            </w:rPrChange>
          </w:rPr>
          <w:t>m</w:t>
        </w:r>
        <w:proofErr w:type="spellEnd"/>
        <w:r w:rsidRPr="00835EA8">
          <w:rPr>
            <w:rPrChange w:id="588" w:author="Jacob Cram" w:date="2021-10-26T12:33:00Z">
              <w:rPr>
                <w:u w:val="single"/>
              </w:rPr>
            </w:rPrChange>
          </w:rPr>
          <w:t>), but these tend to be underest</w:t>
        </w:r>
        <w:del w:id="589" w:author="Clara Fuchsman" w:date="2021-10-16T16:07:00Z">
          <w:r w:rsidRPr="00835EA8" w:rsidDel="007C701C">
            <w:rPr>
              <w:rPrChange w:id="590" w:author="Jacob Cram" w:date="2021-10-26T12:33:00Z">
                <w:rPr>
                  <w:u w:val="single"/>
                </w:rPr>
              </w:rPrChange>
            </w:rPr>
            <w:delText>e</w:delText>
          </w:r>
        </w:del>
      </w:ins>
      <w:ins w:id="591" w:author="Clara Fuchsman" w:date="2021-10-16T16:07:00Z">
        <w:r w:rsidR="007C701C" w:rsidRPr="00835EA8">
          <w:rPr>
            <w:rPrChange w:id="592" w:author="Jacob Cram" w:date="2021-10-26T12:33:00Z">
              <w:rPr>
                <w:u w:val="single"/>
              </w:rPr>
            </w:rPrChange>
          </w:rPr>
          <w:t>i</w:t>
        </w:r>
      </w:ins>
      <w:ins w:id="593" w:author="Jacob Cram" w:date="2021-10-03T09:57:00Z">
        <w:r w:rsidRPr="00835EA8">
          <w:rPr>
            <w:rPrChange w:id="594" w:author="Jacob Cram" w:date="2021-10-26T12:33:00Z">
              <w:rPr>
                <w:u w:val="single"/>
              </w:rPr>
            </w:rPrChange>
          </w:rPr>
          <w:t>mated and so are excluded from the analysis. The instrument can in principle also measure</w:t>
        </w:r>
      </w:ins>
      <w:del w:id="595" w:author="September" w:date="2021-10-08T15:59:00Z">
        <w:r w:rsidR="004D045E" w:rsidRPr="00835EA8">
          <w:delText>images</w:delText>
        </w:r>
      </w:del>
      <w:ins w:id="596" w:author="Jacob Cram" w:date="2021-10-03T09:57:00Z">
        <w:r w:rsidR="004D045E" w:rsidRPr="00835EA8">
          <w:t xml:space="preserve"> larger </w:t>
        </w:r>
        <w:r w:rsidRPr="00835EA8">
          <w:rPr>
            <w:rPrChange w:id="597" w:author="Jacob Cram" w:date="2021-10-26T12:33:00Z">
              <w:rPr>
                <w:u w:val="single"/>
              </w:rPr>
            </w:rPrChange>
          </w:rPr>
          <w:t>particles</w:t>
        </w:r>
      </w:ins>
      <w:ins w:id="598" w:author="Jacob Cram" w:date="2021-10-03T10:00:00Z">
        <w:r w:rsidRPr="00835EA8">
          <w:rPr>
            <w:rPrChange w:id="599" w:author="Jacob Cram" w:date="2021-10-26T12:33:00Z">
              <w:rPr>
                <w:u w:val="single"/>
              </w:rPr>
            </w:rPrChange>
          </w:rPr>
          <w:t xml:space="preserve"> (up to the field of view of the camera)</w:t>
        </w:r>
      </w:ins>
      <w:ins w:id="600" w:author="Jacob Cram" w:date="2021-10-03T09:57:00Z">
        <w:r w:rsidRPr="00835EA8">
          <w:rPr>
            <w:rPrChange w:id="601" w:author="Jacob Cram" w:date="2021-10-26T12:33:00Z">
              <w:rPr>
                <w:u w:val="single"/>
              </w:rPr>
            </w:rPrChange>
          </w:rPr>
          <w:t xml:space="preserve">, though these tend to be scarce enough to be not detected. In this paper, we do not have an upper size cut-off </w:t>
        </w:r>
      </w:ins>
      <w:ins w:id="602" w:author="Jacob Cram" w:date="2021-10-03T09:58:00Z">
        <w:r w:rsidRPr="00835EA8">
          <w:rPr>
            <w:rPrChange w:id="603" w:author="Jacob Cram" w:date="2021-10-26T12:33:00Z">
              <w:rPr>
                <w:u w:val="single"/>
              </w:rPr>
            </w:rPrChange>
          </w:rPr>
          <w:t>for our analysis and rather implement statistics that are robust to non-detection of scarce large particles (section 5.5.</w:t>
        </w:r>
      </w:ins>
      <w:del w:id="604" w:author="September" w:date="2021-10-08T15:59:00Z">
        <w:r w:rsidR="004D045E" w:rsidRPr="00835EA8">
          <w:delText xml:space="preserve">than </w:delText>
        </w:r>
      </w:del>
      <w:ins w:id="605" w:author="Jacob Cram" w:date="2021-10-03T09:58:00Z">
        <w:r w:rsidR="004D045E" w:rsidRPr="00835EA8">
          <w:t>1</w:t>
        </w:r>
        <w:r w:rsidRPr="00835EA8">
          <w:rPr>
            <w:rPrChange w:id="606" w:author="Jacob Cram" w:date="2021-10-26T12:33:00Z">
              <w:rPr>
                <w:u w:val="single"/>
              </w:rPr>
            </w:rPrChange>
          </w:rPr>
          <w:t>)</w:t>
        </w:r>
      </w:ins>
      <w:ins w:id="607" w:author="Jacob Cram" w:date="2021-10-30T05:36:00Z">
        <w:r w:rsidR="00886B7F">
          <w:t>.</w:t>
        </w:r>
      </w:ins>
      <w:ins w:id="608" w:author="September" w:date="2021-10-08T15:59:00Z">
        <w:r w:rsidR="004D045E" w:rsidRPr="00711AD1">
          <w:t xml:space="preserve"> </w:t>
        </w:r>
        <w:bookmarkEnd w:id="579"/>
        <w:r w:rsidR="004D045E" w:rsidRPr="00711AD1">
          <w:t xml:space="preserve">Visual inspection of images larger than </w:t>
        </w:r>
        <w:del w:id="609" w:author="Jacob Cram" w:date="2021-10-31T16:52:00Z">
          <w:r w:rsidR="004D045E" w:rsidRPr="00711AD1" w:rsidDel="00BD3870">
            <w:delText>1</w:delText>
          </w:r>
        </w:del>
      </w:ins>
      <w:del w:id="610" w:author="Jacob Cram" w:date="2021-10-31T16:52:00Z">
        <w:r w:rsidR="004D045E" w:rsidRPr="00835EA8" w:rsidDel="00BD3870">
          <w:delText xml:space="preserve"> </w:delText>
        </w:r>
      </w:del>
      <w:ins w:id="611" w:author="Jacob Cram" w:date="2021-10-31T16:52:00Z">
        <w:r w:rsidR="00BD3870" w:rsidRPr="00711AD1">
          <w:t>1</w:t>
        </w:r>
        <w:r w:rsidR="00BD3870">
          <w:t> </w:t>
        </w:r>
      </w:ins>
      <w:r w:rsidR="004D045E" w:rsidRPr="00835EA8">
        <w:t>mm suggests that</w:t>
      </w:r>
      <w:ins w:id="612" w:author="Jacob Cram" w:date="2021-10-03T09:59:00Z">
        <w:r w:rsidR="004D045E" w:rsidRPr="00835EA8">
          <w:t xml:space="preserve"> </w:t>
        </w:r>
        <w:r w:rsidRPr="00835EA8">
          <w:t>these large</w:t>
        </w:r>
      </w:ins>
      <w:ins w:id="613" w:author="September" w:date="2021-10-08T15:59:00Z">
        <w:r w:rsidR="004D045E" w:rsidRPr="00835EA8">
          <w:t xml:space="preserve"> </w:t>
        </w:r>
      </w:ins>
      <w:r w:rsidR="004D045E" w:rsidRPr="00835EA8">
        <w:t>particles are primarily “marine snow” but about</w:t>
      </w:r>
      <w:r w:rsidR="004D045E">
        <w:t xml:space="preserve"> 5% are zooplankton.</w:t>
      </w:r>
      <w:ins w:id="614" w:author="Jacob Cram" w:date="2021-10-03T10:02:00Z">
        <w:r w:rsidR="002C7BFF">
          <w:t xml:space="preserve"> We did not quantify the size distribution of these images</w:t>
        </w:r>
      </w:ins>
      <w:ins w:id="615" w:author="Jacob Cram" w:date="2021-10-22T11:17:00Z">
        <w:r w:rsidR="00812F24">
          <w:t>.</w:t>
        </w:r>
      </w:ins>
      <w:del w:id="616" w:author="Jacob Cram" w:date="2021-10-21T16:57:00Z">
        <w:r w:rsidR="004D045E" w:rsidDel="003B77A9">
          <w:delText xml:space="preserve"> </w:delText>
        </w:r>
      </w:del>
      <w:del w:id="617" w:author="Jacob Cram" w:date="2021-10-22T11:07:00Z">
        <w:r w:rsidR="004D045E" w:rsidDel="004417DA">
          <w:delText xml:space="preserve">UVP data were </w:delText>
        </w:r>
      </w:del>
      <w:del w:id="618" w:author="Jacob Cram" w:date="2021-10-21T17:03:00Z">
        <w:r w:rsidR="004D045E" w:rsidDel="00B43DAA">
          <w:delText xml:space="preserve">processed using custom MATLAB scripts, </w:delText>
        </w:r>
      </w:del>
      <w:del w:id="619" w:author="Jacob Cram" w:date="2021-10-22T11:07:00Z">
        <w:r w:rsidR="004D045E" w:rsidDel="004417DA">
          <w:delText xml:space="preserve">uploaded to EcoTaxa </w:delText>
        </w:r>
        <w:r w:rsidR="00911372" w:rsidDel="004417DA">
          <w:fldChar w:fldCharType="begin"/>
        </w:r>
        <w:r w:rsidR="00DF46B2" w:rsidDel="004417DA">
          <w:del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delInstrText>
        </w:r>
        <w:r w:rsidR="00911372" w:rsidDel="004417DA">
          <w:fldChar w:fldCharType="separate"/>
        </w:r>
        <w:r w:rsidR="00DF46B2" w:rsidRPr="00DF46B2" w:rsidDel="004417DA">
          <w:delText>(Picheral et al., 2017)</w:delText>
        </w:r>
        <w:r w:rsidR="00911372" w:rsidDel="004417DA">
          <w:fldChar w:fldCharType="end"/>
        </w:r>
        <w:r w:rsidR="004D045E" w:rsidDel="004417DA">
          <w:delText xml:space="preserve">, and analyzed in R. </w:delText>
        </w:r>
        <w:r w:rsidR="004D045E" w:rsidRPr="009E7FE8" w:rsidDel="004417DA">
          <w:rPr>
            <w:highlight w:val="cyan"/>
            <w:rPrChange w:id="620" w:author="klaus" w:date="2021-10-21T16:39:00Z">
              <w:rPr/>
            </w:rPrChange>
          </w:rPr>
          <w:delText>The UVP provided estimates of particle abundances of particles in different size-bins, as well as information about the volumes over which those particle numbers had been collected.</w:delText>
        </w:r>
      </w:del>
    </w:p>
    <w:p w14:paraId="195B315D" w14:textId="6937EEEB" w:rsidR="00A3095B" w:rsidRPr="001854EC" w:rsidDel="00A3095B" w:rsidRDefault="00A3095B" w:rsidP="00EF63F8">
      <w:pPr>
        <w:rPr>
          <w:del w:id="621" w:author="Jacob Cram" w:date="2021-10-21T16:52:00Z"/>
          <w:u w:val="single"/>
          <w:rPrChange w:id="622" w:author="Jacob Cram" w:date="2021-10-08T15:59:00Z">
            <w:rPr>
              <w:del w:id="623" w:author="Jacob Cram" w:date="2021-10-21T16:52:00Z"/>
            </w:rPr>
          </w:rPrChange>
        </w:rPr>
      </w:pPr>
    </w:p>
    <w:p w14:paraId="00000030" w14:textId="77777777" w:rsidR="00104E87" w:rsidRDefault="004D045E" w:rsidP="00EF63F8">
      <w:pPr>
        <w:pStyle w:val="Heading2"/>
      </w:pPr>
      <w:bookmarkStart w:id="624" w:name="bookmark=id.2s8eyo1" w:colFirst="0" w:colLast="0"/>
      <w:bookmarkEnd w:id="624"/>
      <w:r>
        <w:t>Flux measurements</w:t>
      </w:r>
    </w:p>
    <w:p w14:paraId="00000031" w14:textId="547A9D27" w:rsidR="00104E87" w:rsidRDefault="004D045E" w:rsidP="00EF63F8">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w:t>
      </w:r>
      <w:del w:id="625" w:author="Jacob Cram" w:date="2021-10-10T17:11:00Z">
        <w:r w:rsidDel="00896D66">
          <w:delText xml:space="preserve">for at least 21-96 hours, </w:delText>
        </w:r>
      </w:del>
      <w:r>
        <w:t xml:space="preserve">during which time they collected </w:t>
      </w:r>
      <w:del w:id="626" w:author="Jacob Cram" w:date="2021-10-11T18:07:00Z">
        <w:r w:rsidDel="00471E14">
          <w:delText>a</w:delText>
        </w:r>
      </w:del>
      <w:del w:id="627" w:author="Jacob Cram" w:date="2021-10-11T18:06:00Z">
        <w:r w:rsidDel="00471E14">
          <w:delText xml:space="preserve">nd incubated </w:delText>
        </w:r>
      </w:del>
      <w:r>
        <w:t xml:space="preserve">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 xml:space="preserve">m. Trap deployments lasted between 21 and </w:t>
      </w:r>
      <w:del w:id="628" w:author="Jacob Cram" w:date="2021-10-10T17:12:00Z">
        <w:r w:rsidDel="00896D66">
          <w:delText xml:space="preserve">93 </w:delText>
        </w:r>
      </w:del>
      <w:ins w:id="629" w:author="Jacob Cram" w:date="2021-10-10T17:12:00Z">
        <w:r w:rsidR="00896D66">
          <w:t>9</w:t>
        </w:r>
      </w:ins>
      <w:ins w:id="630" w:author="Jacob Cram" w:date="2021-10-10T17:14:00Z">
        <w:r w:rsidR="00896D66">
          <w:t>1</w:t>
        </w:r>
      </w:ins>
      <w:ins w:id="631" w:author="Jacob Cram" w:date="2021-10-10T17:12:00Z">
        <w:r w:rsidR="00896D66">
          <w:t xml:space="preserve"> </w:t>
        </w:r>
      </w:ins>
      <w:r>
        <w:t>hours, with deeper traps left out for longer, to collect more biomass. Two types of traps were deployed</w:t>
      </w:r>
      <w:r w:rsidR="003D3B05">
        <w:t>.</w:t>
      </w:r>
      <w:del w:id="632" w:author="Jacob Cram" w:date="2021-10-31T16:53:00Z">
        <w:r w:rsidDel="00BD3870">
          <w:delText xml:space="preserve"> </w:delText>
        </w:r>
      </w:del>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w:t>
      </w:r>
      <w:ins w:id="633" w:author="Jacob Cram" w:date="2021-10-10T17:15:00Z">
        <w:r w:rsidR="00896D66">
          <w:t xml:space="preserve"> </w:t>
        </w:r>
      </w:ins>
      <w:ins w:id="634" w:author="Jacob Cram" w:date="2021-10-11T18:07:00Z">
        <w:r w:rsidR="00471E14">
          <w:t>All</w:t>
        </w:r>
      </w:ins>
      <w:ins w:id="635" w:author="Jacob Cram" w:date="2021-10-10T17:15:00Z">
        <w:r w:rsidR="00896D66">
          <w:t xml:space="preserve"> </w:t>
        </w:r>
        <w:del w:id="636" w:author="Clara Fuchsman" w:date="2021-10-16T16:10:00Z">
          <w:r w:rsidR="00896D66">
            <w:delText>traps</w:delText>
          </w:r>
        </w:del>
      </w:ins>
      <w:ins w:id="637" w:author="Clara Fuchsman" w:date="2021-10-16T16:10:00Z">
        <w:r w:rsidR="00DB0405">
          <w:t>equipment</w:t>
        </w:r>
      </w:ins>
      <w:ins w:id="638" w:author="Jacob Cram" w:date="2021-10-10T17:15:00Z">
        <w:r w:rsidR="00896D66">
          <w:t xml:space="preserve"> were combination incubators and particle traps, but in this study we only use</w:t>
        </w:r>
        <w:del w:id="639" w:author="Clara Fuchsman" w:date="2021-10-16T16:10:00Z">
          <w:r w:rsidR="00896D66">
            <w:delText>d</w:delText>
          </w:r>
        </w:del>
        <w:r w:rsidR="00896D66">
          <w:t xml:space="preserve"> trap</w:t>
        </w:r>
      </w:ins>
      <w:ins w:id="640" w:author="Jacob Cram" w:date="2021-10-10T17:16:00Z">
        <w:r w:rsidR="00896D66">
          <w:t xml:space="preserve"> data.</w:t>
        </w:r>
      </w:ins>
      <w:del w:id="641" w:author="Jacob Cram" w:date="2021-10-10T17:16:00Z">
        <w:r w:rsidDel="00896D66">
          <w:delText xml:space="preserve">  In all cases, particles collected in the net or cone fell into one of two chambers. The bottom chamber collected particles from the net and incubated them -- we did not use these samples in this study. The top chamber collected particles for 22-27 hours</w:delText>
        </w:r>
        <w:r w:rsidR="00E041A0" w:rsidDel="00896D66">
          <w:delText>. When</w:delText>
        </w:r>
        <w:r w:rsidDel="00896D66">
          <w:delText xml:space="preserve"> </w:delText>
        </w:r>
        <w:r w:rsidR="001A5B17" w:rsidDel="00896D66">
          <w:delText xml:space="preserve">the door at the top of the trap closed, </w:delText>
        </w:r>
        <w:r w:rsidR="00E041A0" w:rsidDel="00896D66">
          <w:delText xml:space="preserve">the trap was </w:delText>
        </w:r>
        <w:r w:rsidDel="00896D66">
          <w:delText xml:space="preserve">returned immediately to the surface. For some traps, </w:delText>
        </w:r>
        <w:r w:rsidR="00394613" w:rsidDel="00896D66">
          <w:delText>in order to increase collection time,</w:delText>
        </w:r>
        <w:r w:rsidDel="00896D66">
          <w:delText xml:space="preserve"> the door between the bottom and top chamber </w:delText>
        </w:r>
        <w:r w:rsidR="00394613" w:rsidDel="00896D66">
          <w:delText>was never closed</w:delText>
        </w:r>
        <w:r w:rsidDel="00896D66">
          <w:delText>, in which case we sampled from the combined volume. This meant that these traps had a longer effective collection time of 33-35 hours (69m, 365m 452</w:delText>
        </w:r>
        <w:r w:rsidR="00911372" w:rsidDel="00896D66">
          <w:delText xml:space="preserve"> </w:delText>
        </w:r>
        <w:r w:rsidDel="00896D66">
          <w:delText xml:space="preserve">m). The trap </w:delText>
        </w:r>
        <w:r w:rsidR="003D3B05" w:rsidDel="00896D66">
          <w:delText>at 965</w:delText>
        </w:r>
        <w:r w:rsidDel="00896D66">
          <w:delText xml:space="preserve"> m was deployed for an extended period such that collection time was effectively 91 hours.</w:delText>
        </w:r>
      </w:del>
      <w:r>
        <w:t xml:space="preserve"> No poisons were used, and </w:t>
      </w:r>
      <w:ins w:id="642" w:author="Jacob Cram" w:date="2021-10-25T16:31:00Z">
        <w:r w:rsidR="009D47D3">
          <w:t xml:space="preserve">both </w:t>
        </w:r>
      </w:ins>
      <w:r>
        <w:t>living</w:t>
      </w:r>
      <w:ins w:id="643" w:author="Jacob Cram" w:date="2021-10-25T16:31:00Z">
        <w:r w:rsidR="009D47D3">
          <w:t xml:space="preserve"> and dead</w:t>
        </w:r>
      </w:ins>
      <w:r>
        <w:t xml:space="preserve"> zooplankton, or ‘swimmers’, were manually removed</w:t>
      </w:r>
      <w:ins w:id="644" w:author="Jacob Cram" w:date="2021-10-25T16:31:00Z">
        <w:r w:rsidR="009D47D3">
          <w:t xml:space="preserve"> prior to </w:t>
        </w:r>
      </w:ins>
      <w:ins w:id="645" w:author="Jacob Cram" w:date="2021-10-30T05:36:00Z">
        <w:r w:rsidR="00886B7F">
          <w:t>POC analysis</w:t>
        </w:r>
      </w:ins>
      <w:ins w:id="646" w:author="Jacob Cram" w:date="2021-10-25T16:31:00Z">
        <w:r w:rsidR="009D47D3">
          <w:t>.</w:t>
        </w:r>
      </w:ins>
      <w:r>
        <w:t xml:space="preserve"> </w:t>
      </w:r>
      <w:del w:id="647" w:author="Jacob Cram" w:date="2021-10-25T16:31:00Z">
        <w:r w:rsidDel="009D47D3">
          <w:delText xml:space="preserve">from collection bottles, while zooplankton carcasses were retained. </w:delText>
        </w:r>
      </w:del>
    </w:p>
    <w:p w14:paraId="00000032" w14:textId="1F649F79" w:rsidR="00104E87" w:rsidRDefault="004D045E" w:rsidP="00EF63F8">
      <w:r>
        <w:t xml:space="preserve">Sediment trap material was filtered immediately upon trap recovery onto </w:t>
      </w:r>
      <w:r w:rsidRPr="00911372">
        <w:t>pre-combusted</w:t>
      </w:r>
      <w:r>
        <w:t xml:space="preserve"> GF-75 45</w:t>
      </w:r>
      <w:ins w:id="648" w:author="Jacob Cram" w:date="2021-10-31T16:53:00Z">
        <w:r w:rsidR="00BD3870">
          <w:t> </w:t>
        </w:r>
      </w:ins>
      <w:r>
        <w:t xml:space="preserve">mm filters </w:t>
      </w:r>
      <w:r w:rsidR="001A5B17">
        <w:t>(nominal pore size of 0.</w:t>
      </w:r>
      <w:del w:id="649" w:author="Jacob Cram" w:date="2021-10-31T16:53:00Z">
        <w:r w:rsidR="001A5B17" w:rsidDel="00BD3870">
          <w:delText xml:space="preserve">3 </w:delText>
        </w:r>
      </w:del>
      <w:ins w:id="650" w:author="Jacob Cram" w:date="2021-10-31T16:53:00Z">
        <w:r w:rsidR="00BD3870">
          <w:t>3 </w:t>
        </w:r>
      </w:ins>
      <w:r w:rsidR="001A5B17">
        <w:t xml:space="preserve">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w:t>
      </w:r>
      <w:ins w:id="651" w:author="Clara Fuchsman" w:date="2021-10-16T16:30:00Z">
        <w:r w:rsidR="00196DAA">
          <w:t>C</w:t>
        </w:r>
      </w:ins>
      <w:ins w:id="652" w:author="Clara Fuchsman" w:date="2021-10-16T16:29:00Z">
        <w:r w:rsidR="00196DAA">
          <w:t xml:space="preserve">arbon was below </w:t>
        </w:r>
      </w:ins>
      <w:del w:id="653" w:author="Clara Fuchsman" w:date="2021-10-16T16:30:00Z">
        <w:r>
          <w:delText>Mass</w:delText>
        </w:r>
        <w:r w:rsidDel="00196DAA">
          <w:delText xml:space="preserve"> </w:delText>
        </w:r>
      </w:del>
      <w:ins w:id="654" w:author="Clara Fuchsman" w:date="2021-10-16T16:30:00Z">
        <w:r w:rsidR="00196DAA">
          <w:t>mass</w:t>
        </w:r>
        <w:r>
          <w:t xml:space="preserve"> </w:t>
        </w:r>
      </w:ins>
      <w:r>
        <w:t xml:space="preserve">spectrometry </w:t>
      </w:r>
      <w:del w:id="655" w:author="Clara Fuchsman" w:date="2021-10-16T16:30:00Z">
        <w:r>
          <w:delText xml:space="preserve">failed to </w:delText>
        </w:r>
      </w:del>
      <w:ins w:id="656" w:author="Clara Fuchsman" w:date="2021-10-21T16:39:00Z">
        <w:r>
          <w:t>detect</w:t>
        </w:r>
      </w:ins>
      <w:ins w:id="657" w:author="Clara Fuchsman" w:date="2021-10-16T16:30:00Z">
        <w:r w:rsidR="00196DAA">
          <w:t>ion</w:t>
        </w:r>
      </w:ins>
      <w:ins w:id="658" w:author="Clara Fuchsman" w:date="2021-10-21T16:39:00Z">
        <w:r>
          <w:t xml:space="preserve"> </w:t>
        </w:r>
      </w:ins>
      <w:ins w:id="659" w:author="Clara Fuchsman" w:date="2021-10-16T16:30:00Z">
        <w:r w:rsidR="00196DAA">
          <w:t>limits</w:t>
        </w:r>
      </w:ins>
      <w:del w:id="660" w:author="Clara Fuchsman" w:date="2021-10-21T16:39:00Z">
        <w:r>
          <w:delText>detect</w:delText>
        </w:r>
      </w:del>
      <w:ins w:id="661" w:author="Clara Fuchsman" w:date="2021-10-16T16:30:00Z">
        <w:r>
          <w:t xml:space="preserve"> </w:t>
        </w:r>
      </w:ins>
      <w:del w:id="662" w:author="Clara Fuchsman" w:date="2021-10-16T16:29:00Z">
        <w:r>
          <w:delText xml:space="preserve">carbon </w:delText>
        </w:r>
      </w:del>
      <w:del w:id="663" w:author="Jacob Cram" w:date="2021-10-10T17:18:00Z">
        <w:r w:rsidDel="00955F05">
          <w:delText xml:space="preserve">above detection limits </w:delText>
        </w:r>
      </w:del>
      <w:r>
        <w:t xml:space="preserve">in four </w:t>
      </w:r>
      <w:del w:id="664" w:author="Jacob Cram" w:date="2021-10-25T17:16:00Z">
        <w:r w:rsidDel="00F7422A">
          <w:delText xml:space="preserve">surface </w:delText>
        </w:r>
      </w:del>
      <w:r>
        <w:t>traps</w:t>
      </w:r>
      <w:ins w:id="665" w:author="Jacob Cram" w:date="2021-10-10T17:19:00Z">
        <w:r w:rsidR="00955F05">
          <w:t xml:space="preserve"> – these </w:t>
        </w:r>
        <w:r w:rsidR="00955F05" w:rsidRPr="00711AD1">
          <w:t>traps</w:t>
        </w:r>
      </w:ins>
      <w:del w:id="666" w:author="Jacob Cram" w:date="2021-10-10T17:19:00Z">
        <w:r w:rsidRPr="00835EA8" w:rsidDel="00955F05">
          <w:delText>, whic</w:delText>
        </w:r>
      </w:del>
      <w:del w:id="667" w:author="Clara Fuchsman" w:date="2021-10-16T16:26:00Z">
        <w:r w:rsidRPr="00835EA8">
          <w:delText>h</w:delText>
        </w:r>
      </w:del>
      <w:r>
        <w:t xml:space="preserve"> were excluded from </w:t>
      </w:r>
      <w:del w:id="668" w:author="Jacob Cram" w:date="2021-10-10T17:19:00Z">
        <w:r w:rsidDel="00955F05">
          <w:delText xml:space="preserve">the </w:delText>
        </w:r>
      </w:del>
      <w:ins w:id="669" w:author="Jacob Cram" w:date="2021-10-10T17:19:00Z">
        <w:r w:rsidR="00955F05">
          <w:t xml:space="preserve">further </w:t>
        </w:r>
      </w:ins>
      <w:r>
        <w:t>analysis. Traps at similar depths did detect carbon, lending confidence to the idea that these non-detections were technical in nature,</w:t>
      </w:r>
      <w:ins w:id="670" w:author="Jacob Cram" w:date="2021-10-30T05:36:00Z">
        <w:r w:rsidR="00886B7F">
          <w:t xml:space="preserve"> due to splitting of samples for multiple analyses,</w:t>
        </w:r>
      </w:ins>
      <w:r>
        <w:t xml:space="preserve"> rather than reflecting environmental conditions.</w:t>
      </w:r>
    </w:p>
    <w:p w14:paraId="00000033" w14:textId="77777777" w:rsidR="00104E87" w:rsidRDefault="004D045E" w:rsidP="00EF63F8">
      <w:pPr>
        <w:pStyle w:val="Heading2"/>
      </w:pPr>
      <w:bookmarkStart w:id="671" w:name="bookmark=id.17dp8vu" w:colFirst="0" w:colLast="0"/>
      <w:bookmarkEnd w:id="671"/>
      <w:r>
        <w:t>Analysis</w:t>
      </w:r>
    </w:p>
    <w:p w14:paraId="00000034" w14:textId="5AC9D03C" w:rsidR="00104E87" w:rsidRDefault="004D045E" w:rsidP="00EF63F8">
      <w:del w:id="672" w:author="Jacob Cram" w:date="2021-10-25T17:17:00Z">
        <w:r w:rsidDel="00F7422A">
          <w:delText xml:space="preserve">All </w:delText>
        </w:r>
      </w:del>
      <w:del w:id="673" w:author="Jacob Cram" w:date="2021-10-30T05:37:00Z">
        <w:r w:rsidDel="00886B7F">
          <w:delText>analyses focused on the mesopelagic, defined here as the region between the base of the secondary chlorophyll maximum layer (1</w:delText>
        </w:r>
        <w:r w:rsidR="00E041A0" w:rsidDel="00886B7F">
          <w:delText>60</w:delText>
        </w:r>
        <w:r w:rsidDel="00886B7F">
          <w:delText xml:space="preserve"> m) (hereafter photic zone), which is </w:delText>
        </w:r>
      </w:del>
      <w:del w:id="674" w:author="Jacob Cram" w:date="2021-10-10T17:20:00Z">
        <w:r w:rsidDel="00955F05">
          <w:delText>below the upper oxycline</w:delText>
        </w:r>
      </w:del>
      <w:del w:id="675" w:author="Jacob Cram" w:date="2021-10-30T05:37:00Z">
        <w:r w:rsidDel="00886B7F">
          <w:delText>, and 1000 m. For many analyses, including visualizations that include the photic region, p</w:delText>
        </w:r>
      </w:del>
      <w:ins w:id="676" w:author="Jacob Cram" w:date="2021-10-30T05:37:00Z">
        <w:r w:rsidR="00886B7F">
          <w:t>P</w:t>
        </w:r>
      </w:ins>
      <w:r>
        <w:t>articles were binned by depth with 20 m resolution between the surface and 100 m, 25 m resolution between 100</w:t>
      </w:r>
      <w:ins w:id="677" w:author="Jacob Cram" w:date="2021-10-11T18:08:00Z">
        <w:r w:rsidR="00F80BE4">
          <w:t> </w:t>
        </w:r>
      </w:ins>
      <w:r>
        <w:t xml:space="preserve">m and </w:t>
      </w:r>
      <w:del w:id="678" w:author="Jacob Cram" w:date="2021-10-31T16:54:00Z">
        <w:r w:rsidDel="00BD3870">
          <w:delText xml:space="preserve">200 </w:delText>
        </w:r>
      </w:del>
      <w:ins w:id="679" w:author="Jacob Cram" w:date="2021-10-31T16:54:00Z">
        <w:r w:rsidR="00BD3870">
          <w:t>200 </w:t>
        </w:r>
      </w:ins>
      <w:r>
        <w:t>m depths and 50</w:t>
      </w:r>
      <w:ins w:id="680" w:author="Jacob Cram" w:date="2021-10-31T16:54:00Z">
        <w:r w:rsidR="00BD3870">
          <w:t> </w:t>
        </w:r>
      </w:ins>
      <w:r>
        <w:t xml:space="preserve">m resolution below </w:t>
      </w:r>
      <w:del w:id="681" w:author="Jacob Cram" w:date="2021-10-31T16:54:00Z">
        <w:r w:rsidDel="00BD3870">
          <w:delText>200</w:delText>
        </w:r>
        <w:r w:rsidR="00E041A0" w:rsidDel="00BD3870">
          <w:delText xml:space="preserve"> </w:delText>
        </w:r>
      </w:del>
      <w:ins w:id="682" w:author="Jacob Cram" w:date="2021-10-31T16:54:00Z">
        <w:r w:rsidR="00BD3870">
          <w:t>200 </w:t>
        </w:r>
      </w:ins>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ins w:id="683" w:author="Jacob Cram" w:date="2021-10-30T05:37:00Z">
        <w:r w:rsidR="00886B7F" w:rsidRPr="00886B7F">
          <w:t xml:space="preserve"> </w:t>
        </w:r>
        <w:r w:rsidR="00886B7F">
          <w:t>Most analyses focused on the mesopelagic, defined here as the region between the base of the secondary chlorophyll maximum layer (160</w:t>
        </w:r>
      </w:ins>
      <w:ins w:id="684" w:author="Jacob Cram" w:date="2021-10-31T16:55:00Z">
        <w:r w:rsidR="00BD3870">
          <w:t> </w:t>
        </w:r>
      </w:ins>
      <w:ins w:id="685" w:author="Jacob Cram" w:date="2021-10-30T05:37:00Z">
        <w:r w:rsidR="00886B7F">
          <w:t>m</w:t>
        </w:r>
      </w:ins>
      <w:ins w:id="686" w:author="Jacob Cram" w:date="2021-10-31T16:55:00Z">
        <w:r w:rsidR="00BD3870">
          <w:t xml:space="preserve"> </w:t>
        </w:r>
      </w:ins>
      <w:ins w:id="687" w:author="Jacob Cram" w:date="2021-10-31T16:58:00Z">
        <w:r w:rsidR="00AC3B82">
          <w:t>—</w:t>
        </w:r>
      </w:ins>
      <w:ins w:id="688" w:author="Jacob Cram" w:date="2021-10-31T16:56:00Z">
        <w:r w:rsidR="00A614EF">
          <w:t xml:space="preserve"> h</w:t>
        </w:r>
      </w:ins>
      <w:ins w:id="689" w:author="Jacob Cram" w:date="2021-10-30T05:37:00Z">
        <w:r w:rsidR="00886B7F">
          <w:t>ereafter</w:t>
        </w:r>
      </w:ins>
      <w:ins w:id="690" w:author="Jacob Cram" w:date="2021-10-31T16:57:00Z">
        <w:r w:rsidR="00A614EF">
          <w:t xml:space="preserve"> the base of the</w:t>
        </w:r>
      </w:ins>
      <w:ins w:id="691" w:author="Jacob Cram" w:date="2021-10-30T05:37:00Z">
        <w:r w:rsidR="00886B7F">
          <w:t xml:space="preserve"> photic zone), which is within the ODZ, and 1000</w:t>
        </w:r>
      </w:ins>
      <w:ins w:id="692" w:author="Jacob Cram" w:date="2021-10-31T16:57:00Z">
        <w:r w:rsidR="00A614EF">
          <w:t> </w:t>
        </w:r>
      </w:ins>
      <w:ins w:id="693" w:author="Jacob Cram" w:date="2021-10-30T05:37:00Z">
        <w:r w:rsidR="00886B7F">
          <w:t>m.</w:t>
        </w:r>
      </w:ins>
    </w:p>
    <w:p w14:paraId="00000035" w14:textId="6C9EEA32" w:rsidR="00104E87" w:rsidRDefault="004D045E" w:rsidP="00EF63F8">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694" w:name="bookmark=id.3rdcrjn" w:colFirst="0" w:colLast="0"/>
      <w:bookmarkEnd w:id="694"/>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 xml:space="preserve">(Eqn 1). </w:t>
      </w:r>
    </w:p>
    <w:p w14:paraId="00000039" w14:textId="6B303119"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del w:id="695" w:author="Jacob Cram" w:date="2021-10-31T17:00:00Z">
        <w:r w:rsidR="00B87896" w:rsidDel="00AC3B82">
          <w:delText xml:space="preserve">Eqn </w:delText>
        </w:r>
      </w:del>
      <w:ins w:id="696" w:author="Jacob Cram" w:date="2021-10-31T17:00:00Z">
        <w:r w:rsidR="00AC3B82">
          <w:t>Eqn </w:t>
        </w:r>
      </w:ins>
      <w:r w:rsidR="00B87896">
        <w:t xml:space="preserve">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w:t>
      </w:r>
      <w:ins w:id="697" w:author="Clara Fuchsman" w:date="2021-10-16T16:32:00Z">
        <w:r w:rsidR="00196DAA">
          <w:t>0</w:t>
        </w:r>
      </w:ins>
      <w:r>
        <w:t>.</w:t>
      </w:r>
      <w:del w:id="698" w:author="Jacob Cram" w:date="2021-10-31T17:00:00Z">
        <w:r w:rsidDel="00AC3B82">
          <w:delText xml:space="preserve">1 </w:delText>
        </w:r>
      </w:del>
      <w:ins w:id="699" w:author="Jacob Cram" w:date="2021-10-31T17:00:00Z">
        <w:r w:rsidR="00AC3B82">
          <w:t>1 </w:t>
        </w:r>
      </w:ins>
      <w:del w:id="700" w:author="Jacob Cram" w:date="2021-10-31T17:00:00Z">
        <w:r w:rsidDel="00AC3B82">
          <w:delText xml:space="preserve">and </w:delText>
        </w:r>
      </w:del>
      <w:ins w:id="701" w:author="Jacob Cram" w:date="2021-10-31T17:00:00Z">
        <w:r w:rsidR="00AC3B82">
          <w:t>and </w:t>
        </w:r>
      </w:ins>
      <w:r>
        <w:t>0.</w:t>
      </w:r>
      <w:del w:id="702" w:author="Jacob Cram" w:date="2021-10-31T17:00:00Z">
        <w:r w:rsidDel="00AC3B82">
          <w:delText xml:space="preserve">12 </w:delText>
        </w:r>
      </w:del>
      <w:ins w:id="703" w:author="Jacob Cram" w:date="2021-10-31T17:00:00Z">
        <w:r w:rsidR="00AC3B82">
          <w:t>12 </w:t>
        </w:r>
      </w:ins>
      <w:r>
        <w:t>mm are in a</w:t>
      </w:r>
      <w:r w:rsidR="00B945FB">
        <w:t xml:space="preserve"> particle size</w:t>
      </w:r>
      <w:r>
        <w:t xml:space="preserve"> bin, the </w:t>
      </w:r>
      <w:proofErr w:type="spellStart"/>
      <w:r>
        <w:rPr>
          <w:i/>
        </w:rPr>
        <w:t>Binsize</w:t>
      </w:r>
      <w:proofErr w:type="spellEnd"/>
      <w:r>
        <w:t xml:space="preserve"> is 0.</w:t>
      </w:r>
      <w:r w:rsidR="00E041A0">
        <w:t>0</w:t>
      </w:r>
      <w:r>
        <w:t>2</w:t>
      </w:r>
      <w:ins w:id="704" w:author="Jacob Cram" w:date="2021-10-31T17:00:00Z">
        <w:r w:rsidR="001466BD">
          <w:t> mm</w:t>
        </w:r>
      </w:ins>
      <w:r>
        <w:t xml:space="preserve">. On the </w:t>
      </w:r>
      <w:del w:id="705" w:author="Jacob Cram" w:date="2021-10-25T17:19:00Z">
        <w:r w:rsidRPr="00835EA8" w:rsidDel="00F7422A">
          <w:delText xml:space="preserve">right </w:delText>
        </w:r>
      </w:del>
      <w:ins w:id="706" w:author="Jacob Cram" w:date="2021-10-25T17:19:00Z">
        <w:r w:rsidR="00F7422A" w:rsidRPr="00835EA8">
          <w:t>right</w:t>
        </w:r>
        <w:r w:rsidR="00F7422A" w:rsidRPr="00835EA8">
          <w:rPr>
            <w:rPrChange w:id="707" w:author="Jacob Cram" w:date="2021-10-26T12:34:00Z">
              <w:rPr>
                <w:highlight w:val="cyan"/>
              </w:rPr>
            </w:rPrChange>
          </w:rPr>
          <w:t>-</w:t>
        </w:r>
      </w:ins>
      <w:r w:rsidRPr="00711AD1">
        <w:t>hand</w:t>
      </w:r>
      <w:r>
        <w:t xml:space="preserve"> </w:t>
      </w:r>
      <w:r w:rsidR="00B87896">
        <w:t xml:space="preserve">side of </w:t>
      </w:r>
      <w:del w:id="708" w:author="Jacob Cram" w:date="2021-10-31T17:00:00Z">
        <w:r w:rsidR="00B87896" w:rsidDel="001466BD">
          <w:delText xml:space="preserve">Eqn </w:delText>
        </w:r>
      </w:del>
      <w:ins w:id="709" w:author="Jacob Cram" w:date="2021-10-31T17:00:00Z">
        <w:r w:rsidR="001466BD">
          <w:t>Eqn </w:t>
        </w:r>
      </w:ins>
      <w:r w:rsidR="00B87896">
        <w:t>1</w:t>
      </w:r>
      <w:del w:id="710" w:author="Clara Fuchsman" w:date="2021-10-16T16:32:00Z">
        <w:r w:rsidR="00B87896">
          <w:delText>.</w:delText>
        </w:r>
      </w:del>
      <w:r>
        <w:t xml:space="preserve">, </w:t>
      </w:r>
      <w:r>
        <w:rPr>
          <w:i/>
        </w:rPr>
        <w:t>Size</w:t>
      </w:r>
      <w:r>
        <w:t xml:space="preserve"> corresponds to the lower bound of the particle size</w:t>
      </w:r>
      <w:r w:rsidR="00E041A0">
        <w:t>-</w:t>
      </w:r>
      <w:r>
        <w:t>bin. We use the lower bound of a particle size</w:t>
      </w:r>
      <w:r w:rsidR="00E041A0">
        <w:t>-b</w:t>
      </w:r>
      <w:r>
        <w:t>in, rather than its midpoint</w:t>
      </w:r>
      <w:ins w:id="711" w:author="Jacob Cram" w:date="2021-10-31T17:01:00Z">
        <w:r w:rsidR="001466BD">
          <w:t>,</w:t>
        </w:r>
      </w:ins>
      <w:del w:id="712" w:author="Jacob Cram" w:date="2021-10-31T17:01:00Z">
        <w:r w:rsidDel="001466BD">
          <w:delText>,</w:delText>
        </w:r>
      </w:del>
      <w:r>
        <w:t xml:space="preserve"> because, due to the power-law particle size distribution slopes, the average size of particles in each size-bin is closer to the size-bin’s lower bound rather than its midpoint.</w:t>
      </w:r>
    </w:p>
    <w:p w14:paraId="0000003A" w14:textId="77777777" w:rsidR="00104E87" w:rsidRPr="001466BD" w:rsidRDefault="004D045E">
      <w:pPr>
        <w:pStyle w:val="Heading3"/>
      </w:pPr>
      <w:bookmarkStart w:id="713" w:name="bookmark=id.26in1rg" w:colFirst="0" w:colLast="0"/>
      <w:bookmarkEnd w:id="713"/>
      <w:r w:rsidRPr="001466BD">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6BB541F6" w:rsidR="00104E87" w:rsidRDefault="004D045E" w:rsidP="00EF63F8">
      <w:r>
        <w:t xml:space="preserve">We used the </w:t>
      </w:r>
      <w:proofErr w:type="gramStart"/>
      <w:r w:rsidRPr="00B945FB">
        <w:rPr>
          <w:i/>
          <w:iCs/>
        </w:rPr>
        <w:t>optimize(</w:t>
      </w:r>
      <w:proofErr w:type="gramEnd"/>
      <w:r w:rsidRPr="00B945FB">
        <w:rPr>
          <w:i/>
          <w:iCs/>
        </w:rPr>
        <w:t>)</w:t>
      </w:r>
      <w:r>
        <w:t xml:space="preserve"> function in </w:t>
      </w:r>
      <w:r>
        <w:rPr>
          <w:i/>
        </w:rPr>
        <w:t>R</w:t>
      </w:r>
      <w:r>
        <w:t xml:space="preserve">’s stats package to </w:t>
      </w:r>
      <w:del w:id="714" w:author="Jacob Cram" w:date="2021-10-10T17:20:00Z">
        <w:r w:rsidDel="00955F05">
          <w:delText xml:space="preserve">find </w:delText>
        </w:r>
      </w:del>
      <w:ins w:id="715" w:author="Jacob Cram" w:date="2021-10-10T17:20:00Z">
        <w:r w:rsidR="00955F05">
          <w:t>identify</w:t>
        </w:r>
      </w:ins>
      <w:del w:id="716" w:author="Jacob Cram" w:date="2021-10-10T17:20:00Z">
        <w:r w:rsidDel="00955F05">
          <w:delText>the</w:delText>
        </w:r>
      </w:del>
      <w:r>
        <w:t xml:space="preserve"> values</w:t>
      </w:r>
      <w:ins w:id="717" w:author="Jacob Cram" w:date="2021-10-10T17:21:00Z">
        <w:r w:rsidR="00955F05">
          <w:t xml:space="preserve"> for the</w:t>
        </w:r>
      </w:ins>
      <w:del w:id="718" w:author="Jacob Cram" w:date="2021-10-10T17:21:00Z">
        <w:r w:rsidDel="00955F05">
          <w:delText xml:space="preserve"> of</w:delText>
        </w:r>
      </w:del>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w:t>
      </w:r>
      <w:ins w:id="719" w:author="Jacob Cram" w:date="2021-10-10T17:21:00Z">
        <w:r w:rsidR="00955F05">
          <w:t>coefficients in Eqn</w:t>
        </w:r>
      </w:ins>
      <w:ins w:id="720" w:author="Jacob Cram" w:date="2021-10-31T17:04:00Z">
        <w:r w:rsidR="001466BD">
          <w:t> </w:t>
        </w:r>
      </w:ins>
      <w:ins w:id="721" w:author="Jacob Cram" w:date="2021-10-10T17:21:00Z">
        <w:r w:rsidR="00955F05">
          <w:t xml:space="preserve">2. </w:t>
        </w:r>
      </w:ins>
      <w:r>
        <w:t>that yielded closest fits of the UVP estimated flux to each particle trap.</w:t>
      </w:r>
    </w:p>
    <w:p w14:paraId="00000042" w14:textId="35B9BE0F" w:rsidR="00104E87" w:rsidRDefault="004D045E" w:rsidP="00EF63F8">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ins w:id="722" w:author="Jacob Cram" w:date="2021-10-10T17:22:00Z">
        <w:r w:rsidR="00955F05">
          <w:t>; with “A” referring to the exponent in Eqn</w:t>
        </w:r>
      </w:ins>
      <w:ins w:id="723" w:author="Jacob Cram" w:date="2021-10-31T17:04:00Z">
        <w:r w:rsidR="001466BD">
          <w:t> </w:t>
        </w:r>
      </w:ins>
      <w:ins w:id="724" w:author="Jacob Cram" w:date="2021-10-10T17:22:00Z">
        <w:r w:rsidR="00955F05">
          <w:t>2</w:t>
        </w:r>
      </w:ins>
      <w:r>
        <w:t>.</w:t>
      </w:r>
    </w:p>
    <w:p w14:paraId="00000043" w14:textId="77777777" w:rsidR="00104E87" w:rsidRDefault="004D045E">
      <w:pPr>
        <w:pStyle w:val="Heading3"/>
      </w:pPr>
      <w:bookmarkStart w:id="725" w:name="bookmark=id.lnxbz9" w:colFirst="0" w:colLast="0"/>
      <w:bookmarkEnd w:id="725"/>
      <w:r>
        <w:t>Size specific information</w:t>
      </w:r>
    </w:p>
    <w:p w14:paraId="00000044" w14:textId="7F4777F9" w:rsidR="00104E87" w:rsidRDefault="004D045E" w:rsidP="00EF63F8">
      <w:r>
        <w:t>We separately analyzed total particle numbers, particle size distribution, and particle flux for particles larger than or equal to</w:t>
      </w:r>
      <w:r w:rsidR="008422C4">
        <w:t xml:space="preserve"> </w:t>
      </w:r>
      <w:del w:id="726" w:author="Jacob Cram" w:date="2021-10-31T17:04:00Z">
        <w:r w:rsidR="008422C4" w:rsidDel="00C63EC7">
          <w:delText xml:space="preserve">500 </w:delText>
        </w:r>
      </w:del>
      <w:ins w:id="727" w:author="Jacob Cram" w:date="2021-10-31T17:04:00Z">
        <w:r w:rsidR="00C63EC7">
          <w:t>500 </w:t>
        </w:r>
      </w:ins>
      <w:proofErr w:type="spellStart"/>
      <w:r w:rsidR="008422C4">
        <w:t>μm</w:t>
      </w:r>
      <w:proofErr w:type="spellEnd"/>
      <w:r>
        <w:t>, and those smaller than</w:t>
      </w:r>
      <w:r w:rsidR="008422C4">
        <w:t xml:space="preserve"> </w:t>
      </w:r>
      <w:del w:id="728" w:author="Jacob Cram" w:date="2021-10-31T17:04:00Z">
        <w:r w:rsidR="008422C4" w:rsidDel="00C63EC7">
          <w:delText xml:space="preserve">500 </w:delText>
        </w:r>
      </w:del>
      <w:ins w:id="729" w:author="Jacob Cram" w:date="2021-10-31T17:04:00Z">
        <w:r w:rsidR="00C63EC7">
          <w:t>500 </w:t>
        </w:r>
      </w:ins>
      <w:proofErr w:type="spellStart"/>
      <w:r w:rsidR="008422C4">
        <w:t>μm</w:t>
      </w:r>
      <w:proofErr w:type="spellEnd"/>
      <w:r>
        <w:t xml:space="preserve">, to determine the relative contributions of these two particle classes to particle properties. </w:t>
      </w:r>
      <w:del w:id="730" w:author="Jacob Cram" w:date="2021-10-31T17:04:00Z">
        <w:r w:rsidR="008422C4" w:rsidDel="00C63EC7">
          <w:delText xml:space="preserve">500 </w:delText>
        </w:r>
      </w:del>
      <w:ins w:id="731" w:author="Jacob Cram" w:date="2021-10-31T17:04:00Z">
        <w:r w:rsidR="00C63EC7">
          <w:t>500 </w:t>
        </w:r>
      </w:ins>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732" w:name="bookmark=id.35nkun2" w:colFirst="0" w:colLast="0"/>
      <w:bookmarkEnd w:id="732"/>
      <w:r>
        <w:t>Variability</w:t>
      </w:r>
    </w:p>
    <w:p w14:paraId="00000046" w14:textId="77777777" w:rsidR="00104E87" w:rsidRDefault="004D045E" w:rsidP="00EF63F8">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EF63F8">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4635846C"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w:t>
      </w:r>
      <w:del w:id="733" w:author="Jacob Cram" w:date="2021-10-31T17:05:00Z">
        <w:r w:rsidDel="00A40D73">
          <w:delText xml:space="preserve">250 </w:delText>
        </w:r>
      </w:del>
      <w:ins w:id="734" w:author="Jacob Cram" w:date="2021-10-31T17:05:00Z">
        <w:r w:rsidR="00A40D73">
          <w:t>250 </w:t>
        </w:r>
      </w:ins>
      <w:r>
        <w:t xml:space="preserve">m to </w:t>
      </w:r>
      <w:del w:id="735" w:author="Jacob Cram" w:date="2021-10-31T17:05:00Z">
        <w:r w:rsidDel="00A40D73">
          <w:delText xml:space="preserve">500 </w:delText>
        </w:r>
      </w:del>
      <w:ins w:id="736" w:author="Jacob Cram" w:date="2021-10-31T17:05:00Z">
        <w:r w:rsidR="00A40D73">
          <w:t>500 </w:t>
        </w:r>
      </w:ins>
      <w:r>
        <w:t xml:space="preserve">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737" w:name="_heading=h.tflkzqnarjy0" w:colFirst="0" w:colLast="0"/>
      <w:bookmarkEnd w:id="737"/>
      <w:r>
        <w:t>Smoothing for Comparison to Model Results</w:t>
      </w:r>
    </w:p>
    <w:p w14:paraId="0000004A" w14:textId="213898A1" w:rsidR="00104E87" w:rsidRDefault="004D045E" w:rsidP="00EF63F8">
      <w:r>
        <w:t xml:space="preserve">Normalized particle abundance data, from the </w:t>
      </w:r>
      <w:r w:rsidR="006A6A8E">
        <w:t>only UVP</w:t>
      </w:r>
      <w:r>
        <w:t xml:space="preserve"> cast that traversed the top 2</w:t>
      </w:r>
      <w:r w:rsidR="006A6A8E">
        <w:t>0</w:t>
      </w:r>
      <w:r>
        <w:t>00</w:t>
      </w:r>
      <w:ins w:id="738" w:author="Jacob Cram" w:date="2021-10-31T21:20:00Z">
        <w:r w:rsidR="00E33D03">
          <w:t> </w:t>
        </w:r>
      </w:ins>
      <w:r>
        <w:t>m of the water column, taken on January 13 at 06:13, was smoothed with respect to depth, time, and particle size using a general additive model of</w:t>
      </w:r>
      <w:ins w:id="739" w:author="Jacob Cram" w:date="2021-10-10T17:22:00Z">
        <w:r w:rsidR="007F5D16">
          <w:t xml:space="preserve"> the</w:t>
        </w:r>
      </w:ins>
      <w:r>
        <w:t xml:space="preserve"> form</w:t>
      </w:r>
    </w:p>
    <w:p w14:paraId="787EBB2F" w14:textId="6918373D" w:rsidR="004D045E" w:rsidRDefault="006A6A8E" w:rsidP="00EF63F8">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42C5902A"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del w:id="740" w:author="Jacob Cram" w:date="2021-10-31T21:20:00Z">
        <w:r w:rsidR="003D3B05" w:rsidDel="00E33D03">
          <w:delText>.</w:delText>
        </w:r>
        <w:r w:rsidDel="00E33D03">
          <w:delText xml:space="preserve"> </w:delText>
        </w:r>
      </w:del>
      <w:ins w:id="741" w:author="Jacob Cram" w:date="2021-10-31T21:20:00Z">
        <w:r w:rsidR="00E33D03">
          <w:t>. </w:t>
        </w:r>
      </w:ins>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w:t>
      </w:r>
      <w:del w:id="742" w:author="Jacob Cram" w:date="2021-10-31T21:20:00Z">
        <w:r w:rsidDel="00E33D03">
          <w:delText xml:space="preserve">500 </w:delText>
        </w:r>
      </w:del>
      <w:ins w:id="743" w:author="Jacob Cram" w:date="2021-10-31T21:20:00Z">
        <w:r w:rsidR="00E33D03">
          <w:t>500 </w:t>
        </w:r>
      </w:ins>
      <w:proofErr w:type="spellStart"/>
      <w:r w:rsidR="003B367B">
        <w:t>μ</w:t>
      </w:r>
      <w:r>
        <w:t>m</w:t>
      </w:r>
      <w:proofErr w:type="spellEnd"/>
      <w:r>
        <w:t xml:space="preserve"> and all particles larger than or equal to </w:t>
      </w:r>
      <w:del w:id="744" w:author="Jacob Cram" w:date="2021-10-31T21:20:00Z">
        <w:r w:rsidDel="00E33D03">
          <w:delText xml:space="preserve">500 </w:delText>
        </w:r>
      </w:del>
      <w:ins w:id="745" w:author="Jacob Cram" w:date="2021-10-31T21:20:00Z">
        <w:r w:rsidR="00E33D03">
          <w:t>500 </w:t>
        </w:r>
      </w:ins>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746" w:name="bookmark=id.1ksv4uv" w:colFirst="0" w:colLast="0"/>
      <w:bookmarkEnd w:id="746"/>
      <w:r>
        <w:t>Modeling remineralization and sinking</w:t>
      </w:r>
    </w:p>
    <w:p w14:paraId="0000004E" w14:textId="7FCA7F7B"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747" w:name="_Hlk71627840"/>
      <w:r w:rsidR="004D045E">
        <w:t>particle remineralization and sinking model (PRiSM)</w:t>
      </w:r>
      <w:bookmarkEnd w:id="747"/>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w:t>
      </w:r>
      <w:del w:id="748" w:author="Jacob Cram" w:date="2021-10-10T17:22:00Z">
        <w:r w:rsidR="004D045E" w:rsidDel="007F5D16">
          <w:delText xml:space="preserve">of </w:delText>
        </w:r>
      </w:del>
      <w:r w:rsidR="004D045E">
        <w:t>the role of processes not accounted for in PRiSM, such as disaggregation, aggregation, and active or advective transport of particles with a different size spectrum than the ones seen at the deeper depth.</w:t>
      </w:r>
    </w:p>
    <w:p w14:paraId="36275D77" w14:textId="782AF8F3"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changes in particle flux between each depth</w:t>
      </w:r>
      <w:ins w:id="749" w:author="Jacob Cram" w:date="2021-10-31T21:23:00Z">
        <w:r w:rsidR="00E2677B">
          <w:t>-bin</w:t>
        </w:r>
      </w:ins>
      <w:r w:rsidR="00BF6DCA">
        <w:t xml:space="preserve"> and the</w:t>
      </w:r>
      <w:ins w:id="750" w:author="Jacob Cram" w:date="2021-10-31T21:23:00Z">
        <w:r w:rsidR="00E2677B">
          <w:t xml:space="preserve"> next</w:t>
        </w:r>
      </w:ins>
      <w:ins w:id="751" w:author="Jacob Cram" w:date="2021-10-31T21:24:00Z">
        <w:r w:rsidR="00E2677B">
          <w:t>, deeper,</w:t>
        </w:r>
      </w:ins>
      <w:r w:rsidR="00BF6DCA">
        <w:t xml:space="preserve"> depth-bin</w:t>
      </w:r>
      <w:del w:id="752" w:author="Jacob Cram" w:date="2021-10-31T21:24:00Z">
        <w:r w:rsidR="00BF6DCA" w:rsidDel="00E2677B">
          <w:delText xml:space="preserve"> one depth deeper in the water column</w:delText>
        </w:r>
      </w:del>
      <w:r w:rsidR="00BF6DCA">
        <w:t xml:space="preserve">. </w:t>
      </w:r>
      <w:del w:id="753" w:author="Jacob Cram" w:date="2021-10-31T21:24:00Z">
        <w:r w:rsidR="00BF6DCA" w:rsidDel="00E2677B">
          <w:delText xml:space="preserve"> </w:delText>
        </w:r>
      </w:del>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t>
      </w:r>
      <w:bookmarkStart w:id="754" w:name="_Hlk86461405"/>
      <w:ins w:id="755" w:author="Weber, Thomas" w:date="2021-10-27T16:48:00Z">
        <w:r w:rsidR="002A0BE4">
          <w:t xml:space="preserve">Here, </w:t>
        </w:r>
      </w:ins>
      <w:del w:id="756" w:author="Jacob Cram" w:date="2021-10-10T17:24:00Z">
        <w:r w:rsidR="00CC1484" w:rsidDel="007F5D16">
          <w:delText>While there is no biological basis for</w:delText>
        </w:r>
      </w:del>
      <w:del w:id="757" w:author="Jacob Cram" w:date="2021-10-25T17:25:00Z">
        <w:r w:rsidR="00CC1484" w:rsidDel="00073CF5">
          <w:delText xml:space="preserve"> </w:delText>
        </w:r>
      </w:del>
      <w:r w:rsidR="00CC1484">
        <w:t>“</w:t>
      </w:r>
      <w:del w:id="758" w:author="Jacob Cram" w:date="2021-10-25T17:25:00Z">
        <w:r w:rsidR="00CC1484" w:rsidDel="00073CF5">
          <w:delText xml:space="preserve">negative </w:delText>
        </w:r>
      </w:del>
      <w:ins w:id="759" w:author="Weber, Thomas" w:date="2021-10-27T16:48:00Z">
        <w:r w:rsidR="002A0BE4">
          <w:t>n</w:t>
        </w:r>
      </w:ins>
      <w:ins w:id="760" w:author="Jacob Cram" w:date="2021-10-25T17:25:00Z">
        <w:del w:id="761" w:author="Weber, Thomas" w:date="2021-10-27T16:48:00Z">
          <w:r w:rsidR="00073CF5" w:rsidDel="002A0BE4">
            <w:delText>N</w:delText>
          </w:r>
        </w:del>
        <w:r w:rsidR="00073CF5">
          <w:t xml:space="preserve">egative </w:t>
        </w:r>
      </w:ins>
      <w:r w:rsidR="00CC1484">
        <w:t>remineralization”</w:t>
      </w:r>
      <w:ins w:id="762" w:author="Jacob Cram" w:date="2021-10-25T17:25:00Z">
        <w:r w:rsidR="00073CF5">
          <w:t xml:space="preserve"> </w:t>
        </w:r>
        <w:del w:id="763" w:author="Weber, Thomas" w:date="2021-10-27T16:48:00Z">
          <w:r w:rsidR="00073CF5" w:rsidDel="002A0BE4">
            <w:delText>in this case</w:delText>
          </w:r>
        </w:del>
      </w:ins>
      <w:ins w:id="764" w:author="Jacob Cram" w:date="2021-10-10T17:24:00Z">
        <w:del w:id="765" w:author="Weber, Thomas" w:date="2021-10-27T16:48:00Z">
          <w:r w:rsidR="007F5D16" w:rsidDel="002A0BE4">
            <w:delText xml:space="preserve"> </w:delText>
          </w:r>
        </w:del>
      </w:ins>
      <w:ins w:id="766" w:author="Jacob Cram" w:date="2021-10-25T17:24:00Z">
        <w:del w:id="767" w:author="Weber, Thomas" w:date="2021-10-27T16:48:00Z">
          <w:r w:rsidR="00073CF5" w:rsidDel="002A0BE4">
            <w:delText>is a</w:delText>
          </w:r>
        </w:del>
      </w:ins>
      <w:ins w:id="768" w:author="Jacob Cram" w:date="2021-10-10T17:24:00Z">
        <w:del w:id="769" w:author="Weber, Thomas" w:date="2021-10-27T16:48:00Z">
          <w:r w:rsidR="007F5D16" w:rsidDel="002A0BE4">
            <w:delText xml:space="preserve"> simplification</w:delText>
          </w:r>
        </w:del>
      </w:ins>
      <w:ins w:id="770" w:author="Jacob Cram" w:date="2021-10-10T17:25:00Z">
        <w:del w:id="771" w:author="Weber, Thomas" w:date="2021-10-27T16:48:00Z">
          <w:r w:rsidR="007F5D16" w:rsidDel="002A0BE4">
            <w:delText xml:space="preserve"> of</w:delText>
          </w:r>
        </w:del>
      </w:ins>
      <w:ins w:id="772" w:author="Weber, Thomas" w:date="2021-10-27T16:48:00Z">
        <w:r w:rsidR="002A0BE4">
          <w:t>stands in for</w:t>
        </w:r>
      </w:ins>
      <w:ins w:id="773" w:author="Jacob Cram" w:date="2021-10-10T17:24:00Z">
        <w:r w:rsidR="007F5D16">
          <w:t xml:space="preserve"> chemoautotrophy</w:t>
        </w:r>
      </w:ins>
      <w:ins w:id="774" w:author="Weber, Thomas" w:date="2021-10-27T16:48:00Z">
        <w:r w:rsidR="002A0BE4">
          <w:t>,</w:t>
        </w:r>
      </w:ins>
      <w:ins w:id="775" w:author="Jacob Cram" w:date="2021-10-10T17:24:00Z">
        <w:del w:id="776" w:author="Weber, Thomas" w:date="2021-10-27T16:48:00Z">
          <w:r w:rsidR="007F5D16" w:rsidDel="002A0BE4">
            <w:delText xml:space="preserve"> and</w:delText>
          </w:r>
        </w:del>
        <w:r w:rsidR="007F5D16">
          <w:t xml:space="preserve"> active transport</w:t>
        </w:r>
      </w:ins>
      <w:ins w:id="777" w:author="Weber, Thomas" w:date="2021-10-27T16:48:00Z">
        <w:r w:rsidR="002A0BE4">
          <w:t>, and</w:t>
        </w:r>
      </w:ins>
      <w:ins w:id="778" w:author="Jacob Cram" w:date="2021-10-25T17:25:00Z">
        <w:del w:id="779" w:author="Weber, Thomas" w:date="2021-10-27T16:48:00Z">
          <w:r w:rsidR="00176D57" w:rsidDel="002A0BE4">
            <w:delText xml:space="preserve"> and</w:delText>
          </w:r>
        </w:del>
        <w:r w:rsidR="00176D57">
          <w:t xml:space="preserve"> other</w:t>
        </w:r>
      </w:ins>
      <w:ins w:id="780" w:author="Jacob Cram" w:date="2021-10-10T17:24:00Z">
        <w:r w:rsidR="007F5D16">
          <w:t xml:space="preserve"> processes</w:t>
        </w:r>
      </w:ins>
      <w:ins w:id="781" w:author="Jacob Cram" w:date="2021-10-10T17:25:00Z">
        <w:r w:rsidR="007F5D16">
          <w:t xml:space="preserve"> </w:t>
        </w:r>
      </w:ins>
      <w:ins w:id="782" w:author="Weber, Thomas" w:date="2021-10-27T16:48:00Z">
        <w:r w:rsidR="002A0BE4">
          <w:t>that result in flux increases</w:t>
        </w:r>
      </w:ins>
      <w:ins w:id="783" w:author="Weber, Thomas" w:date="2021-10-27T16:49:00Z">
        <w:r w:rsidR="002A0BE4">
          <w:t xml:space="preserve"> with depth. </w:t>
        </w:r>
      </w:ins>
      <w:ins w:id="784" w:author="Jacob Cram" w:date="2021-10-10T17:25:00Z">
        <w:del w:id="785" w:author="Weber, Thomas" w:date="2021-10-27T16:49:00Z">
          <w:r w:rsidR="007F5D16" w:rsidDel="002A0BE4">
            <w:delText>which</w:delText>
          </w:r>
        </w:del>
      </w:ins>
      <w:ins w:id="786" w:author="Weber, Thomas" w:date="2021-10-27T16:49:00Z">
        <w:r w:rsidR="002A0BE4">
          <w:t>While these processes</w:t>
        </w:r>
      </w:ins>
      <w:ins w:id="787" w:author="Jacob Cram" w:date="2021-10-10T17:25:00Z">
        <w:r w:rsidR="007F5D16">
          <w:t xml:space="preserve"> likely have more complex effect</w:t>
        </w:r>
        <w:del w:id="788" w:author="Weber, Thomas" w:date="2021-10-27T16:49:00Z">
          <w:r w:rsidR="007F5D16" w:rsidDel="002A0BE4">
            <w:delText>s</w:delText>
          </w:r>
        </w:del>
        <w:r w:rsidR="007F5D16">
          <w:t xml:space="preserve"> on</w:t>
        </w:r>
      </w:ins>
      <w:ins w:id="789" w:author="Weber, Thomas" w:date="2021-10-27T16:49:00Z">
        <w:r w:rsidR="002A0BE4">
          <w:t xml:space="preserve"> the</w:t>
        </w:r>
      </w:ins>
      <w:ins w:id="790" w:author="Jacob Cram" w:date="2021-10-10T17:25:00Z">
        <w:r w:rsidR="007F5D16">
          <w:t xml:space="preserve"> particle size distribution</w:t>
        </w:r>
      </w:ins>
      <w:ins w:id="791" w:author="Weber, Thomas" w:date="2021-10-27T16:49:00Z">
        <w:r w:rsidR="002A0BE4">
          <w:t xml:space="preserve"> than is accounted for in our model,</w:t>
        </w:r>
      </w:ins>
      <w:ins w:id="792" w:author="Jacob Cram" w:date="2021-10-25T17:25:00Z">
        <w:del w:id="793" w:author="Weber, Thomas" w:date="2021-10-27T16:49:00Z">
          <w:r w:rsidR="00176D57" w:rsidDel="002A0BE4">
            <w:delText>. However,</w:delText>
          </w:r>
        </w:del>
      </w:ins>
      <w:del w:id="794" w:author="Weber, Thomas" w:date="2021-10-27T16:49:00Z">
        <w:r w:rsidR="00CC1484" w:rsidDel="002A0BE4">
          <w:delText xml:space="preserve">, flux </w:delText>
        </w:r>
      </w:del>
      <w:ins w:id="795" w:author="Weber, Thomas" w:date="2021-10-27T16:49:00Z">
        <w:r w:rsidR="002A0BE4">
          <w:t xml:space="preserve"> we note that flux </w:t>
        </w:r>
      </w:ins>
      <w:r w:rsidR="00CC1484">
        <w:t xml:space="preserve">increases </w:t>
      </w:r>
      <w:del w:id="796" w:author="Weber, Thomas" w:date="2021-10-27T16:50:00Z">
        <w:r w:rsidR="00CC1484" w:rsidDel="002A0BE4">
          <w:delText>in the model tend to be close to zero</w:delText>
        </w:r>
      </w:del>
      <w:ins w:id="797" w:author="Weber, Thomas" w:date="2021-10-27T16:50:00Z">
        <w:r w:rsidR="002A0BE4">
          <w:t>with depth are very rare</w:t>
        </w:r>
      </w:ins>
      <w:r w:rsidR="00CC1484">
        <w:t xml:space="preserve">, and </w:t>
      </w:r>
      <w:ins w:id="798" w:author="Weber, Thomas" w:date="2021-10-27T16:50:00Z">
        <w:r w:rsidR="002A0BE4">
          <w:t xml:space="preserve">that </w:t>
        </w:r>
      </w:ins>
      <w:ins w:id="799" w:author="Weber, Thomas" w:date="2021-10-27T16:51:00Z">
        <w:r w:rsidR="002A0BE4">
          <w:t>allowing for</w:t>
        </w:r>
      </w:ins>
      <w:del w:id="800" w:author="Weber, Thomas" w:date="2021-10-27T16:51:00Z">
        <w:r w:rsidR="00CC1484" w:rsidDel="002A0BE4">
          <w:delText>this</w:delText>
        </w:r>
      </w:del>
      <w:r w:rsidR="00CC1484">
        <w:t xml:space="preserve"> negative remineralization allows our null model to be robust </w:t>
      </w:r>
      <w:ins w:id="801" w:author="Weber, Thomas" w:date="2021-10-27T16:51:00Z">
        <w:r w:rsidR="002A0BE4">
          <w:t>in those rare cases</w:t>
        </w:r>
      </w:ins>
      <w:del w:id="802" w:author="Weber, Thomas" w:date="2021-10-27T16:51:00Z">
        <w:r w:rsidR="00CC1484" w:rsidDel="002A0BE4">
          <w:delText>to flux increases when they occur</w:delText>
        </w:r>
      </w:del>
      <w:r w:rsidR="00CC1484">
        <w:t>.</w:t>
      </w:r>
    </w:p>
    <w:p w14:paraId="00000051" w14:textId="77777777" w:rsidR="00104E87" w:rsidRDefault="004D045E" w:rsidP="00EF63F8">
      <w:pPr>
        <w:pStyle w:val="Heading1"/>
      </w:pPr>
      <w:bookmarkStart w:id="803" w:name="bookmark=id.44sinio" w:colFirst="0" w:colLast="0"/>
      <w:bookmarkEnd w:id="803"/>
      <w:bookmarkEnd w:id="754"/>
      <w:r>
        <w:t>Results</w:t>
      </w:r>
    </w:p>
    <w:p w14:paraId="00000052" w14:textId="77777777" w:rsidR="00104E87" w:rsidRDefault="004D045E" w:rsidP="00EF63F8">
      <w:pPr>
        <w:pStyle w:val="Heading2"/>
      </w:pPr>
      <w:bookmarkStart w:id="804" w:name="bookmark=id.2jxsxqh" w:colFirst="0" w:colLast="0"/>
      <w:bookmarkEnd w:id="804"/>
      <w:r>
        <w:t>Physical and Chemical Data</w:t>
      </w:r>
    </w:p>
    <w:p w14:paraId="7E63555C" w14:textId="2457B4C7" w:rsidR="00886B7F" w:rsidRDefault="004D045E" w:rsidP="00EF63F8">
      <w:pPr>
        <w:rPr>
          <w:ins w:id="805" w:author="Jacob Cram" w:date="2021-10-30T05:38:00Z"/>
        </w:rPr>
      </w:pPr>
      <w:r>
        <w:t xml:space="preserve">The </w:t>
      </w:r>
      <w:r w:rsidR="00D95952">
        <w:t>ODZ</w:t>
      </w:r>
      <w:r>
        <w:t>, characterized</w:t>
      </w:r>
      <w:r w:rsidR="002922A3">
        <w:t xml:space="preserve"> in this study</w:t>
      </w:r>
      <w:r>
        <w:t xml:space="preserve"> by oxygen levels less than </w:t>
      </w:r>
      <w:del w:id="806" w:author="Jacob Cram" w:date="2021-10-31T21:25:00Z">
        <w:r w:rsidDel="00746FC0">
          <w:delText xml:space="preserve">1 </w:delText>
        </w:r>
      </w:del>
      <w:ins w:id="807" w:author="Jacob Cram" w:date="2021-10-31T21:25:00Z">
        <w:r w:rsidR="00746FC0">
          <w:t>1 </w:t>
        </w:r>
      </w:ins>
      <w:proofErr w:type="spellStart"/>
      <w:r w:rsidR="00712F66">
        <w:t>μ</w:t>
      </w:r>
      <w:r>
        <w:t>M</w:t>
      </w:r>
      <w:proofErr w:type="spellEnd"/>
      <w:r>
        <w:t xml:space="preserve">, as measured by the CTD, extends from </w:t>
      </w:r>
      <w:del w:id="808" w:author="Jacob Cram" w:date="2021-10-31T21:25:00Z">
        <w:r w:rsidDel="00746FC0">
          <w:delText xml:space="preserve">90 </w:delText>
        </w:r>
      </w:del>
      <w:ins w:id="809" w:author="Jacob Cram" w:date="2021-10-31T21:25:00Z">
        <w:r w:rsidR="00746FC0">
          <w:t>90 </w:t>
        </w:r>
      </w:ins>
      <w:r>
        <w:t xml:space="preserve">m to </w:t>
      </w:r>
      <w:del w:id="810" w:author="Jacob Cram" w:date="2021-10-31T21:25:00Z">
        <w:r w:rsidDel="00746FC0">
          <w:delText xml:space="preserve">900 </w:delText>
        </w:r>
      </w:del>
      <w:ins w:id="811" w:author="Jacob Cram" w:date="2021-10-31T21:25:00Z">
        <w:r w:rsidR="00746FC0">
          <w:t>900 </w:t>
        </w:r>
      </w:ins>
      <w:r>
        <w:t xml:space="preserve">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Water mass analysis indicated that water in the top part of the ODZ is dominated by the 13CW water mass, while water between 275 and 500</w:t>
      </w:r>
      <w:ins w:id="812" w:author="Jacob Cram" w:date="2021-10-31T21:26:00Z">
        <w:r w:rsidR="005658F3">
          <w:t> </w:t>
        </w:r>
      </w:ins>
      <w:r w:rsidR="00CF7CA5">
        <w:t xml:space="preserve">m is primarily from the NEPIW, with water from the AAIW dominating in the lower 500 </w:t>
      </w:r>
      <w:del w:id="813" w:author="Jacob Cram" w:date="2021-10-31T21:26:00Z">
        <w:r w:rsidR="00CF7CA5" w:rsidDel="005658F3">
          <w:delText xml:space="preserve">m </w:delText>
        </w:r>
      </w:del>
      <w:ins w:id="814" w:author="Jacob Cram" w:date="2021-10-31T21:26:00Z">
        <w:r w:rsidR="005658F3">
          <w:t>m </w:t>
        </w:r>
      </w:ins>
      <w:r w:rsidR="00CF7CA5">
        <w:t xml:space="preserve">(Figure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ins w:id="815" w:author="Jacob Cram" w:date="2021-10-30T05:38:00Z">
        <w:r w:rsidR="00886B7F">
          <w:t xml:space="preserve"> Turbidity tracks the two chlorophyll peaks in the surface and has a tertiary maximum at the lower oxycline (Figure 1D). The cyanobacteria at the secondary chlorophyll maximum are known to be photosynthesizing and producing organic matter in the ODZ </w:t>
        </w:r>
        <w:r w:rsidR="00886B7F">
          <w:fldChar w:fldCharType="begin"/>
        </w:r>
        <w:r w:rsidR="00886B7F">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886B7F">
          <w:fldChar w:fldCharType="separate"/>
        </w:r>
        <w:r w:rsidR="00886B7F" w:rsidRPr="00DF46B2">
          <w:t>(Fuchsman et al., 2019; Garcia-Robledo et al., 2017)</w:t>
        </w:r>
        <w:r w:rsidR="00886B7F">
          <w:fldChar w:fldCharType="end"/>
        </w:r>
        <w:r w:rsidR="00886B7F">
          <w:t>. To avoid complication due to this source of organic matter production, we focus our further analysis below 160</w:t>
        </w:r>
      </w:ins>
      <w:ins w:id="816" w:author="Jacob Cram" w:date="2021-10-31T21:27:00Z">
        <w:r w:rsidR="005658F3">
          <w:t> </w:t>
        </w:r>
      </w:ins>
      <w:ins w:id="817" w:author="Jacob Cram" w:date="2021-10-30T05:38:00Z">
        <w:r w:rsidR="00886B7F">
          <w:t>m.</w:t>
        </w:r>
      </w:ins>
    </w:p>
    <w:p w14:paraId="00000053" w14:textId="66D991F2" w:rsidR="00104E87" w:rsidRDefault="002922A3" w:rsidP="00EF63F8">
      <w:del w:id="818" w:author="Jacob Cram" w:date="2021-10-30T05:38:00Z">
        <w:r w:rsidDel="00886B7F">
          <w:delText xml:space="preserve"> </w:delText>
        </w:r>
      </w:del>
      <w:r>
        <w:t xml:space="preserve">For the purposes of this study, we define the photic zone as ending at the base of this deeper fluorescence layer (160m). This photic zone base corresponds with </w:t>
      </w:r>
      <w:r w:rsidR="004D045E">
        <w:t>photosynthetically active radiation (PAR) &lt; 10</w:t>
      </w:r>
      <w:r w:rsidR="004D045E">
        <w:rPr>
          <w:vertAlign w:val="superscript"/>
        </w:rPr>
        <w:t>-5</w:t>
      </w:r>
      <w:r w:rsidR="004D045E">
        <w:t xml:space="preserve"> of surface PAR levels</w:t>
      </w:r>
      <w:r w:rsidR="00D95952">
        <w:t xml:space="preserve"> (Figure 1C)</w:t>
      </w:r>
      <w:r>
        <w:t xml:space="preserve">. </w:t>
      </w:r>
      <w:r w:rsidR="004D045E">
        <w:t>We note that this photic zone depth is deeper than conventional definitions, in which the base of the photic zone corresponds with 10</w:t>
      </w:r>
      <w:r w:rsidR="004D045E">
        <w:rPr>
          <w:vertAlign w:val="superscript"/>
        </w:rPr>
        <w:t>-2</w:t>
      </w:r>
      <w:r w:rsidR="004D045E">
        <w:t xml:space="preserve"> (</w:t>
      </w:r>
      <w:del w:id="819" w:author="Jacob Cram" w:date="2021-10-31T21:27:00Z">
        <w:r w:rsidR="004D045E" w:rsidDel="005658F3">
          <w:delText xml:space="preserve">90 </w:delText>
        </w:r>
      </w:del>
      <w:ins w:id="820" w:author="Jacob Cram" w:date="2021-10-31T21:27:00Z">
        <w:r w:rsidR="005658F3">
          <w:t>90 </w:t>
        </w:r>
      </w:ins>
      <w:r w:rsidR="004D045E">
        <w:t>m) or 10</w:t>
      </w:r>
      <w:r w:rsidR="004D045E">
        <w:rPr>
          <w:vertAlign w:val="superscript"/>
        </w:rPr>
        <w:t>-3</w:t>
      </w:r>
      <w:r w:rsidR="004D045E">
        <w:t xml:space="preserve"> (</w:t>
      </w:r>
      <w:del w:id="821" w:author="Jacob Cram" w:date="2021-10-31T21:27:00Z">
        <w:r w:rsidR="004D045E" w:rsidDel="005658F3">
          <w:delText xml:space="preserve">120 </w:delText>
        </w:r>
      </w:del>
      <w:ins w:id="822" w:author="Jacob Cram" w:date="2021-10-31T21:27:00Z">
        <w:r w:rsidR="005658F3">
          <w:t>120 </w:t>
        </w:r>
      </w:ins>
      <w:r w:rsidR="004D045E">
        <w:t>m) of surface PAR.</w:t>
      </w:r>
      <w:del w:id="823" w:author="Jacob Cram" w:date="2021-10-31T21:27:00Z">
        <w:r w:rsidR="004D045E" w:rsidDel="005658F3">
          <w:delText xml:space="preserve"> </w:delText>
        </w:r>
      </w:del>
      <w:del w:id="824" w:author="Jacob Cram" w:date="2021-10-30T05:38:00Z">
        <w:r w:rsidR="004D045E" w:rsidDel="00886B7F">
          <w:delText xml:space="preserve">Turbidity tracks the two chlorophyll peaks in the </w:delText>
        </w:r>
        <w:r w:rsidR="003D3B05" w:rsidDel="00886B7F">
          <w:delText>surface and</w:delText>
        </w:r>
        <w:r w:rsidR="004D045E" w:rsidDel="00886B7F">
          <w:delText xml:space="preserve"> has a tertiary maximum at the lower oxycline (Figure 1D). </w:delText>
        </w:r>
        <w:r w:rsidR="004C1D61" w:rsidDel="00886B7F">
          <w:delText xml:space="preserve">The </w:delText>
        </w:r>
        <w:r w:rsidR="00CF7CA5" w:rsidDel="00886B7F">
          <w:delText xml:space="preserve">cyanobacteria at the </w:delText>
        </w:r>
        <w:r w:rsidR="004C1D61" w:rsidDel="00886B7F">
          <w:delText xml:space="preserve">secondary chlorophyll </w:delText>
        </w:r>
        <w:r w:rsidR="00EE494A" w:rsidDel="00886B7F">
          <w:delText>maximum</w:delText>
        </w:r>
        <w:r w:rsidR="004C1D61" w:rsidDel="00886B7F">
          <w:delText xml:space="preserve"> </w:delText>
        </w:r>
        <w:r w:rsidR="00CF7CA5" w:rsidDel="00886B7F">
          <w:delText>are known to be photosynthesizing and producing organic matter in the ODZ</w:delText>
        </w:r>
        <w:r w:rsidR="00FE6E28" w:rsidDel="00886B7F">
          <w:delText xml:space="preserve"> </w:delText>
        </w:r>
        <w:r w:rsidR="00FE6E28" w:rsidDel="00886B7F">
          <w:fldChar w:fldCharType="begin"/>
        </w:r>
        <w:r w:rsidR="00DF46B2" w:rsidDel="00886B7F">
          <w:del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delInstrText>
        </w:r>
        <w:r w:rsidR="00FE6E28" w:rsidDel="00886B7F">
          <w:fldChar w:fldCharType="separate"/>
        </w:r>
        <w:r w:rsidR="00DF46B2" w:rsidRPr="00DF46B2" w:rsidDel="00886B7F">
          <w:delText>(Fuchsman et al., 2019; Garcia-Robledo et al., 2017)</w:delText>
        </w:r>
        <w:r w:rsidR="00FE6E28" w:rsidDel="00886B7F">
          <w:fldChar w:fldCharType="end"/>
        </w:r>
        <w:r w:rsidR="000F1AA1" w:rsidDel="00886B7F">
          <w:delText xml:space="preserve">. </w:delText>
        </w:r>
        <w:r w:rsidR="00CF7CA5" w:rsidDel="00886B7F">
          <w:delText>To avoid complication due to this</w:delText>
        </w:r>
        <w:r w:rsidR="000F1AA1" w:rsidDel="00886B7F">
          <w:delText xml:space="preserve"> source of</w:delText>
        </w:r>
        <w:r w:rsidR="00CF7CA5" w:rsidDel="00886B7F">
          <w:delText xml:space="preserve"> organic matter production, we focus our further analysis below 160m.</w:delText>
        </w:r>
      </w:del>
    </w:p>
    <w:p w14:paraId="2AAB62D0" w14:textId="77777777" w:rsidR="00DC428E" w:rsidRDefault="00E442E8" w:rsidP="00EF63F8">
      <w:pPr>
        <w:rPr>
          <w:rStyle w:val="FigureCaptionChar"/>
          <w:b/>
          <w:bCs/>
        </w:rPr>
      </w:pPr>
      <w:r>
        <w:rPr>
          <w:noProof/>
        </w:rPr>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795720BF" w:rsidR="00E442E8" w:rsidRPr="00E442E8" w:rsidDel="002D7D93" w:rsidRDefault="00E442E8" w:rsidP="00EF63F8">
      <w:pPr>
        <w:rPr>
          <w:del w:id="825" w:author="Jacob Cram" w:date="2021-10-11T18:13:00Z"/>
        </w:rPr>
      </w:pPr>
      <w:r w:rsidRPr="00E442E8">
        <w:rPr>
          <w:rStyle w:val="FigureCaptionChar"/>
          <w:b/>
          <w:bCs/>
        </w:rPr>
        <w:t>Figure 1.</w:t>
      </w:r>
      <w:r w:rsidRPr="00E442E8">
        <w:rPr>
          <w:rStyle w:val="FigureCaptionChar"/>
        </w:rPr>
        <w:t xml:space="preserve"> Overview of the geography, </w:t>
      </w:r>
      <w:del w:id="826" w:author="Jacob Cram" w:date="2021-10-31T21:28:00Z">
        <w:r w:rsidRPr="00E442E8" w:rsidDel="005658F3">
          <w:rPr>
            <w:rStyle w:val="FigureCaptionChar"/>
          </w:rPr>
          <w:delText>physics</w:delText>
        </w:r>
      </w:del>
      <w:ins w:id="827" w:author="Jacob Cram" w:date="2021-10-31T21:28:00Z">
        <w:r w:rsidR="005658F3" w:rsidRPr="00E442E8">
          <w:rPr>
            <w:rStyle w:val="FigureCaptionChar"/>
          </w:rPr>
          <w:t>physics,</w:t>
        </w:r>
      </w:ins>
      <w:r w:rsidRPr="00E442E8">
        <w:rPr>
          <w:rStyle w:val="FigureCaptionChar"/>
        </w:rPr>
        <w:t xml:space="preserve"> and chemistry of ETNP </w:t>
      </w:r>
      <w:r w:rsidR="004F02F7">
        <w:rPr>
          <w:rStyle w:val="FigureCaptionChar"/>
        </w:rPr>
        <w:t>S</w:t>
      </w:r>
      <w:r w:rsidRPr="00E442E8">
        <w:rPr>
          <w:rStyle w:val="FigureCaptionChar"/>
        </w:rPr>
        <w:t>tation P2</w:t>
      </w:r>
      <w:ins w:id="828" w:author="Jacob Cram" w:date="2021-10-11T18:13:00Z">
        <w:r w:rsidR="002D7D93">
          <w:rPr>
            <w:rStyle w:val="FigureCaptionChar"/>
          </w:rPr>
          <w:t>.</w:t>
        </w:r>
      </w:ins>
      <w:r w:rsidRPr="00E442E8">
        <w:rPr>
          <w:rStyle w:val="FigureCaptionChar"/>
        </w:rPr>
        <w:t xml:space="preserve">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tation P2. Colors indicate chlorophyll concentrations at the surface as determined by MODIS satellite in 2012, while the black outline signifies the region containing &lt;</w:t>
      </w:r>
      <w:del w:id="829" w:author="Jacob Cram" w:date="2021-10-31T21:28:00Z">
        <w:r w:rsidRPr="00E442E8" w:rsidDel="005658F3">
          <w:rPr>
            <w:rStyle w:val="FigureCaptionChar"/>
          </w:rPr>
          <w:delText xml:space="preserve">10 </w:delText>
        </w:r>
      </w:del>
      <w:ins w:id="830" w:author="Jacob Cram" w:date="2021-10-31T21:28:00Z">
        <w:r w:rsidR="005658F3" w:rsidRPr="00E442E8">
          <w:rPr>
            <w:rStyle w:val="FigureCaptionChar"/>
          </w:rPr>
          <w:t>10</w:t>
        </w:r>
        <w:r w:rsidR="005658F3">
          <w:rPr>
            <w:rStyle w:val="FigureCaptionChar"/>
          </w:rPr>
          <w:t> </w:t>
        </w:r>
      </w:ins>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w:t>
      </w:r>
      <w:del w:id="831" w:author="Jacob Cram" w:date="2021-10-31T21:28:00Z">
        <w:r w:rsidRPr="00E442E8" w:rsidDel="005658F3">
          <w:rPr>
            <w:rStyle w:val="FigureCaptionChar"/>
          </w:rPr>
          <w:delText>300</w:delText>
        </w:r>
        <w:r w:rsidR="002922A3" w:rsidDel="005658F3">
          <w:rPr>
            <w:rStyle w:val="FigureCaptionChar"/>
          </w:rPr>
          <w:delText xml:space="preserve"> </w:delText>
        </w:r>
      </w:del>
      <w:ins w:id="832" w:author="Jacob Cram" w:date="2021-10-31T21:28:00Z">
        <w:r w:rsidR="005658F3" w:rsidRPr="00E442E8">
          <w:rPr>
            <w:rStyle w:val="FigureCaptionChar"/>
          </w:rPr>
          <w:t>300</w:t>
        </w:r>
        <w:r w:rsidR="005658F3">
          <w:rPr>
            <w:rStyle w:val="FigureCaptionChar"/>
          </w:rPr>
          <w:t> </w:t>
        </w:r>
      </w:ins>
      <w:r w:rsidRPr="00E442E8">
        <w:rPr>
          <w:rStyle w:val="FigureCaptionChar"/>
        </w:rPr>
        <w:t>m</w:t>
      </w:r>
      <w:ins w:id="833" w:author="Jacob Cram" w:date="2021-10-22T11:22:00Z">
        <w:r w:rsidR="00812F24">
          <w:rPr>
            <w:rStyle w:val="FigureCaptionChar"/>
          </w:rPr>
          <w:t xml:space="preserve">, </w:t>
        </w:r>
      </w:ins>
      <w:ins w:id="834" w:author="Jacob Cram" w:date="2021-10-30T05:39:00Z">
        <w:r w:rsidR="00886B7F">
          <w:rPr>
            <w:rStyle w:val="FigureCaptionChar"/>
          </w:rPr>
          <w:t>a</w:t>
        </w:r>
      </w:ins>
      <w:ins w:id="835" w:author="Jacob Cram" w:date="2021-10-22T11:22:00Z">
        <w:r w:rsidR="00812F24">
          <w:rPr>
            <w:rStyle w:val="FigureCaptionChar"/>
          </w:rPr>
          <w:t>ccording to World Ocean Atlas</w:t>
        </w:r>
      </w:ins>
      <w:del w:id="836" w:author="Jacob Cram" w:date="2021-10-22T11:23:00Z">
        <w:r w:rsidR="00812F24" w:rsidDel="00BD7CFC">
          <w:rPr>
            <w:rStyle w:val="FigureCaptionChar"/>
          </w:rPr>
          <w:fldChar w:fldCharType="begin"/>
        </w:r>
        <w:r w:rsidR="00BD7CFC" w:rsidDel="00BD7CFC">
          <w:rPr>
            <w:rStyle w:val="FigureCaptionChar"/>
          </w:rPr>
          <w:delInstrText xml:space="preserve"> ADDIN ZOTERO_ITEM CSL_CITATION {"citationID":"i16pyJ6h","properties":{"formattedCitation":"(Garcia et al., 2014)","plainCitation":"(Garcia et al., 2014)","noteIndex":0},"citationItems":[{"id":7234,"uris":["http://zotero.org/users/158097/items/LU7AE27M"],"uri":["http://zotero.org/users/158097/items/LU7AE27M"],"itemData":{"id":7234,"type":"chapter","collection-number":"74","collection-title":"NOAA Atlas NESDIS","container-title":"World Ocean Atlas 2013","page":"39","title":"Dissolved Oxygen, Apparent Oxygen Utilization, and Oxygen Saturation","volume":"3","author":[{"family":"Garcia","given":"H.E."},{"family":"Locarini","given":"R.A."},{"family":"Boyer","given":"T.P."},{"family":"Antonov","given":"J.I."},{"family":"Baranova","given":"O.K."},{"family":"Zweng","given":"M.M."},{"family":"Reagan","given":"J.R."},{"family":"Johnson","given":"D.R."}],"editor":[{"family":"Levitus","given":"S."},{"family":"Mishonov","given":"A."}],"issued":{"date-parts":[["2014"]]}}}],"schema":"https://github.com/citation-style-language/schema/raw/master/csl-citation.json"} </w:delInstrText>
        </w:r>
        <w:r w:rsidR="00812F24" w:rsidDel="00BD7CFC">
          <w:rPr>
            <w:rStyle w:val="FigureCaptionChar"/>
          </w:rPr>
          <w:fldChar w:fldCharType="separate"/>
        </w:r>
        <w:r w:rsidR="00BD7CFC" w:rsidRPr="00BD7CFC" w:rsidDel="00BD7CFC">
          <w:rPr>
            <w:rFonts w:ascii="Arial" w:hAnsi="Arial" w:cs="Arial"/>
          </w:rPr>
          <w:delText>(Garcia et al., 2014)</w:delText>
        </w:r>
        <w:r w:rsidR="00812F24" w:rsidDel="00BD7CFC">
          <w:rPr>
            <w:rStyle w:val="FigureCaptionChar"/>
          </w:rPr>
          <w:fldChar w:fldCharType="end"/>
        </w:r>
      </w:del>
      <w:r w:rsidRPr="00E442E8">
        <w:rPr>
          <w:rStyle w:val="FigureCaptionChar"/>
        </w:rPr>
        <w:t xml:space="preserve">.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w:t>
      </w:r>
      <w:ins w:id="837" w:author="Jacob Cram" w:date="2021-10-31T21:29:00Z">
        <w:r w:rsidR="005658F3">
          <w:rPr>
            <w:rStyle w:val="FigureCaptionChar"/>
          </w:rPr>
          <w:t> </w:t>
        </w:r>
      </w:ins>
      <w:r w:rsidRPr="00E442E8">
        <w:rPr>
          <w:rStyle w:val="FigureCaptionChar"/>
        </w:rPr>
        <w:t>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del w:id="838" w:author="Jacob Cram" w:date="2021-10-31T21:29:00Z">
        <w:r w:rsidR="0082101C" w:rsidDel="005658F3">
          <w:rPr>
            <w:rStyle w:val="FigureCaptionChar"/>
          </w:rPr>
          <w:delText xml:space="preserve">90 </w:delText>
        </w:r>
      </w:del>
      <w:ins w:id="839" w:author="Jacob Cram" w:date="2021-10-31T21:29:00Z">
        <w:r w:rsidR="005658F3">
          <w:rPr>
            <w:rStyle w:val="FigureCaptionChar"/>
          </w:rPr>
          <w:t>90 </w:t>
        </w:r>
      </w:ins>
      <w:r w:rsidR="0082101C">
        <w:rPr>
          <w:rStyle w:val="FigureCaptionChar"/>
        </w:rPr>
        <w:t>m, C) and</w:t>
      </w:r>
      <w:r w:rsidRPr="00E442E8">
        <w:rPr>
          <w:rStyle w:val="FigureCaptionChar"/>
        </w:rPr>
        <w:t xml:space="preserve"> base of the ODZ</w:t>
      </w:r>
      <w:r w:rsidR="00B92929">
        <w:rPr>
          <w:rStyle w:val="FigureCaptionChar"/>
        </w:rPr>
        <w:t xml:space="preserve"> (900</w:t>
      </w:r>
      <w:ins w:id="840" w:author="Jacob Cram" w:date="2021-10-31T21:29:00Z">
        <w:r w:rsidR="005658F3">
          <w:rPr>
            <w:rStyle w:val="FigureCaptionChar"/>
          </w:rPr>
          <w:t> </w:t>
        </w:r>
      </w:ins>
      <w:r w:rsidR="00B92929">
        <w:rPr>
          <w:rStyle w:val="FigureCaptionChar"/>
        </w:rPr>
        <w:t>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w:t>
      </w:r>
      <w:ins w:id="841" w:author="Jacob Cram" w:date="2021-10-31T21:29:00Z">
        <w:r w:rsidR="005658F3">
          <w:rPr>
            <w:rStyle w:val="FigureCaptionChar"/>
          </w:rPr>
          <w:t> </w:t>
        </w:r>
      </w:ins>
      <w:r w:rsidRPr="00E442E8">
        <w:rPr>
          <w:rStyle w:val="FigureCaptionChar"/>
        </w:rPr>
        <w:t xml:space="preserve">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rsidP="00EF63F8"/>
    <w:p w14:paraId="00000054" w14:textId="77777777" w:rsidR="00104E87" w:rsidRDefault="004D045E" w:rsidP="00EF63F8">
      <w:pPr>
        <w:pStyle w:val="Heading2"/>
      </w:pPr>
      <w:bookmarkStart w:id="842" w:name="bookmark=id.z337ya" w:colFirst="0" w:colLast="0"/>
      <w:bookmarkEnd w:id="842"/>
      <w:r>
        <w:t>Acoustic data reveal diel migration patterns</w:t>
      </w:r>
    </w:p>
    <w:p w14:paraId="4206F545" w14:textId="74C901F2" w:rsidR="00E442E8" w:rsidDel="007308BB" w:rsidRDefault="004D045E" w:rsidP="00EF63F8">
      <w:pPr>
        <w:rPr>
          <w:del w:id="843" w:author="Jacob Cram" w:date="2021-10-31T21:31:00Z"/>
        </w:rPr>
      </w:pPr>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xml:space="preserve">, suggest the presence of multiple cohorts of migratory organisms. We focus initially on backscattering measurements from the EK60’s lowest frequency </w:t>
      </w:r>
      <w:del w:id="844" w:author="Jacob Cram" w:date="2021-10-31T21:30:00Z">
        <w:r w:rsidDel="0010460B">
          <w:delText xml:space="preserve">18000 </w:delText>
        </w:r>
      </w:del>
      <w:ins w:id="845" w:author="Jacob Cram" w:date="2021-10-31T21:30:00Z">
        <w:r w:rsidR="0010460B">
          <w:t>18000 </w:t>
        </w:r>
      </w:ins>
      <w:r>
        <w:t>Hz signal, corresponding to organisms the size of small fish, because it travels furthest into the water column and has the best resolution of the channels. Most migratory organisms appeared to leave the surface at dawn and return at dusk, spending the day between 250</w:t>
      </w:r>
      <w:ins w:id="846" w:author="Jacob Cram" w:date="2021-10-31T21:31:00Z">
        <w:r w:rsidR="0010460B">
          <w:t> m</w:t>
        </w:r>
      </w:ins>
      <w:r>
        <w:t xml:space="preserve"> and 500</w:t>
      </w:r>
      <w:ins w:id="847" w:author="Jacob Cram" w:date="2021-10-31T21:30:00Z">
        <w:r w:rsidR="0010460B">
          <w:t> </w:t>
        </w:r>
      </w:ins>
      <w:r>
        <w:t>m (Figure 2A). There appeared to be two local maxima in backscattering intensity at mid-day, one at ~300</w:t>
      </w:r>
      <w:ins w:id="848" w:author="Jacob Cram" w:date="2021-10-31T21:30:00Z">
        <w:r w:rsidR="0010460B">
          <w:t> </w:t>
        </w:r>
      </w:ins>
      <w:r>
        <w:t>m and one at ~</w:t>
      </w:r>
      <w:del w:id="849" w:author="Jacob Cram" w:date="2021-10-31T21:30:00Z">
        <w:r w:rsidDel="0010460B">
          <w:delText xml:space="preserve">375 </w:delText>
        </w:r>
      </w:del>
      <w:ins w:id="850" w:author="Jacob Cram" w:date="2021-10-31T21:30:00Z">
        <w:r w:rsidR="0010460B">
          <w:t>375 </w:t>
        </w:r>
      </w:ins>
      <w:r>
        <w:t>m (Figure 2A). There also appeared to be organisms that</w:t>
      </w:r>
      <w:ins w:id="851" w:author="Jacob Cram" w:date="2021-10-10T17:25:00Z">
        <w:r w:rsidR="007F5D16">
          <w:t xml:space="preserve"> revers</w:t>
        </w:r>
      </w:ins>
      <w:ins w:id="852" w:author="Jacob Cram" w:date="2021-10-10T17:26:00Z">
        <w:r w:rsidR="007F5D16">
          <w:t>e</w:t>
        </w:r>
      </w:ins>
      <w:r>
        <w:t xml:space="preserve"> migrated downward at dusk and upward at dawn, spending the night at ~300</w:t>
      </w:r>
      <w:ins w:id="853" w:author="Jacob Cram" w:date="2021-10-31T21:30:00Z">
        <w:r w:rsidR="0010460B">
          <w:t> </w:t>
        </w:r>
      </w:ins>
      <w:r>
        <w:t xml:space="preserve">m (Figure 2B). </w:t>
      </w:r>
      <w:ins w:id="854" w:author="Jacob Cram" w:date="2021-10-30T05:39:00Z">
        <w:r w:rsidR="00886B7F">
          <w:t>Just above the base of the photic zone, t</w:t>
        </w:r>
      </w:ins>
      <w:del w:id="855" w:author="Jacob Cram" w:date="2021-10-30T05:39:00Z">
        <w:r w:rsidDel="00886B7F">
          <w:delText>T</w:delText>
        </w:r>
      </w:del>
      <w:r>
        <w:t>here was a peak of organisms that appeared, at mid-day, on some but not all days, without any visible dawn or dusk migration</w:t>
      </w:r>
      <w:del w:id="856" w:author="Jacob Cram" w:date="2021-10-30T05:39:00Z">
        <w:r w:rsidDel="00886B7F">
          <w:delText>, just above the base of the photic zone</w:delText>
        </w:r>
      </w:del>
      <w:r>
        <w:t>. (Figure 2C). Some diel migrators appeared to cross the ODZ and spend the day below the detection range of the EK60 (Figure 2D), as well as organisms that appeared between 500</w:t>
      </w:r>
      <w:ins w:id="857" w:author="Jacob Cram" w:date="2021-10-31T21:30:00Z">
        <w:r w:rsidR="0010460B">
          <w:t> </w:t>
        </w:r>
      </w:ins>
      <w:r>
        <w:t>m and 1000</w:t>
      </w:r>
      <w:ins w:id="858" w:author="Jacob Cram" w:date="2021-10-31T21:31:00Z">
        <w:r w:rsidR="0010460B">
          <w:t> </w:t>
        </w:r>
      </w:ins>
      <w:r>
        <w:t xml:space="preserve">m but did not appear to migrate to or from that depth at our site, but rather traveled through the EK60’s field of view (Figure </w:t>
      </w:r>
      <w:del w:id="859" w:author="Jacob Cram" w:date="2021-10-25T17:29:00Z">
        <w:r w:rsidDel="008E69E1">
          <w:delText>2</w:delText>
        </w:r>
        <w:r w:rsidRPr="000B7B12" w:rsidDel="008E69E1">
          <w:rPr>
            <w:highlight w:val="yellow"/>
            <w:rPrChange w:id="860" w:author="klaus" w:date="2021-10-21T16:39:00Z">
              <w:rPr/>
            </w:rPrChange>
          </w:rPr>
          <w:delText>D</w:delText>
        </w:r>
      </w:del>
      <w:ins w:id="861" w:author="Jacob Cram" w:date="2021-10-25T17:29:00Z">
        <w:r w:rsidR="008E69E1">
          <w:t>2E</w:t>
        </w:r>
      </w:ins>
      <w:r>
        <w:t>).</w:t>
      </w:r>
      <w:ins w:id="862" w:author="Jacob Cram" w:date="2021-10-31T21:31:00Z">
        <w:r w:rsidR="007308BB">
          <w:t xml:space="preserve"> </w:t>
        </w:r>
      </w:ins>
    </w:p>
    <w:p w14:paraId="00000056" w14:textId="4A92CBB2" w:rsidR="00104E87" w:rsidRDefault="004D045E" w:rsidP="00EF63F8">
      <w:r>
        <w:t>Similar patterns were evident in each of the other measured frequencies, with better resolution by the lower frequencies (Figure S3).</w:t>
      </w:r>
    </w:p>
    <w:p w14:paraId="378902A8" w14:textId="77777777" w:rsidR="00E442E8" w:rsidRDefault="00E442E8" w:rsidP="00EF63F8">
      <w:r>
        <w:rPr>
          <w:noProof/>
        </w:rPr>
        <w:drawing>
          <wp:inline distT="0" distB="0" distL="114300" distR="114300" wp14:anchorId="5D3C6DAE" wp14:editId="22E89209">
            <wp:extent cx="5030136" cy="3105021"/>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6" cy="3105021"/>
                    </a:xfrm>
                    <a:prstGeom prst="rect">
                      <a:avLst/>
                    </a:prstGeom>
                    <a:ln/>
                  </pic:spPr>
                </pic:pic>
              </a:graphicData>
            </a:graphic>
          </wp:inline>
        </w:drawing>
      </w:r>
    </w:p>
    <w:p w14:paraId="7C9D3F0E" w14:textId="4B5B8B36" w:rsidR="00E442E8" w:rsidRDefault="00E442E8" w:rsidP="00EF63F8">
      <w:pPr>
        <w:pStyle w:val="FigureCaption"/>
      </w:pPr>
      <w:r w:rsidRPr="00E442E8">
        <w:rPr>
          <w:b/>
          <w:bCs/>
        </w:rPr>
        <w:t>Figure 2.</w:t>
      </w:r>
      <w:r>
        <w:t xml:space="preserve"> Acoustic data, measured by EK60</w:t>
      </w:r>
      <w:r w:rsidR="00395E7B">
        <w:t xml:space="preserve"> </w:t>
      </w:r>
      <w:r>
        <w:t>over the course of the experiment</w:t>
      </w:r>
      <w:r w:rsidR="009F1B72">
        <w:t>, at ETNP Station P2</w:t>
      </w:r>
      <w:r>
        <w:t xml:space="preserve">. Shown are data from the </w:t>
      </w:r>
      <w:del w:id="863" w:author="Jacob Cram" w:date="2021-10-31T21:32:00Z">
        <w:r w:rsidDel="007308BB">
          <w:delText xml:space="preserve">18000 </w:delText>
        </w:r>
      </w:del>
      <w:ins w:id="864" w:author="Jacob Cram" w:date="2021-10-31T21:32:00Z">
        <w:r w:rsidR="007308BB">
          <w:t>18000 </w:t>
        </w:r>
      </w:ins>
      <w:r>
        <w:t>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865" w:name="_Hlk72503730"/>
      <w:r w:rsidR="00395E7B">
        <w:t xml:space="preserve">Horizontal blue lines indicate the </w:t>
      </w:r>
      <w:del w:id="866" w:author="Clara Fuchsman" w:date="2021-10-16T17:22:00Z">
        <w:r w:rsidR="00395E7B">
          <w:delText>surface</w:delText>
        </w:r>
        <w:r w:rsidR="00395E7B" w:rsidDel="004309D9">
          <w:delText xml:space="preserve"> </w:delText>
        </w:r>
      </w:del>
      <w:ins w:id="867" w:author="Clara Fuchsman" w:date="2021-10-16T17:22:00Z">
        <w:r w:rsidR="004309D9">
          <w:t>top</w:t>
        </w:r>
        <w:r w:rsidR="00395E7B">
          <w:t xml:space="preserve"> </w:t>
        </w:r>
      </w:ins>
      <w:r w:rsidR="00395E7B">
        <w:t>and bottom of the ODZ, while the horizontal green line indicates the base of the photic zone.</w:t>
      </w:r>
      <w:bookmarkEnd w:id="865"/>
      <w:ins w:id="868" w:author="Jacob Cram" w:date="2021-10-10T16:43:00Z">
        <w:r w:rsidR="006B6197">
          <w:t xml:space="preserve"> </w:t>
        </w:r>
        <w:bookmarkStart w:id="869" w:name="_Hlk84782614"/>
        <w:r w:rsidR="006B6197">
          <w:t>Times are local Mexic</w:t>
        </w:r>
      </w:ins>
      <w:ins w:id="870" w:author="Jacob Cram" w:date="2021-10-29T16:51:00Z">
        <w:r w:rsidR="00D96FCC">
          <w:t>o General Standard</w:t>
        </w:r>
      </w:ins>
      <w:ins w:id="871" w:author="Jacob Cram" w:date="2021-10-31T21:33:00Z">
        <w:r w:rsidR="007308BB">
          <w:t xml:space="preserve"> time, which is </w:t>
        </w:r>
      </w:ins>
      <w:ins w:id="872" w:author="Jacob Cram" w:date="2021-10-29T16:52:00Z">
        <w:r w:rsidR="00D96FCC">
          <w:t xml:space="preserve">the local time for the nearest port of call in </w:t>
        </w:r>
        <w:proofErr w:type="gramStart"/>
        <w:r w:rsidR="00D96FCC">
          <w:t>Manzanillo</w:t>
        </w:r>
      </w:ins>
      <w:ins w:id="873" w:author="Jacob Cram" w:date="2021-10-31T21:33:00Z">
        <w:r w:rsidR="007308BB">
          <w:t>, and</w:t>
        </w:r>
        <w:proofErr w:type="gramEnd"/>
        <w:r w:rsidR="007308BB">
          <w:t xml:space="preserve"> is</w:t>
        </w:r>
      </w:ins>
      <w:ins w:id="874" w:author="Jacob Cram" w:date="2021-10-29T16:52:00Z">
        <w:r w:rsidR="00D96FCC">
          <w:t xml:space="preserve"> </w:t>
        </w:r>
      </w:ins>
      <w:ins w:id="875" w:author="Jacob Cram" w:date="2021-10-29T16:51:00Z">
        <w:r w:rsidR="00D96FCC">
          <w:t>equivalent to U</w:t>
        </w:r>
      </w:ins>
      <w:ins w:id="876" w:author="Jacob Cram" w:date="2021-10-29T16:52:00Z">
        <w:r w:rsidR="00D96FCC">
          <w:t>nited States</w:t>
        </w:r>
      </w:ins>
      <w:ins w:id="877" w:author="Jacob Cram" w:date="2021-10-29T16:51:00Z">
        <w:r w:rsidR="00D96FCC">
          <w:t xml:space="preserve"> C</w:t>
        </w:r>
      </w:ins>
      <w:ins w:id="878" w:author="Jacob Cram" w:date="2021-10-29T16:52:00Z">
        <w:r w:rsidR="00D96FCC">
          <w:t>entral Standard Time</w:t>
        </w:r>
      </w:ins>
      <w:ins w:id="879" w:author="Jacob Cram" w:date="2021-10-10T16:43:00Z">
        <w:r w:rsidR="006B6197">
          <w:t xml:space="preserve">. The black and </w:t>
        </w:r>
      </w:ins>
      <w:ins w:id="880" w:author="Jacob Cram" w:date="2021-10-10T16:44:00Z">
        <w:r w:rsidR="006B6197">
          <w:t xml:space="preserve">white bar at the top indicates day and night periods, with day defined as times when the </w:t>
        </w:r>
      </w:ins>
      <w:ins w:id="881" w:author="Jacob Cram" w:date="2021-10-10T18:21:00Z">
        <w:r w:rsidR="00601FA1">
          <w:t xml:space="preserve">center of the sun is above the </w:t>
        </w:r>
      </w:ins>
      <w:ins w:id="882" w:author="Jacob Cram" w:date="2021-10-10T18:22:00Z">
        <w:r w:rsidR="00601FA1">
          <w:t xml:space="preserve">horizon, per the OCE </w:t>
        </w:r>
      </w:ins>
      <w:ins w:id="883" w:author="Jacob Cram" w:date="2021-10-10T18:23:00Z">
        <w:r w:rsidR="00601FA1">
          <w:t>R</w:t>
        </w:r>
      </w:ins>
      <w:ins w:id="884" w:author="Jacob Cram" w:date="2021-10-10T18:22:00Z">
        <w:r w:rsidR="00601FA1">
          <w:t xml:space="preserve"> package</w:t>
        </w:r>
      </w:ins>
      <w:ins w:id="885" w:author="Jacob Cram" w:date="2021-10-10T16:44:00Z">
        <w:r w:rsidR="006B6197">
          <w:t>. Diamonds indicate the depths</w:t>
        </w:r>
      </w:ins>
      <w:ins w:id="886" w:author="Jacob Cram" w:date="2021-10-10T16:46:00Z">
        <w:r w:rsidR="006B6197">
          <w:t xml:space="preserve"> and times</w:t>
        </w:r>
      </w:ins>
      <w:ins w:id="887" w:author="Jacob Cram" w:date="2021-10-10T16:44:00Z">
        <w:r w:rsidR="006B6197">
          <w:t xml:space="preserve"> of UVP casts, with</w:t>
        </w:r>
      </w:ins>
      <w:ins w:id="888" w:author="Jacob Cram" w:date="2021-10-10T16:47:00Z">
        <w:r w:rsidR="00DA0A01">
          <w:t xml:space="preserve"> casts </w:t>
        </w:r>
      </w:ins>
      <w:ins w:id="889" w:author="Jacob Cram" w:date="2021-10-31T21:34:00Z">
        <w:r w:rsidR="00C23980">
          <w:t>deeper than</w:t>
        </w:r>
      </w:ins>
      <w:ins w:id="890" w:author="Jacob Cram" w:date="2021-10-10T16:47:00Z">
        <w:r w:rsidR="00DA0A01">
          <w:t xml:space="preserve"> 1000</w:t>
        </w:r>
      </w:ins>
      <w:ins w:id="891" w:author="Jacob Cram" w:date="2021-10-31T21:34:00Z">
        <w:r w:rsidR="00C23980">
          <w:t> </w:t>
        </w:r>
      </w:ins>
      <w:ins w:id="892" w:author="Jacob Cram" w:date="2021-10-10T16:47:00Z">
        <w:r w:rsidR="00DA0A01">
          <w:t>m shown as diamonds on the 1000</w:t>
        </w:r>
      </w:ins>
      <w:ins w:id="893" w:author="Jacob Cram" w:date="2021-10-31T21:34:00Z">
        <w:r w:rsidR="00C23980">
          <w:t> </w:t>
        </w:r>
      </w:ins>
      <w:ins w:id="894" w:author="Jacob Cram" w:date="2021-10-10T16:47:00Z">
        <w:r w:rsidR="00DA0A01">
          <w:t>m line.</w:t>
        </w:r>
      </w:ins>
      <w:ins w:id="895" w:author="Jacob Cram" w:date="2021-10-10T16:45:00Z">
        <w:r w:rsidR="006B6197">
          <w:t xml:space="preserve"> </w:t>
        </w:r>
      </w:ins>
      <w:del w:id="896" w:author="Jacob Cram" w:date="2021-10-31T21:34:00Z">
        <w:r w:rsidDel="00C23980">
          <w:delText xml:space="preserve"> </w:delText>
        </w:r>
      </w:del>
      <w:bookmarkEnd w:id="869"/>
      <w:r>
        <w:t xml:space="preserve">Several patterns </w:t>
      </w:r>
      <w:del w:id="897" w:author="Jacob Cram" w:date="2021-10-31T21:35:00Z">
        <w:r w:rsidDel="00C23980">
          <w:delText>can be seen</w:delText>
        </w:r>
      </w:del>
      <w:ins w:id="898" w:author="Jacob Cram" w:date="2021-10-31T21:35:00Z">
        <w:r w:rsidR="00C23980">
          <w:t>are evident</w:t>
        </w:r>
      </w:ins>
      <w:del w:id="899" w:author="Jacob Cram" w:date="2021-10-31T21:35:00Z">
        <w:r w:rsidR="00CF29F2" w:rsidDel="00C23980">
          <w:delText>:</w:delText>
        </w:r>
      </w:del>
      <w:r>
        <w:t xml:space="preserve"> </w:t>
      </w:r>
      <w:r>
        <w:rPr>
          <w:b/>
        </w:rPr>
        <w:t>A.</w:t>
      </w:r>
      <w:r>
        <w:t xml:space="preserve"> Two bands of organisms can be seen leaving the surface at dawn, spending the day between 250</w:t>
      </w:r>
      <w:ins w:id="900" w:author="Jacob Cram" w:date="2021-10-31T21:36:00Z">
        <w:r w:rsidR="00C23980">
          <w:t> m</w:t>
        </w:r>
      </w:ins>
      <w:r>
        <w:t xml:space="preserve"> and 500</w:t>
      </w:r>
      <w:ins w:id="901" w:author="Jacob Cram" w:date="2021-10-31T21:36:00Z">
        <w:r w:rsidR="00C23980">
          <w:t> </w:t>
        </w:r>
      </w:ins>
      <w:proofErr w:type="gramStart"/>
      <w:r>
        <w:t>m</w:t>
      </w:r>
      <w:proofErr w:type="gramEnd"/>
      <w:r>
        <w:t xml:space="preserve"> and returning to the surface at dusk. </w:t>
      </w:r>
      <w:r>
        <w:rPr>
          <w:b/>
        </w:rPr>
        <w:t>B.</w:t>
      </w:r>
      <w:r>
        <w:t xml:space="preserve"> Another group of nocturnally migrating organisms can be seen leaving the surface at dusk, spending the night near 250</w:t>
      </w:r>
      <w:ins w:id="902" w:author="Jacob Cram" w:date="2021-10-31T21:36:00Z">
        <w:r w:rsidR="00C23980">
          <w:t> </w:t>
        </w:r>
      </w:ins>
      <w:r>
        <w:t xml:space="preserve">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w:t>
      </w:r>
      <w:ins w:id="903" w:author="Jacob Cram" w:date="2021-10-31T21:36:00Z">
        <w:r w:rsidR="00C23980">
          <w:t> m</w:t>
        </w:r>
      </w:ins>
      <w:r>
        <w:t xml:space="preserve"> and 1000</w:t>
      </w:r>
      <w:ins w:id="904" w:author="Jacob Cram" w:date="2021-10-31T21:36:00Z">
        <w:r w:rsidR="00C23980">
          <w:t> </w:t>
        </w:r>
      </w:ins>
      <w:r>
        <w:t>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905" w:name="bookmark=id.3j2qqm3" w:colFirst="0" w:colLast="0"/>
      <w:bookmarkEnd w:id="905"/>
      <w:r>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0E73BEB4"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r w:rsidR="00395E7B">
        <w:t xml:space="preserve">Horizontal blue lines indicate the </w:t>
      </w:r>
      <w:del w:id="906" w:author="Clara Fuchsman" w:date="2021-10-16T17:22:00Z">
        <w:r w:rsidR="00395E7B">
          <w:delText>surface</w:delText>
        </w:r>
        <w:r w:rsidR="00395E7B" w:rsidDel="004309D9">
          <w:delText xml:space="preserve"> </w:delText>
        </w:r>
      </w:del>
      <w:ins w:id="907" w:author="Clara Fuchsman" w:date="2021-10-16T17:22:00Z">
        <w:r w:rsidR="004309D9">
          <w:t>top</w:t>
        </w:r>
        <w:r w:rsidR="00395E7B">
          <w:t xml:space="preserve"> </w:t>
        </w:r>
      </w:ins>
      <w:r w:rsidR="00395E7B">
        <w:t>and bottom of the ODZ, while the horizontal green line indicates the base of the photic zone.</w:t>
      </w:r>
    </w:p>
    <w:p w14:paraId="00000059" w14:textId="77777777" w:rsidR="00104E87" w:rsidRDefault="004D045E" w:rsidP="00EF63F8">
      <w:pPr>
        <w:pStyle w:val="Heading2"/>
      </w:pPr>
      <w:bookmarkStart w:id="908" w:name="bookmark=id.1y810tw" w:colFirst="0" w:colLast="0"/>
      <w:bookmarkEnd w:id="908"/>
      <w:r>
        <w:t>Particle abundance measurements vary with size and depth</w:t>
      </w:r>
    </w:p>
    <w:p w14:paraId="0000005A" w14:textId="094ACC88" w:rsidR="00104E87" w:rsidRDefault="004D045E" w:rsidP="00EF63F8">
      <w:r>
        <w:t xml:space="preserve">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w:t>
      </w:r>
      <w:del w:id="909" w:author="Jacob Cram" w:date="2021-10-31T21:42:00Z">
        <w:r w:rsidDel="00C21C3C">
          <w:delText xml:space="preserve">10 </w:delText>
        </w:r>
      </w:del>
      <w:ins w:id="910" w:author="Jacob Cram" w:date="2021-10-31T21:42:00Z">
        <w:r w:rsidR="00C21C3C">
          <w:t>10 </w:t>
        </w:r>
      </w:ins>
      <w:r>
        <w:t>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3F9E3FD6" w:rsidR="00104E87" w:rsidRDefault="004D045E" w:rsidP="00EF63F8">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del w:id="911" w:author="Jacob Cram" w:date="2021-10-31T21:43:00Z">
        <w:r w:rsidR="006932EA" w:rsidDel="00C21C3C">
          <w:delText>160</w:delText>
        </w:r>
        <w:r w:rsidDel="00C21C3C">
          <w:delText xml:space="preserve"> </w:delText>
        </w:r>
      </w:del>
      <w:ins w:id="912" w:author="Jacob Cram" w:date="2021-10-31T21:43:00Z">
        <w:r w:rsidR="00C21C3C">
          <w:t>160 </w:t>
        </w:r>
      </w:ins>
      <w:r>
        <w:t xml:space="preserve">m to </w:t>
      </w:r>
      <w:del w:id="913" w:author="Jacob Cram" w:date="2021-10-31T21:43:00Z">
        <w:r w:rsidDel="00C21C3C">
          <w:delText xml:space="preserve">500 </w:delText>
        </w:r>
      </w:del>
      <w:ins w:id="914" w:author="Jacob Cram" w:date="2021-10-31T21:43:00Z">
        <w:r w:rsidR="00C21C3C">
          <w:t>500 </w:t>
        </w:r>
      </w:ins>
      <w:r>
        <w:t xml:space="preserve">m, </w:t>
      </w:r>
      <w:r w:rsidR="006932EA">
        <w:t xml:space="preserve">and gradually decreased between </w:t>
      </w:r>
      <w:del w:id="915" w:author="Jacob Cram" w:date="2021-10-31T21:43:00Z">
        <w:r w:rsidR="006932EA" w:rsidDel="00C21C3C">
          <w:delText>500</w:delText>
        </w:r>
        <w:r w:rsidR="00C92D2E" w:rsidDel="00C21C3C">
          <w:delText xml:space="preserve"> </w:delText>
        </w:r>
      </w:del>
      <w:ins w:id="916" w:author="Jacob Cram" w:date="2021-10-31T21:43:00Z">
        <w:r w:rsidR="00C21C3C">
          <w:t>500 </w:t>
        </w:r>
      </w:ins>
      <w:r w:rsidR="006932EA">
        <w:t>m and</w:t>
      </w:r>
      <w:r>
        <w:t xml:space="preserve"> the lower oxycline (Figure 4A).</w:t>
      </w:r>
    </w:p>
    <w:p w14:paraId="0000005C" w14:textId="25EA6049" w:rsidR="00104E87" w:rsidRDefault="004D045E" w:rsidP="00EF63F8">
      <w:r>
        <w:t xml:space="preserve">The particle size distribution slope generally steepened (became more negative) between the </w:t>
      </w:r>
      <w:del w:id="917" w:author="Jacob Cram" w:date="2021-10-10T14:41:00Z">
        <w:r w:rsidDel="00C064B6">
          <w:delText xml:space="preserve">surface </w:delText>
        </w:r>
      </w:del>
      <w:ins w:id="918" w:author="Jacob Cram" w:date="2021-10-10T14:41:00Z">
        <w:r w:rsidR="00C064B6">
          <w:t>base of the photic zone (160</w:t>
        </w:r>
      </w:ins>
      <w:ins w:id="919" w:author="Jacob Cram" w:date="2021-10-31T21:43:00Z">
        <w:r w:rsidR="00C21C3C">
          <w:t> </w:t>
        </w:r>
      </w:ins>
      <w:ins w:id="920" w:author="Jacob Cram" w:date="2021-10-10T14:41:00Z">
        <w:r w:rsidR="00C064B6">
          <w:t xml:space="preserve">m) </w:t>
        </w:r>
      </w:ins>
      <w:r>
        <w:t xml:space="preserve">and </w:t>
      </w:r>
      <w:del w:id="921" w:author="Jacob Cram" w:date="2021-10-31T21:43:00Z">
        <w:r w:rsidDel="00C21C3C">
          <w:delText>500</w:delText>
        </w:r>
        <w:r w:rsidR="00C92D2E" w:rsidDel="00C21C3C">
          <w:delText xml:space="preserve"> </w:delText>
        </w:r>
      </w:del>
      <w:ins w:id="922" w:author="Jacob Cram" w:date="2021-10-31T21:43:00Z">
        <w:r w:rsidR="00C21C3C">
          <w:t>500 </w:t>
        </w:r>
      </w:ins>
      <w:r>
        <w:t xml:space="preserve">m, flattened (became less negative) between </w:t>
      </w:r>
      <w:del w:id="923" w:author="Jacob Cram" w:date="2021-10-31T21:43:00Z">
        <w:r w:rsidDel="00C21C3C">
          <w:delText xml:space="preserve">500 </w:delText>
        </w:r>
      </w:del>
      <w:ins w:id="924" w:author="Jacob Cram" w:date="2021-10-31T21:43:00Z">
        <w:r w:rsidR="00C21C3C">
          <w:t>500 </w:t>
        </w:r>
      </w:ins>
      <w:r>
        <w:t xml:space="preserve">m and </w:t>
      </w:r>
      <w:del w:id="925" w:author="Jacob Cram" w:date="2021-10-31T21:43:00Z">
        <w:r w:rsidDel="00C21C3C">
          <w:delText xml:space="preserve">1000 </w:delText>
        </w:r>
      </w:del>
      <w:ins w:id="926" w:author="Jacob Cram" w:date="2021-10-31T21:43:00Z">
        <w:r w:rsidR="00C21C3C">
          <w:t>1000 </w:t>
        </w:r>
      </w:ins>
      <w:r>
        <w:t>m, and then steepened again below 1000</w:t>
      </w:r>
      <w:r w:rsidR="008422C4">
        <w:t> </w:t>
      </w:r>
      <w:r>
        <w:t xml:space="preserve">m (Figure 4B). </w:t>
      </w:r>
      <w:bookmarkStart w:id="927" w:name="_Hlk86154335"/>
      <w:r>
        <w:t>Steeper, more negative, slopes indicate a higher proportion of small particles relative to large particles, while flatter, less negative, slopes indicate a</w:t>
      </w:r>
      <w:ins w:id="928" w:author="Jacob Cram" w:date="2021-10-10T14:42:00Z">
        <w:r w:rsidR="00C064B6">
          <w:t xml:space="preserve"> more even particle size distribution</w:t>
        </w:r>
      </w:ins>
      <w:ins w:id="929" w:author="Jacob Cram" w:date="2021-10-10T17:27:00Z">
        <w:r w:rsidR="005925A7">
          <w:t>. Flat</w:t>
        </w:r>
      </w:ins>
      <w:ins w:id="930" w:author="Jacob Cram" w:date="2021-10-26T15:25:00Z">
        <w:r w:rsidR="00711AD1">
          <w:t>ter</w:t>
        </w:r>
      </w:ins>
      <w:ins w:id="931" w:author="Jacob Cram" w:date="2021-10-10T17:27:00Z">
        <w:r w:rsidR="005925A7">
          <w:t xml:space="preserve"> distributions still </w:t>
        </w:r>
        <w:r w:rsidR="005925A7" w:rsidRPr="00711AD1">
          <w:t xml:space="preserve">have </w:t>
        </w:r>
      </w:ins>
      <w:ins w:id="932" w:author="Jacob Cram" w:date="2021-10-26T12:35:00Z">
        <w:r w:rsidR="00835EA8">
          <w:t xml:space="preserve">a </w:t>
        </w:r>
      </w:ins>
      <w:ins w:id="933" w:author="Jacob Cram" w:date="2021-10-26T12:36:00Z">
        <w:r w:rsidR="00835EA8">
          <w:t xml:space="preserve">higher </w:t>
        </w:r>
      </w:ins>
      <w:ins w:id="934" w:author="Jacob Cram" w:date="2021-10-26T12:38:00Z">
        <w:r w:rsidR="007739DD">
          <w:rPr>
            <w:i/>
            <w:iCs/>
          </w:rPr>
          <w:t>absolute number</w:t>
        </w:r>
      </w:ins>
      <w:ins w:id="935" w:author="Jacob Cram" w:date="2021-10-10T14:42:00Z">
        <w:r w:rsidR="00C064B6" w:rsidRPr="00711AD1">
          <w:t xml:space="preserve"> </w:t>
        </w:r>
      </w:ins>
      <w:ins w:id="936" w:author="Jacob Cram" w:date="2021-10-26T12:36:00Z">
        <w:r w:rsidR="00835EA8">
          <w:t xml:space="preserve">of </w:t>
        </w:r>
      </w:ins>
      <w:ins w:id="937" w:author="Jacob Cram" w:date="2021-10-10T14:42:00Z">
        <w:del w:id="938" w:author="Clara Fuchsman" w:date="2021-10-16T16:41:00Z">
          <w:r w:rsidR="00C064B6" w:rsidRPr="00376BAB">
            <w:rPr>
              <w:highlight w:val="yellow"/>
              <w:rPrChange w:id="939" w:author="klaus" w:date="2021-10-21T16:39:00Z">
                <w:rPr/>
              </w:rPrChange>
            </w:rPr>
            <w:delText>mor</w:delText>
          </w:r>
        </w:del>
      </w:ins>
      <w:ins w:id="940" w:author="Jacob Cram" w:date="2021-10-10T14:43:00Z">
        <w:del w:id="941" w:author="Clara Fuchsman" w:date="2021-10-16T16:41:00Z">
          <w:r w:rsidR="00C064B6" w:rsidRPr="00376BAB">
            <w:rPr>
              <w:highlight w:val="yellow"/>
              <w:rPrChange w:id="942" w:author="klaus" w:date="2021-10-21T16:39:00Z">
                <w:rPr/>
              </w:rPrChange>
            </w:rPr>
            <w:delText>e</w:delText>
          </w:r>
          <w:r w:rsidR="00C064B6">
            <w:delText xml:space="preserve"> </w:delText>
          </w:r>
        </w:del>
      </w:ins>
      <w:ins w:id="943" w:author="Jacob Cram" w:date="2021-10-26T12:35:00Z">
        <w:r w:rsidR="00835EA8">
          <w:t>smaller</w:t>
        </w:r>
      </w:ins>
      <w:ins w:id="944" w:author="Jacob Cram" w:date="2021-10-10T14:43:00Z">
        <w:r w:rsidR="00C064B6">
          <w:t xml:space="preserve"> particles than large</w:t>
        </w:r>
      </w:ins>
      <w:ins w:id="945" w:author="Jacob Cram" w:date="2021-10-26T12:34:00Z">
        <w:r w:rsidR="00835EA8">
          <w:t>r</w:t>
        </w:r>
      </w:ins>
      <w:ins w:id="946" w:author="Jacob Cram" w:date="2021-10-10T14:43:00Z">
        <w:r w:rsidR="00C064B6">
          <w:t xml:space="preserve"> </w:t>
        </w:r>
      </w:ins>
      <w:ins w:id="947" w:author="Jacob Cram" w:date="2021-10-26T12:37:00Z">
        <w:r w:rsidR="007739DD">
          <w:t>particles; however</w:t>
        </w:r>
      </w:ins>
      <w:ins w:id="948" w:author="Jacob Cram" w:date="2021-10-26T12:38:00Z">
        <w:r w:rsidR="007739DD">
          <w:t>,</w:t>
        </w:r>
      </w:ins>
      <w:ins w:id="949" w:author="Jacob Cram" w:date="2021-10-26T12:37:00Z">
        <w:r w:rsidR="007739DD">
          <w:t xml:space="preserve"> they have a </w:t>
        </w:r>
      </w:ins>
      <w:del w:id="950" w:author="Jacob Cram" w:date="2021-10-26T12:37:00Z">
        <w:r w:rsidDel="00835EA8">
          <w:delText xml:space="preserve"> </w:delText>
        </w:r>
      </w:del>
      <w:r>
        <w:t xml:space="preserve">higher </w:t>
      </w:r>
      <w:r w:rsidRPr="00835EA8">
        <w:rPr>
          <w:i/>
          <w:iCs/>
          <w:rPrChange w:id="951" w:author="Jacob Cram" w:date="2021-10-26T12:36:00Z">
            <w:rPr/>
          </w:rPrChange>
        </w:rPr>
        <w:t>proportion</w:t>
      </w:r>
      <w:r>
        <w:t xml:space="preserve"> of </w:t>
      </w:r>
      <w:del w:id="952" w:author="Jacob Cram" w:date="2021-10-26T12:34:00Z">
        <w:r w:rsidDel="00835EA8">
          <w:delText xml:space="preserve">large </w:delText>
        </w:r>
      </w:del>
      <w:ins w:id="953" w:author="Jacob Cram" w:date="2021-10-26T12:36:00Z">
        <w:r w:rsidR="00835EA8">
          <w:t>larger</w:t>
        </w:r>
      </w:ins>
      <w:ins w:id="954" w:author="Jacob Cram" w:date="2021-10-26T12:34:00Z">
        <w:r w:rsidR="00835EA8">
          <w:t xml:space="preserve"> </w:t>
        </w:r>
      </w:ins>
      <w:r>
        <w:t>particles</w:t>
      </w:r>
      <w:ins w:id="955" w:author="Jacob Cram" w:date="2021-10-26T12:37:00Z">
        <w:r w:rsidR="00835EA8">
          <w:t xml:space="preserve"> relative to other </w:t>
        </w:r>
        <w:r w:rsidR="007739DD">
          <w:t>samples</w:t>
        </w:r>
        <w:r w:rsidR="00835EA8">
          <w:t xml:space="preserve"> with steeper distributions</w:t>
        </w:r>
      </w:ins>
      <w:r>
        <w:t>.</w:t>
      </w:r>
      <w:bookmarkEnd w:id="927"/>
    </w:p>
    <w:p w14:paraId="0D898405" w14:textId="287BD34F" w:rsidR="00E442E8" w:rsidRDefault="00DA717E" w:rsidP="00EF63F8">
      <w:r>
        <w:rPr>
          <w:noProof/>
        </w:rPr>
        <w:drawing>
          <wp:inline distT="0" distB="0" distL="0" distR="0" wp14:anchorId="31663F43" wp14:editId="167A1265">
            <wp:extent cx="5729044" cy="4008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20"/>
                    </a:xfrm>
                    <a:prstGeom prst="rect">
                      <a:avLst/>
                    </a:prstGeom>
                  </pic:spPr>
                </pic:pic>
              </a:graphicData>
            </a:graphic>
          </wp:inline>
        </w:drawing>
      </w:r>
    </w:p>
    <w:p w14:paraId="06C6A3E0" w14:textId="617727D8" w:rsidR="00E442E8" w:rsidRDefault="00E442E8" w:rsidP="00EF63F8">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w:t>
      </w:r>
      <w:ins w:id="956" w:author="Jacob Cram" w:date="2021-10-10T15:53:00Z">
        <w:r w:rsidR="006C550D">
          <w:t xml:space="preserve"> </w:t>
        </w:r>
        <w:proofErr w:type="gramStart"/>
        <w:r w:rsidR="006C550D">
          <w:t>in order to</w:t>
        </w:r>
        <w:proofErr w:type="gramEnd"/>
        <w:r w:rsidR="006C550D">
          <w:t xml:space="preserve"> better show sample to sample variability</w:t>
        </w:r>
      </w:ins>
      <w:r>
        <w:t>.</w:t>
      </w:r>
      <w:r w:rsidR="00395E7B">
        <w:t xml:space="preserve"> Horizontal blue lines indicate the </w:t>
      </w:r>
      <w:del w:id="957" w:author="Clara Fuchsman" w:date="2021-10-16T17:21:00Z">
        <w:r w:rsidR="00395E7B">
          <w:delText xml:space="preserve">surface </w:delText>
        </w:r>
      </w:del>
      <w:ins w:id="958" w:author="Clara Fuchsman" w:date="2021-10-16T17:21:00Z">
        <w:r w:rsidR="004309D9">
          <w:t xml:space="preserve">top </w:t>
        </w:r>
      </w:ins>
      <w:r w:rsidR="00395E7B">
        <w:t xml:space="preserve">and bottom of the ODZ, while the horizontal green line indicates the base of the photic zone. </w:t>
      </w:r>
      <w:ins w:id="959" w:author="Jacob Cram" w:date="2021-10-10T14:43:00Z">
        <w:r w:rsidR="00DA683F">
          <w:t>Hour corresponds to local,</w:t>
        </w:r>
      </w:ins>
      <w:ins w:id="960" w:author="Jacob Cram" w:date="2021-10-10T14:44:00Z">
        <w:r w:rsidR="00DA683F">
          <w:t xml:space="preserve"> Mexic</w:t>
        </w:r>
      </w:ins>
      <w:ins w:id="961" w:author="Jacob Cram" w:date="2021-10-10T14:46:00Z">
        <w:r w:rsidR="002F10A3">
          <w:t>an</w:t>
        </w:r>
      </w:ins>
      <w:ins w:id="962" w:author="Jacob Cram" w:date="2021-10-29T16:53:00Z">
        <w:r w:rsidR="00D96FCC">
          <w:t xml:space="preserve"> General Standard</w:t>
        </w:r>
      </w:ins>
      <w:ins w:id="963" w:author="Jacob Cram" w:date="2021-10-10T14:44:00Z">
        <w:r w:rsidR="00DA683F">
          <w:t>, time.</w:t>
        </w:r>
      </w:ins>
    </w:p>
    <w:p w14:paraId="0000005D" w14:textId="77777777" w:rsidR="00104E87" w:rsidRDefault="004D045E" w:rsidP="00EF63F8">
      <w:pPr>
        <w:pStyle w:val="Heading2"/>
      </w:pPr>
      <w:bookmarkStart w:id="964" w:name="bookmark=id.4i7ojhp" w:colFirst="0" w:colLast="0"/>
      <w:bookmarkEnd w:id="964"/>
      <w:r>
        <w:t>Estimated particle flux sometimes increases with depth in the ODZ core</w:t>
      </w:r>
    </w:p>
    <w:p w14:paraId="24EA2D77" w14:textId="77777777" w:rsidR="00B87896" w:rsidRDefault="006932EA" w:rsidP="00EF63F8">
      <w:r>
        <w:t>O</w:t>
      </w:r>
      <w:r w:rsidR="004D045E">
        <w:t xml:space="preserve">ptimization found best agreement between particle flux measured by traps, and UVP estimated particle flux when per particle flux is </w:t>
      </w:r>
      <w:r>
        <w:t>fit by the equation</w:t>
      </w:r>
      <w:del w:id="965" w:author="Jacob Cram" w:date="2021-10-31T21:46:00Z">
        <w:r w:rsidR="004D045E" w:rsidDel="00C21C3C">
          <w:delText>:</w:delText>
        </w:r>
      </w:del>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(Eqn 5)</w:t>
      </w:r>
    </w:p>
    <w:p w14:paraId="0000005E" w14:textId="25B0D500" w:rsidR="00104E87" w:rsidRDefault="00DA683F" w:rsidP="00EF63F8">
      <w:ins w:id="966" w:author="Jacob Cram" w:date="2021-10-10T14:44:00Z">
        <w:r>
          <w:t xml:space="preserve">This equation represents an empirical relationship between particle flux from traps and particle size measured by UVP. </w:t>
        </w:r>
      </w:ins>
      <w:r w:rsidR="004D045E">
        <w:t>Applying this fit to the UVP data resulted in a UVP predicted flux profile that broadly fit the expected trap observed flux profiles</w:t>
      </w:r>
      <w:r w:rsidR="006932EA">
        <w:t xml:space="preserve"> (Figure 3)</w:t>
      </w:r>
      <w:r w:rsidR="004D045E">
        <w:t>.</w:t>
      </w:r>
    </w:p>
    <w:p w14:paraId="0000005F" w14:textId="5CE3A181"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w:t>
      </w:r>
      <w:del w:id="967" w:author="Jacob Cram" w:date="2021-10-31T21:46:00Z">
        <w:r w:rsidDel="00C21C3C">
          <w:delText xml:space="preserve">500 </w:delText>
        </w:r>
      </w:del>
      <w:ins w:id="968" w:author="Jacob Cram" w:date="2021-10-31T21:46:00Z">
        <w:r w:rsidR="00C21C3C">
          <w:t>500 </w:t>
        </w:r>
      </w:ins>
      <w:r>
        <w:t xml:space="preserve">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w:t>
      </w:r>
      <w:del w:id="969" w:author="Jacob Cram" w:date="2021-10-31T21:46:00Z">
        <w:r w:rsidDel="00C21C3C">
          <w:delText xml:space="preserve">250 </w:delText>
        </w:r>
      </w:del>
      <w:ins w:id="970" w:author="Jacob Cram" w:date="2021-10-31T21:46:00Z">
        <w:r w:rsidR="00C21C3C">
          <w:t>250 </w:t>
        </w:r>
      </w:ins>
      <w:r>
        <w:t>m and 500</w:t>
      </w:r>
      <w:ins w:id="971" w:author="Jacob Cram" w:date="2021-10-31T21:46:00Z">
        <w:r w:rsidR="00C21C3C">
          <w:t> </w:t>
        </w:r>
      </w:ins>
      <w:del w:id="972" w:author="Jacob Cram" w:date="2021-10-31T21:46:00Z">
        <w:r w:rsidDel="00C21C3C">
          <w:delText xml:space="preserve"> </w:delText>
        </w:r>
      </w:del>
      <w:r>
        <w:t>m</w:t>
      </w:r>
      <w:r w:rsidR="006932EA">
        <w:t>,</w:t>
      </w:r>
      <w:r>
        <w:t xml:space="preserve"> particle flux appeared to increase on some, but not all, casts, while attenuating slowly on the other casts (Figure 5C). Below </w:t>
      </w:r>
      <w:del w:id="973" w:author="Jacob Cram" w:date="2021-10-31T21:46:00Z">
        <w:r w:rsidDel="00C21C3C">
          <w:delText xml:space="preserve">500 </w:delText>
        </w:r>
      </w:del>
      <w:ins w:id="974" w:author="Jacob Cram" w:date="2021-10-31T21:46:00Z">
        <w:r w:rsidR="00C21C3C">
          <w:t>500 </w:t>
        </w:r>
      </w:ins>
      <w:r>
        <w:t>m, there were not enough casts to measure variability between casts.</w:t>
      </w:r>
    </w:p>
    <w:p w14:paraId="00000060" w14:textId="10E18A2A" w:rsidR="00104E87" w:rsidRDefault="004D045E" w:rsidP="00EF63F8">
      <w:r>
        <w:t xml:space="preserve">The general additive model that </w:t>
      </w:r>
      <w:r w:rsidR="006932EA">
        <w:t>quantified</w:t>
      </w:r>
      <w:r>
        <w:t xml:space="preserve"> </w:t>
      </w:r>
      <w:del w:id="975" w:author="Jacob Cram" w:date="2021-10-10T14:45:00Z">
        <w:r w:rsidDel="002F10A3">
          <w:delText xml:space="preserve">the </w:delText>
        </w:r>
      </w:del>
      <w:r>
        <w:t xml:space="preserve">how the of change of flux between </w:t>
      </w:r>
      <w:del w:id="976" w:author="Jacob Cram" w:date="2021-10-31T21:46:00Z">
        <w:r w:rsidDel="00C21C3C">
          <w:delText xml:space="preserve">250 </w:delText>
        </w:r>
      </w:del>
      <w:ins w:id="977" w:author="Jacob Cram" w:date="2021-10-31T21:46:00Z">
        <w:r w:rsidR="00C21C3C">
          <w:t>250 </w:t>
        </w:r>
      </w:ins>
      <w:r>
        <w:t xml:space="preserve">m and </w:t>
      </w:r>
      <w:del w:id="978" w:author="Jacob Cram" w:date="2021-10-31T21:46:00Z">
        <w:r w:rsidDel="00C21C3C">
          <w:delText xml:space="preserve">500 </w:delText>
        </w:r>
      </w:del>
      <w:ins w:id="979" w:author="Jacob Cram" w:date="2021-10-31T21:46:00Z">
        <w:r w:rsidR="00C21C3C">
          <w:t>500 </w:t>
        </w:r>
      </w:ins>
      <w:r>
        <w:t xml:space="preserve">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w:t>
      </w:r>
      <w:ins w:id="980" w:author="Jacob Cram" w:date="2021-10-31T21:47:00Z">
        <w:r w:rsidR="00864BE6">
          <w:t xml:space="preserve">, </w:t>
        </w:r>
      </w:ins>
      <w:del w:id="981" w:author="Jacob Cram" w:date="2021-10-31T21:47:00Z">
        <w:r w:rsidDel="00864BE6">
          <w:delText>) (</w:delText>
        </w:r>
      </w:del>
      <w:r>
        <w:t>R</w:t>
      </w:r>
      <w:r w:rsidRPr="003D3B05">
        <w:rPr>
          <w:vertAlign w:val="superscript"/>
        </w:rPr>
        <w:t>2</w:t>
      </w:r>
      <w:r>
        <w:t xml:space="preserve"> = 0.264</w:t>
      </w:r>
      <w:ins w:id="982" w:author="Jacob Cram" w:date="2021-10-31T21:47:00Z">
        <w:r w:rsidR="00864BE6">
          <w:t xml:space="preserve">, </w:t>
        </w:r>
      </w:ins>
      <w:del w:id="983" w:author="Jacob Cram" w:date="2021-10-31T21:47:00Z">
        <w:r w:rsidDel="00864BE6">
          <w:delText>) (</w:delText>
        </w:r>
      </w:del>
      <w:r>
        <w:t xml:space="preserve">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w:t>
      </w:r>
      <w:del w:id="984" w:author="Jacob Cram" w:date="2021-10-31T21:48:00Z">
        <w:r w:rsidDel="00864BE6">
          <w:delText xml:space="preserve"> </w:delText>
        </w:r>
      </w:del>
      <w:r>
        <w:t>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w:t>
      </w:r>
      <w:ins w:id="985" w:author="Jacob Cram" w:date="2021-10-31T21:48:00Z">
        <w:r w:rsidR="00864BE6">
          <w:t xml:space="preserve">, </w:t>
        </w:r>
      </w:ins>
      <w:del w:id="986" w:author="Jacob Cram" w:date="2021-10-31T21:48:00Z">
        <w:r w:rsidDel="00864BE6">
          <w:delText>) (</w:delText>
        </w:r>
      </w:del>
      <w:r>
        <w:t>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drawing>
          <wp:inline distT="0" distB="0" distL="114300" distR="114300" wp14:anchorId="11AD2B62" wp14:editId="7CFE0643">
            <wp:extent cx="3127162" cy="56288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127162" cy="5628892"/>
                    </a:xfrm>
                    <a:prstGeom prst="rect">
                      <a:avLst/>
                    </a:prstGeom>
                    <a:ln/>
                  </pic:spPr>
                </pic:pic>
              </a:graphicData>
            </a:graphic>
          </wp:inline>
        </w:drawing>
      </w:r>
    </w:p>
    <w:p w14:paraId="405AB694" w14:textId="79295A31" w:rsidR="00E442E8" w:rsidRDefault="00E442E8" w:rsidP="00EF63F8">
      <w:pPr>
        <w:pStyle w:val="FigureCaption"/>
      </w:pPr>
      <w:r w:rsidRPr="00DA717E">
        <w:rPr>
          <w:b/>
          <w:bCs/>
        </w:rPr>
        <w:t>Figure 5.</w:t>
      </w:r>
      <w:r>
        <w:t xml:space="preserve"> Within and </w:t>
      </w:r>
      <w:del w:id="987" w:author="klaus" w:date="2021-10-14T11:56:00Z">
        <w:r w:rsidRPr="00376BAB" w:rsidDel="00376BAB">
          <w:rPr>
            <w:highlight w:val="cyan"/>
            <w:rPrChange w:id="988" w:author="klaus" w:date="2021-10-21T16:39:00Z">
              <w:rPr/>
            </w:rPrChange>
          </w:rPr>
          <w:delText xml:space="preserve">between </w:delText>
        </w:r>
      </w:del>
      <w:ins w:id="989" w:author="klaus" w:date="2021-10-14T11:56:00Z">
        <w:del w:id="990" w:author="Jacob Cram" w:date="2021-10-26T12:39:00Z">
          <w:r w:rsidR="00376BAB" w:rsidRPr="00376BAB" w:rsidDel="007739DD">
            <w:rPr>
              <w:highlight w:val="cyan"/>
              <w:rPrChange w:id="991" w:author="klaus" w:date="2021-10-14T11:56:00Z">
                <w:rPr/>
              </w:rPrChange>
            </w:rPr>
            <w:delText>among</w:delText>
          </w:r>
        </w:del>
      </w:ins>
      <w:ins w:id="992" w:author="Jacob Cram" w:date="2021-10-26T12:39:00Z">
        <w:r w:rsidR="007739DD">
          <w:t>between</w:t>
        </w:r>
      </w:ins>
      <w:ins w:id="993" w:author="klaus" w:date="2021-10-14T11:56:00Z">
        <w:r w:rsidR="00376BAB">
          <w:t xml:space="preserve"> </w:t>
        </w:r>
      </w:ins>
      <w:r>
        <w:t xml:space="preserve">day variability in UVP predicted particle flux at ETNP </w:t>
      </w:r>
      <w:r w:rsidR="004F02F7">
        <w:t>S</w:t>
      </w:r>
      <w:r>
        <w:t xml:space="preserve">tation P2. All profiles are depth binned with higher resolution towards the surface (methods). </w:t>
      </w:r>
      <w:r w:rsidR="00395E7B">
        <w:t xml:space="preserve">Horizontal blue lines indicate the </w:t>
      </w:r>
      <w:del w:id="994" w:author="Clara Fuchsman" w:date="2021-10-16T17:21:00Z">
        <w:r w:rsidR="00395E7B">
          <w:delText>surface</w:delText>
        </w:r>
        <w:r w:rsidR="00395E7B" w:rsidDel="004309D9">
          <w:delText xml:space="preserve"> </w:delText>
        </w:r>
      </w:del>
      <w:ins w:id="995" w:author="Clara Fuchsman" w:date="2021-10-16T17:21:00Z">
        <w:r w:rsidR="004309D9">
          <w:t>top</w:t>
        </w:r>
        <w:r w:rsidR="00395E7B">
          <w:t xml:space="preserve"> </w:t>
        </w:r>
      </w:ins>
      <w:r w:rsidR="00395E7B">
        <w:t xml:space="preserve">and bottom of the ODZ, while the horizontal green line indicates the base of the photic zone. </w:t>
      </w:r>
      <w:r>
        <w:rPr>
          <w:b/>
        </w:rPr>
        <w:t>A.</w:t>
      </w:r>
      <w:r>
        <w:t xml:space="preserve"> Flux profiles in the top 1000</w:t>
      </w:r>
      <w:ins w:id="996" w:author="Jacob Cram" w:date="2021-10-31T21:49:00Z">
        <w:r w:rsidR="00864BE6">
          <w:t> </w:t>
        </w:r>
      </w:ins>
      <w:r>
        <w:t xml:space="preserve">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t>
      </w:r>
      <w:del w:id="997" w:author="Jacob Cram" w:date="2021-10-31T21:50:00Z">
        <w:r w:rsidDel="00864BE6">
          <w:delText>We show t</w:delText>
        </w:r>
      </w:del>
      <w:ins w:id="998" w:author="Jacob Cram" w:date="2021-10-31T21:50:00Z">
        <w:r w:rsidR="00864BE6">
          <w:t>T</w:t>
        </w:r>
      </w:ins>
      <w:r>
        <w:t>he fifth root of these values</w:t>
      </w:r>
      <w:ins w:id="999" w:author="Jacob Cram" w:date="2021-10-31T21:50:00Z">
        <w:r w:rsidR="00864BE6">
          <w:t xml:space="preserve"> are shown</w:t>
        </w:r>
      </w:ins>
      <w:r>
        <w:t xml:space="preserve"> </w:t>
      </w:r>
      <w:r w:rsidR="00E63D2A">
        <w:t>to</w:t>
      </w:r>
      <w:r>
        <w:t xml:space="preserve"> highlight differences between values close to zero.</w:t>
      </w:r>
      <w:ins w:id="1000" w:author="Jacob Cram" w:date="2021-10-10T14:45:00Z">
        <w:r w:rsidR="002F10A3">
          <w:t xml:space="preserve"> </w:t>
        </w:r>
      </w:ins>
      <w:ins w:id="1001" w:author="Jacob Cram" w:date="2021-10-10T14:46:00Z">
        <w:r w:rsidR="002F10A3">
          <w:t xml:space="preserve">Hour corresponds to local, Mexican </w:t>
        </w:r>
      </w:ins>
      <w:ins w:id="1002" w:author="Jacob Cram" w:date="2021-10-29T16:53:00Z">
        <w:r w:rsidR="00D96FCC">
          <w:t>General S</w:t>
        </w:r>
      </w:ins>
      <w:ins w:id="1003" w:author="Jacob Cram" w:date="2021-10-10T14:46:00Z">
        <w:r w:rsidR="002F10A3">
          <w:t>tandard, time.</w:t>
        </w:r>
      </w:ins>
    </w:p>
    <w:p w14:paraId="00000061" w14:textId="43D8CD1D" w:rsidR="00104E87" w:rsidDel="00EC1FB7" w:rsidRDefault="004D045E" w:rsidP="00EF63F8">
      <w:pPr>
        <w:pStyle w:val="Heading2"/>
        <w:rPr>
          <w:del w:id="1004" w:author="Jacob Cram" w:date="2021-10-22T12:59:00Z"/>
        </w:rPr>
      </w:pPr>
      <w:bookmarkStart w:id="1005" w:name="bookmark=id.2xcytpi" w:colFirst="0" w:colLast="0"/>
      <w:bookmarkEnd w:id="1005"/>
      <w:del w:id="1006" w:author="Jacob Cram" w:date="2021-10-22T12:59:00Z">
        <w:r w:rsidDel="00EC1FB7">
          <w:delText>ETNP particle dynamics differ from those seen at an oxic site</w:delText>
        </w:r>
      </w:del>
    </w:p>
    <w:p w14:paraId="00000062" w14:textId="5A844C8C" w:rsidR="00104E87" w:rsidDel="00EC1FB7" w:rsidRDefault="004D045E" w:rsidP="00EF63F8">
      <w:pPr>
        <w:rPr>
          <w:del w:id="1007" w:author="Jacob Cram" w:date="2021-10-22T12:59:00Z"/>
        </w:rPr>
      </w:pPr>
      <w:del w:id="1008" w:author="Jacob Cram" w:date="2021-10-22T12:59:00Z">
        <w:r w:rsidDel="00EC1FB7">
          <w:delText>The oxic site, P16 Station 100, was characterized by a more gradually sloping pycnocline, and an oxygen minimum at 500 m of 19.7</w:delText>
        </w:r>
        <w:r w:rsidR="009942FC" w:rsidDel="00EC1FB7">
          <w:delText xml:space="preserve"> μM</w:delText>
        </w:r>
        <w:r w:rsidDel="00EC1FB7">
          <w:delText xml:space="preserve">, which is hypoxic (Figure S1B). There was no working fluorescence sensor on that cruise, but data from World Ocean Atlas </w:delText>
        </w:r>
        <w:r w:rsidR="00911970" w:rsidDel="00EC1FB7">
          <w:fldChar w:fldCharType="begin"/>
        </w:r>
        <w:r w:rsidR="00DF46B2" w:rsidDel="00EC1FB7">
          <w:del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delInstrText>
        </w:r>
        <w:r w:rsidR="00911970" w:rsidDel="00EC1FB7">
          <w:fldChar w:fldCharType="separate"/>
        </w:r>
        <w:r w:rsidR="00DF46B2" w:rsidRPr="00DF46B2" w:rsidDel="00EC1FB7">
          <w:delText>(Boyer et al., 2018)</w:delText>
        </w:r>
        <w:r w:rsidR="00911970" w:rsidDel="00EC1FB7">
          <w:fldChar w:fldCharType="end"/>
        </w:r>
        <w:r w:rsidDel="00EC1FB7">
          <w:delText xml:space="preserve"> suggest that the photic zone is characterized by a single fluorescence peak with a maximum at 110</w:delText>
        </w:r>
        <w:r w:rsidR="005B08B6" w:rsidDel="00EC1FB7">
          <w:delText xml:space="preserve"> </w:delText>
        </w:r>
        <w:r w:rsidDel="00EC1FB7">
          <w:delText xml:space="preserve">m and which disappeared at </w:delText>
        </w:r>
        <w:r w:rsidR="00E1732C" w:rsidDel="00EC1FB7">
          <w:delText>200</w:delText>
        </w:r>
        <w:r w:rsidR="005B08B6" w:rsidDel="00EC1FB7">
          <w:delText xml:space="preserve"> </w:delText>
        </w:r>
        <w:r w:rsidR="000F1AA1" w:rsidDel="00EC1FB7">
          <w:delText xml:space="preserve">m </w:delText>
        </w:r>
        <w:r w:rsidDel="00EC1FB7">
          <w:delText xml:space="preserve"> (Figure S1C).</w:delText>
        </w:r>
        <w:r w:rsidR="004D07E5" w:rsidDel="00EC1FB7">
          <w:delText xml:space="preserve"> Thus we define the </w:delText>
        </w:r>
      </w:del>
      <w:del w:id="1009" w:author="Jacob Cram" w:date="2021-10-11T18:33:00Z">
        <w:r w:rsidR="004D07E5" w:rsidDel="005D4310">
          <w:delText>mesopelegic</w:delText>
        </w:r>
      </w:del>
      <w:del w:id="1010" w:author="Jacob Cram" w:date="2021-10-22T12:59:00Z">
        <w:r w:rsidR="004D07E5" w:rsidDel="00EC1FB7">
          <w:delText xml:space="preserve"> as beginning at 200 m at the oxic site.</w:delText>
        </w:r>
        <w:r w:rsidDel="00EC1FB7">
          <w:delText xml:space="preserve"> Turbidity followed chlorophyll concentration and did not have a peak in the mesopelagic (Figure S1D), unlike the ODZ site. There was a salinity peak at 150</w:delText>
        </w:r>
        <w:r w:rsidR="00911970" w:rsidDel="00EC1FB7">
          <w:delText xml:space="preserve"> </w:delText>
        </w:r>
        <w:r w:rsidDel="00EC1FB7">
          <w:delText>m (Figure S1B).</w:delText>
        </w:r>
      </w:del>
    </w:p>
    <w:p w14:paraId="00000063" w14:textId="718CF324" w:rsidR="00104E87" w:rsidDel="00EC1FB7" w:rsidRDefault="004D045E" w:rsidP="00EF63F8">
      <w:pPr>
        <w:rPr>
          <w:del w:id="1011" w:author="Jacob Cram" w:date="2021-10-22T12:59:00Z"/>
        </w:rPr>
      </w:pPr>
      <w:del w:id="1012" w:author="Jacob Cram" w:date="2021-10-22T12:59:00Z">
        <w:r w:rsidDel="00EC1FB7">
          <w:delText xml:space="preserve">Particle numbers were higher, between the base of the photic zone through 1000 m at the ETNP ODZ site, than at the same-latitude, oxygenic P16 </w:delText>
        </w:r>
        <w:r w:rsidR="004F02F7" w:rsidDel="00EC1FB7">
          <w:delText>S</w:delText>
        </w:r>
        <w:r w:rsidDel="00EC1FB7">
          <w:delText xml:space="preserve">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w:delText>
        </w:r>
        <w:r w:rsidRPr="004309D9" w:rsidDel="00EC1FB7">
          <w:rPr>
            <w:highlight w:val="yellow"/>
            <w:rPrChange w:id="1013" w:author="Clara Fuchsman" w:date="2021-10-21T16:39:00Z">
              <w:rPr/>
            </w:rPrChange>
          </w:rPr>
          <w:delText>small particles</w:delText>
        </w:r>
        <w:r w:rsidDel="00EC1FB7">
          <w:delText xml:space="preserve">, relative to </w:delText>
        </w:r>
        <w:r w:rsidRPr="004309D9" w:rsidDel="00EC1FB7">
          <w:rPr>
            <w:highlight w:val="yellow"/>
            <w:rPrChange w:id="1014" w:author="Clara Fuchsman" w:date="2021-10-21T16:39:00Z">
              <w:rPr/>
            </w:rPrChange>
          </w:rPr>
          <w:delText>large ones</w:delText>
        </w:r>
        <w:r w:rsidDel="00EC1FB7">
          <w:delText xml:space="preserve"> (Figure S7B).</w:delText>
        </w:r>
      </w:del>
    </w:p>
    <w:p w14:paraId="00000064" w14:textId="1C648828" w:rsidR="00104E87" w:rsidDel="00EC1FB7" w:rsidRDefault="004D045E" w:rsidP="00EF63F8">
      <w:pPr>
        <w:rPr>
          <w:del w:id="1015" w:author="Jacob Cram" w:date="2021-10-22T12:59:00Z"/>
        </w:rPr>
      </w:pPr>
      <w:del w:id="1016" w:author="Jacob Cram" w:date="2021-10-10T15:36:00Z">
        <w:r w:rsidDel="0012007C">
          <w:delText xml:space="preserve">Small </w:delText>
        </w:r>
      </w:del>
      <w:del w:id="1017" w:author="Jacob Cram" w:date="2021-10-22T12:59:00Z">
        <w:r w:rsidDel="00EC1FB7">
          <w:delText xml:space="preserve">particles (100 </w:delText>
        </w:r>
      </w:del>
      <m:oMath>
        <m:r>
          <w:del w:id="1018" w:author="Jacob Cram" w:date="2021-10-22T12:59:00Z">
            <m:rPr>
              <m:sty m:val="p"/>
            </m:rPr>
            <w:rPr>
              <w:rFonts w:ascii="Cambria Math" w:hAnsi="Cambria Math"/>
            </w:rPr>
            <m:t>μ</m:t>
          </w:del>
        </m:r>
      </m:oMath>
      <w:del w:id="1019" w:author="Jacob Cram" w:date="2021-10-22T12:59:00Z">
        <w:r w:rsidDel="00EC1FB7">
          <w:delText xml:space="preserve">m - 500 </w:delText>
        </w:r>
      </w:del>
      <m:oMath>
        <m:r>
          <w:del w:id="1020" w:author="Jacob Cram" w:date="2021-10-22T12:59:00Z">
            <m:rPr>
              <m:sty m:val="p"/>
            </m:rPr>
            <w:rPr>
              <w:rFonts w:ascii="Cambria Math" w:hAnsi="Cambria Math"/>
            </w:rPr>
            <m:t>μ</m:t>
          </w:del>
        </m:r>
      </m:oMath>
      <w:del w:id="1021" w:author="Jacob Cram" w:date="2021-10-22T12:59:00Z">
        <w:r w:rsidDel="00EC1FB7">
          <w:delText xml:space="preserve">m) at the ETNP ODZ site were about two orders of magnitude more common than </w:delText>
        </w:r>
      </w:del>
      <w:del w:id="1022" w:author="Jacob Cram" w:date="2021-10-10T15:36:00Z">
        <w:r w:rsidDel="0012007C">
          <w:delText xml:space="preserve">large </w:delText>
        </w:r>
      </w:del>
      <w:del w:id="1023" w:author="Jacob Cram" w:date="2021-10-22T12:59:00Z">
        <w:r w:rsidDel="00EC1FB7">
          <w:delText>particles (</w:delText>
        </w:r>
        <w:r w:rsidR="004C1D61" w:rsidDel="00EC1FB7">
          <w:sym w:font="Symbol" w:char="F020"/>
        </w:r>
        <w:r w:rsidR="004C1D61" w:rsidDel="00EC1FB7">
          <w:sym w:font="Symbol" w:char="F0B3"/>
        </w:r>
        <w:r w:rsidDel="00EC1FB7">
          <w:delText xml:space="preserve"> 500 </w:delText>
        </w:r>
      </w:del>
      <m:oMath>
        <m:r>
          <w:del w:id="1024" w:author="Jacob Cram" w:date="2021-10-22T12:59:00Z">
            <m:rPr>
              <m:sty m:val="p"/>
            </m:rPr>
            <w:rPr>
              <w:rFonts w:ascii="Cambria Math" w:hAnsi="Cambria Math"/>
            </w:rPr>
            <m:t>μ</m:t>
          </w:del>
        </m:r>
      </m:oMath>
      <w:del w:id="1025" w:author="Jacob Cram" w:date="2021-10-22T12:59:00Z">
        <w:r w:rsidDel="00EC1FB7">
          <w:delText xml:space="preserve">m) (Figure S8). </w:delText>
        </w:r>
      </w:del>
      <w:del w:id="1026" w:author="Jacob Cram" w:date="2021-10-10T15:37:00Z">
        <w:r w:rsidDel="0012007C">
          <w:delText xml:space="preserve">Large </w:delText>
        </w:r>
      </w:del>
      <w:del w:id="1027" w:author="Jacob Cram" w:date="2021-10-22T12:59:00Z">
        <w:r w:rsidDel="00EC1FB7">
          <w:delText xml:space="preserve">particle numbers appeared to attenuate more quickly than </w:delText>
        </w:r>
      </w:del>
      <w:del w:id="1028" w:author="Jacob Cram" w:date="2021-10-10T15:37:00Z">
        <w:r w:rsidDel="0012007C">
          <w:delText xml:space="preserve">small </w:delText>
        </w:r>
      </w:del>
      <w:del w:id="1029" w:author="Jacob Cram" w:date="2021-10-22T12:59:00Z">
        <w:r w:rsidDel="00EC1FB7">
          <w:delText xml:space="preserve">particles, and more generally follow a power law decrease, while </w:delText>
        </w:r>
      </w:del>
      <w:del w:id="1030" w:author="Jacob Cram" w:date="2021-10-10T15:37:00Z">
        <w:r w:rsidDel="0012007C">
          <w:delText xml:space="preserve">small </w:delText>
        </w:r>
      </w:del>
      <w:del w:id="1031" w:author="Jacob Cram" w:date="2021-10-22T12:59:00Z">
        <w:r w:rsidDel="00EC1FB7">
          <w:delText xml:space="preserve">particles appeared to increase around 500 m. Flux was predicted to be predominantly from </w:delText>
        </w:r>
      </w:del>
      <w:del w:id="1032" w:author="Jacob Cram" w:date="2021-10-10T15:37:00Z">
        <w:r w:rsidDel="0012007C">
          <w:delText>small</w:delText>
        </w:r>
      </w:del>
      <w:del w:id="1033" w:author="Jacob Cram" w:date="2021-10-22T12:59:00Z">
        <w:r w:rsidDel="00EC1FB7">
          <w:delText xml:space="preserve">, rather than </w:delText>
        </w:r>
      </w:del>
      <w:del w:id="1034" w:author="Jacob Cram" w:date="2021-10-10T15:37:00Z">
        <w:r w:rsidDel="0012007C">
          <w:delText xml:space="preserve">large </w:delText>
        </w:r>
      </w:del>
      <w:del w:id="1035" w:author="Jacob Cram" w:date="2021-10-22T12:59:00Z">
        <w:r w:rsidDel="00EC1FB7">
          <w:delText xml:space="preserve">particles, at all depths except the very surface. The particle size distribution, calculated only on </w:delText>
        </w:r>
      </w:del>
      <w:del w:id="1036" w:author="Jacob Cram" w:date="2021-10-10T15:37:00Z">
        <w:r w:rsidDel="0012007C">
          <w:delText xml:space="preserve">large </w:delText>
        </w:r>
      </w:del>
      <w:del w:id="1037" w:author="Jacob Cram" w:date="2021-10-22T12:59:00Z">
        <w:r w:rsidDel="00EC1FB7">
          <w:delText xml:space="preserve">particles, was more variable between depths than calculated for </w:delText>
        </w:r>
      </w:del>
      <w:del w:id="1038" w:author="Jacob Cram" w:date="2021-10-10T15:37:00Z">
        <w:r w:rsidDel="0012007C">
          <w:delText xml:space="preserve">small </w:delText>
        </w:r>
      </w:del>
      <w:del w:id="1039" w:author="Jacob Cram" w:date="2021-10-22T12:59:00Z">
        <w:r w:rsidDel="00EC1FB7">
          <w:delText xml:space="preserve">particles. Data from the oxic P16 </w:delText>
        </w:r>
        <w:r w:rsidR="004F02F7" w:rsidDel="00EC1FB7">
          <w:delText>S</w:delText>
        </w:r>
        <w:r w:rsidDel="00EC1FB7">
          <w:delText xml:space="preserve">tation 100 suggested more particles, steeper particle size distribution, and more flux at this station than at the ETNP station. They also suggested that differences between </w:delText>
        </w:r>
      </w:del>
      <w:del w:id="1040" w:author="Jacob Cram" w:date="2021-10-10T15:38:00Z">
        <w:r w:rsidDel="0012007C">
          <w:delText xml:space="preserve">large </w:delText>
        </w:r>
      </w:del>
      <w:del w:id="1041" w:author="Jacob Cram" w:date="2021-10-22T12:59:00Z">
        <w:r w:rsidDel="00EC1FB7">
          <w:delText xml:space="preserve">and </w:delText>
        </w:r>
      </w:del>
      <w:del w:id="1042" w:author="Jacob Cram" w:date="2021-10-10T15:38:00Z">
        <w:r w:rsidDel="0012007C">
          <w:delText xml:space="preserve">small </w:delText>
        </w:r>
      </w:del>
      <w:del w:id="1043" w:author="Jacob Cram" w:date="2021-10-22T12:59:00Z">
        <w:r w:rsidDel="00EC1FB7">
          <w:delText>particles, with respect to number, flux and size distribution that were broadly similar to the ones seen at ETNP Station P2.</w:delText>
        </w:r>
      </w:del>
    </w:p>
    <w:p w14:paraId="00000065" w14:textId="36BC60CF" w:rsidR="00104E87" w:rsidDel="00EC1FB7" w:rsidRDefault="004D045E" w:rsidP="00EF63F8">
      <w:pPr>
        <w:rPr>
          <w:del w:id="1044" w:author="Jacob Cram" w:date="2021-10-22T12:59:00Z"/>
        </w:rPr>
      </w:pPr>
      <w:del w:id="1045" w:author="Jacob Cram" w:date="2021-10-22T12:59:00Z">
        <w:r w:rsidDel="00EC1FB7">
          <w:delText>In contrast to the anoxic station, at the oxic station, flux always decreased with depth (Figure S9A+B).</w:delText>
        </w:r>
      </w:del>
    </w:p>
    <w:p w14:paraId="00000066" w14:textId="77777777" w:rsidR="00104E87" w:rsidRDefault="004D045E" w:rsidP="00EF63F8">
      <w:pPr>
        <w:pStyle w:val="Heading2"/>
      </w:pPr>
      <w:bookmarkStart w:id="1046" w:name="bookmark=id.1ci93xb" w:colFirst="0" w:colLast="0"/>
      <w:bookmarkEnd w:id="1046"/>
      <w:r>
        <w:t>Smoothed and averaged data</w:t>
      </w:r>
    </w:p>
    <w:p w14:paraId="00000067" w14:textId="061EEB47" w:rsidR="00104E87" w:rsidRDefault="00C36FCD" w:rsidP="00EF63F8">
      <w:ins w:id="1047" w:author="Jacob Cram" w:date="2021-10-03T10:55:00Z">
        <w:r>
          <w:t>At the ETNP</w:t>
        </w:r>
      </w:ins>
      <w:ins w:id="1048" w:author="Jacob Cram" w:date="2021-10-31T21:50:00Z">
        <w:r w:rsidR="005E2740">
          <w:t> </w:t>
        </w:r>
      </w:ins>
      <w:ins w:id="1049" w:author="Jacob Cram" w:date="2021-10-03T10:55:00Z">
        <w:r>
          <w:t xml:space="preserve">ODZ site, </w:t>
        </w:r>
      </w:ins>
      <w:del w:id="1050" w:author="Clara Fuchsman" w:date="2021-10-16T16:46:00Z">
        <w:r w:rsidR="004D045E">
          <w:delText xml:space="preserve">Highly </w:delText>
        </w:r>
      </w:del>
      <w:ins w:id="1051" w:author="Clara Fuchsman" w:date="2021-10-16T16:46:00Z">
        <w:r w:rsidR="0082235D">
          <w:t xml:space="preserve">highly </w:t>
        </w:r>
      </w:ins>
      <w:r w:rsidR="004D045E">
        <w:t>smoothed particle</w:t>
      </w:r>
      <w:r w:rsidR="00911970">
        <w:t xml:space="preserve"> abundance</w:t>
      </w:r>
      <w:r w:rsidR="004D045E">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rsidR="004D045E">
        <w:t xml:space="preserve">suggested that particle size, averaged across all casts, followed a pattern in which the abundance of </w:t>
      </w:r>
      <w:del w:id="1052" w:author="Jacob Cram" w:date="2021-10-10T15:30:00Z">
        <w:r w:rsidR="004D045E" w:rsidDel="0012007C">
          <w:delText xml:space="preserve">small </w:delText>
        </w:r>
      </w:del>
      <w:ins w:id="1053" w:author="Jacob Cram" w:date="2021-10-22T12:42:00Z">
        <w:r w:rsidR="009A3FE5">
          <w:t>&lt;500</w:t>
        </w:r>
      </w:ins>
      <w:ins w:id="1054" w:author="Jacob Cram" w:date="2021-10-31T21:50:00Z">
        <w:r w:rsidR="005E2740">
          <w:t> </w:t>
        </w:r>
      </w:ins>
      <w:proofErr w:type="spellStart"/>
      <w:ins w:id="1055" w:author="Jacob Cram" w:date="2021-10-30T05:40:00Z">
        <w:r w:rsidR="00886B7F">
          <w:t>μ</w:t>
        </w:r>
      </w:ins>
      <w:ins w:id="1056" w:author="Jacob Cram" w:date="2021-10-22T12:42:00Z">
        <w:r w:rsidR="009A3FE5">
          <w:t>m</w:t>
        </w:r>
        <w:proofErr w:type="spellEnd"/>
        <w:r w:rsidR="009A3FE5">
          <w:t xml:space="preserve"> </w:t>
        </w:r>
      </w:ins>
      <w:r w:rsidR="004D045E" w:rsidRPr="00711AD1">
        <w:t>particles</w:t>
      </w:r>
      <w:ins w:id="1057" w:author="Jacob Cram" w:date="2021-10-26T12:39:00Z">
        <w:r w:rsidR="007739DD" w:rsidRPr="00711AD1">
          <w:t xml:space="preserve"> </w:t>
        </w:r>
      </w:ins>
      <w:ins w:id="1058" w:author="Clara Fuchsman" w:date="2021-10-16T16:46:00Z">
        <w:del w:id="1059" w:author="Jacob Cram" w:date="2021-10-10T15:38:00Z">
          <w:r w:rsidR="004D045E" w:rsidRPr="007739DD" w:rsidDel="00090509">
            <w:rPr>
              <w:rPrChange w:id="1060" w:author="Jacob Cram" w:date="2021-10-26T12:39:00Z">
                <w:rPr>
                  <w:highlight w:val="yellow"/>
                </w:rPr>
              </w:rPrChange>
            </w:rPr>
            <w:delText xml:space="preserve"> </w:delText>
          </w:r>
        </w:del>
      </w:ins>
      <w:del w:id="1061" w:author="Jacob Cram" w:date="2021-10-10T15:38:00Z">
        <w:r w:rsidR="004D045E" w:rsidRPr="007739DD" w:rsidDel="00090509">
          <w:delText xml:space="preserve"> </w:delText>
        </w:r>
      </w:del>
      <w:r w:rsidR="004D045E" w:rsidRPr="007739DD">
        <w:t>increased between</w:t>
      </w:r>
      <w:r w:rsidR="004D045E">
        <w:t xml:space="preserve"> the oxycline and </w:t>
      </w:r>
      <w:del w:id="1062" w:author="Jacob Cram" w:date="2021-10-31T21:50:00Z">
        <w:r w:rsidR="00911970" w:rsidDel="005E2740">
          <w:delText>35</w:delText>
        </w:r>
        <w:r w:rsidR="004D045E" w:rsidDel="005E2740">
          <w:delText xml:space="preserve">0 </w:delText>
        </w:r>
      </w:del>
      <w:ins w:id="1063" w:author="Jacob Cram" w:date="2021-10-31T21:50:00Z">
        <w:r w:rsidR="005E2740">
          <w:t>350 </w:t>
        </w:r>
      </w:ins>
      <w:r w:rsidR="004D045E">
        <w:t>m (Figure 6A), which corresponded with steepening of the particle size distribution</w:t>
      </w:r>
      <w:r w:rsidR="004D07E5">
        <w:t xml:space="preserve"> slope</w:t>
      </w:r>
      <w:r w:rsidR="004D045E">
        <w:t xml:space="preserve"> (Figure 6</w:t>
      </w:r>
      <w:r w:rsidR="00911970">
        <w:t>B</w:t>
      </w:r>
      <w:r w:rsidR="004D045E">
        <w:t>),</w:t>
      </w:r>
      <w:r w:rsidR="004D07E5">
        <w:t xml:space="preserve"> and</w:t>
      </w:r>
      <w:r w:rsidR="004D045E">
        <w:t xml:space="preserve"> an increase in</w:t>
      </w:r>
      <w:ins w:id="1064" w:author="Jacob Cram" w:date="2021-10-30T05:40:00Z">
        <w:r w:rsidR="008159AC">
          <w:t xml:space="preserve"> microaggregate</w:t>
        </w:r>
      </w:ins>
      <w:ins w:id="1065" w:author="Jacob Cram" w:date="2021-10-22T12:45:00Z">
        <w:r w:rsidR="001270A1">
          <w:t xml:space="preserve"> </w:t>
        </w:r>
      </w:ins>
      <w:del w:id="1066" w:author="Jacob Cram" w:date="2021-10-22T12:45:00Z">
        <w:r w:rsidR="004D045E" w:rsidDel="001270A1">
          <w:delText xml:space="preserve"> </w:delText>
        </w:r>
      </w:del>
      <w:del w:id="1067" w:author="Jacob Cram" w:date="2021-10-10T15:31:00Z">
        <w:r w:rsidR="004D045E" w:rsidDel="0012007C">
          <w:delText xml:space="preserve">small </w:delText>
        </w:r>
      </w:del>
      <w:ins w:id="1068" w:author="Jacob Cram" w:date="2021-10-30T05:40:00Z">
        <w:r w:rsidR="008159AC">
          <w:t>(</w:t>
        </w:r>
      </w:ins>
      <w:ins w:id="1069" w:author="Jacob Cram" w:date="2021-10-22T12:42:00Z">
        <w:r w:rsidR="009A3FE5">
          <w:t>&lt;500</w:t>
        </w:r>
      </w:ins>
      <w:ins w:id="1070" w:author="Jacob Cram" w:date="2021-10-31T21:50:00Z">
        <w:r w:rsidR="005E2740">
          <w:t> </w:t>
        </w:r>
      </w:ins>
      <w:proofErr w:type="spellStart"/>
      <w:ins w:id="1071" w:author="Jacob Cram" w:date="2021-10-30T05:40:00Z">
        <w:r w:rsidR="008159AC">
          <w:t>μ</w:t>
        </w:r>
      </w:ins>
      <w:ins w:id="1072" w:author="Jacob Cram" w:date="2021-10-22T12:42:00Z">
        <w:r w:rsidR="009A3FE5">
          <w:t>m</w:t>
        </w:r>
      </w:ins>
      <w:proofErr w:type="spellEnd"/>
      <w:ins w:id="1073" w:author="Jacob Cram" w:date="2021-10-30T05:40:00Z">
        <w:r w:rsidR="008159AC">
          <w:t>)</w:t>
        </w:r>
      </w:ins>
      <w:ins w:id="1074" w:author="Jacob Cram" w:date="2021-10-22T12:42:00Z">
        <w:r w:rsidR="009A3FE5">
          <w:t xml:space="preserve"> </w:t>
        </w:r>
      </w:ins>
      <w:r w:rsidR="004D045E">
        <w:t>particle biomass (Figure 6</w:t>
      </w:r>
      <w:r w:rsidR="00911970">
        <w:t>C</w:t>
      </w:r>
      <w:r w:rsidR="004D045E">
        <w:t xml:space="preserve">), but not of </w:t>
      </w:r>
      <w:del w:id="1075" w:author="Jacob Cram" w:date="2021-10-10T15:31:00Z">
        <w:r w:rsidR="004D045E" w:rsidDel="0012007C">
          <w:delText xml:space="preserve">large </w:delText>
        </w:r>
      </w:del>
      <w:del w:id="1076" w:author="Jacob Cram" w:date="2021-10-22T12:46:00Z">
        <w:r w:rsidR="004D045E" w:rsidDel="001270A1">
          <w:delText>particle</w:delText>
        </w:r>
      </w:del>
      <w:ins w:id="1077" w:author="Jacob Cram" w:date="2021-10-10T15:31:00Z">
        <w:r w:rsidR="0012007C">
          <w:t>&gt; 500</w:t>
        </w:r>
      </w:ins>
      <w:ins w:id="1078" w:author="Jacob Cram" w:date="2021-10-31T21:51:00Z">
        <w:r w:rsidR="005E2740">
          <w:t> </w:t>
        </w:r>
      </w:ins>
      <w:proofErr w:type="spellStart"/>
      <w:ins w:id="1079" w:author="Jacob Cram" w:date="2021-10-10T15:31:00Z">
        <w:r w:rsidR="0012007C">
          <w:t>μm</w:t>
        </w:r>
      </w:ins>
      <w:proofErr w:type="spellEnd"/>
      <w:ins w:id="1080" w:author="Jacob Cram" w:date="2021-10-22T12:46:00Z">
        <w:r w:rsidR="001270A1">
          <w:t xml:space="preserve"> particle</w:t>
        </w:r>
      </w:ins>
      <w:r w:rsidR="004D045E">
        <w:t xml:space="preserve"> biomass (Figure 6</w:t>
      </w:r>
      <w:r w:rsidR="00911970">
        <w:t>D</w:t>
      </w:r>
      <w:r w:rsidR="004D045E">
        <w:t xml:space="preserve">). Deeper in the ODZ, the </w:t>
      </w:r>
      <w:del w:id="1081" w:author="Jacob Cram" w:date="2021-10-10T15:32:00Z">
        <w:r w:rsidR="004D045E" w:rsidDel="0012007C">
          <w:delText xml:space="preserve">small </w:delText>
        </w:r>
      </w:del>
      <w:ins w:id="1082" w:author="Jacob Cram" w:date="2021-10-30T05:41:00Z">
        <w:r w:rsidR="008159AC">
          <w:t>microaggregate (</w:t>
        </w:r>
      </w:ins>
      <w:ins w:id="1083" w:author="Jacob Cram" w:date="2021-10-22T12:42:00Z">
        <w:r w:rsidR="009A3FE5">
          <w:t>&lt;500</w:t>
        </w:r>
      </w:ins>
      <w:ins w:id="1084" w:author="Jacob Cram" w:date="2021-10-31T21:51:00Z">
        <w:r w:rsidR="005E2740">
          <w:t> </w:t>
        </w:r>
      </w:ins>
      <w:proofErr w:type="spellStart"/>
      <w:ins w:id="1085" w:author="Jacob Cram" w:date="2021-10-30T05:41:00Z">
        <w:r w:rsidR="008159AC">
          <w:t>μ</w:t>
        </w:r>
      </w:ins>
      <w:ins w:id="1086" w:author="Jacob Cram" w:date="2021-10-22T12:42:00Z">
        <w:r w:rsidR="009A3FE5">
          <w:t>m</w:t>
        </w:r>
      </w:ins>
      <w:proofErr w:type="spellEnd"/>
      <w:ins w:id="1087" w:author="Jacob Cram" w:date="2021-10-30T05:41:00Z">
        <w:r w:rsidR="008159AC">
          <w:t>)</w:t>
        </w:r>
      </w:ins>
      <w:ins w:id="1088" w:author="Jacob Cram" w:date="2021-10-22T12:42:00Z">
        <w:r w:rsidR="009A3FE5">
          <w:t xml:space="preserve"> </w:t>
        </w:r>
      </w:ins>
      <w:r w:rsidR="004D045E">
        <w:t>particle number</w:t>
      </w:r>
      <w:ins w:id="1089" w:author="Jacob Cram" w:date="2021-10-30T05:41:00Z">
        <w:r w:rsidR="008159AC">
          <w:t xml:space="preserve"> and biomass</w:t>
        </w:r>
      </w:ins>
      <w:r w:rsidR="004D045E">
        <w:t xml:space="preserve">, </w:t>
      </w:r>
      <w:ins w:id="1090" w:author="Jacob Cram" w:date="2021-10-30T05:42:00Z">
        <w:r w:rsidR="008159AC">
          <w:t xml:space="preserve">and the </w:t>
        </w:r>
      </w:ins>
      <w:r w:rsidR="004D045E">
        <w:t>particle size distribution slope</w:t>
      </w:r>
      <w:del w:id="1091" w:author="Jacob Cram" w:date="2021-10-30T05:42:00Z">
        <w:r w:rsidR="004D045E" w:rsidDel="008159AC">
          <w:delText xml:space="preserve">, and biomass of </w:delText>
        </w:r>
      </w:del>
      <w:del w:id="1092" w:author="Jacob Cram" w:date="2021-10-10T15:32:00Z">
        <w:r w:rsidR="004D045E" w:rsidDel="0012007C">
          <w:delText xml:space="preserve">small </w:delText>
        </w:r>
      </w:del>
      <w:del w:id="1093" w:author="Jacob Cram" w:date="2021-10-30T05:42:00Z">
        <w:r w:rsidR="004D045E" w:rsidDel="008159AC">
          <w:delText>particles</w:delText>
        </w:r>
      </w:del>
      <w:r w:rsidR="004D045E">
        <w:t xml:space="preserve"> declined. </w:t>
      </w:r>
      <w:moveFromRangeStart w:id="1094" w:author="Jacob Cram" w:date="2021-10-03T10:56:00Z" w:name="move84150982"/>
      <w:moveFrom w:id="1095" w:author="Jacob Cram" w:date="2021-10-03T10:56:00Z">
        <w:r w:rsidR="004D045E">
          <w:t>At the oxic site, particle size distributions generally steepened with depth, while both small and large particle estimated biomass followed a power law decrease with depth (Figure S10).</w:t>
        </w:r>
      </w:moveFrom>
      <w:moveFromRangeEnd w:id="1094"/>
    </w:p>
    <w:p w14:paraId="07AB4895" w14:textId="77777777" w:rsidR="00B05390" w:rsidRDefault="00B05390" w:rsidP="00EF63F8">
      <w:r>
        <w:rPr>
          <w:noProof/>
        </w:rPr>
        <w:drawing>
          <wp:inline distT="0" distB="0" distL="114300" distR="114300" wp14:anchorId="58FBBC77" wp14:editId="516DDBF8">
            <wp:extent cx="4700765" cy="3318186"/>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5" cy="3318186"/>
                    </a:xfrm>
                    <a:prstGeom prst="rect">
                      <a:avLst/>
                    </a:prstGeom>
                    <a:ln/>
                  </pic:spPr>
                </pic:pic>
              </a:graphicData>
            </a:graphic>
          </wp:inline>
        </w:drawing>
      </w:r>
    </w:p>
    <w:p w14:paraId="294FE439" w14:textId="60D69647" w:rsidR="00B05390" w:rsidRDefault="00B05390" w:rsidP="00EF63F8">
      <w:pPr>
        <w:pStyle w:val="FigureCaption"/>
        <w:rPr>
          <w:ins w:id="1096" w:author="Jacob Cram" w:date="2021-10-03T10:56:00Z"/>
        </w:rPr>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w:t>
      </w:r>
      <w:ins w:id="1097" w:author="Jacob Cram" w:date="2021-10-31T21:51:00Z">
        <w:r w:rsidR="005E2740">
          <w:t> </w:t>
        </w:r>
      </w:ins>
      <w:r>
        <w:t>m of the water column, collected on January 13 beginning at 06:13.</w:t>
      </w:r>
      <w:r w:rsidR="00395E7B">
        <w:t xml:space="preserve"> Horizontal blue lines indicate the </w:t>
      </w:r>
      <w:del w:id="1098" w:author="Clara Fuchsman" w:date="2021-10-16T17:21:00Z">
        <w:r w:rsidR="00395E7B">
          <w:delText xml:space="preserve">surface </w:delText>
        </w:r>
      </w:del>
      <w:ins w:id="1099" w:author="Clara Fuchsman" w:date="2021-10-16T17:21:00Z">
        <w:r w:rsidR="004309D9">
          <w:t xml:space="preserve">top </w:t>
        </w:r>
      </w:ins>
      <w:r w:rsidR="00395E7B">
        <w:t xml:space="preserve">and bottom of the ODZ, while the horizontal green line indicates the base of the photic zone. </w:t>
      </w:r>
      <w:del w:id="1100" w:author="Jacob Cram" w:date="2021-10-31T21:51:00Z">
        <w:r w:rsidDel="005E2740">
          <w:delText xml:space="preserve"> </w:delText>
        </w:r>
      </w:del>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del w:id="1101" w:author="Jacob Cram" w:date="2021-10-22T12:47:00Z">
        <w:r w:rsidR="00DC428E" w:rsidRPr="004309D9" w:rsidDel="001270A1">
          <w:rPr>
            <w:highlight w:val="yellow"/>
            <w:rPrChange w:id="1102" w:author="Clara Fuchsman" w:date="2021-10-21T16:39:00Z">
              <w:rPr/>
            </w:rPrChange>
          </w:rPr>
          <w:delText>s</w:delText>
        </w:r>
        <w:r w:rsidRPr="004309D9" w:rsidDel="001270A1">
          <w:rPr>
            <w:highlight w:val="yellow"/>
            <w:rPrChange w:id="1103" w:author="Clara Fuchsman" w:date="2021-10-21T16:39:00Z">
              <w:rPr/>
            </w:rPrChange>
          </w:rPr>
          <w:delText>mall</w:delText>
        </w:r>
        <w:r w:rsidDel="001270A1">
          <w:delText xml:space="preserve"> </w:delText>
        </w:r>
      </w:del>
      <w:ins w:id="1104" w:author="Jacob Cram" w:date="2021-10-22T12:47:00Z">
        <w:r w:rsidR="001270A1">
          <w:t xml:space="preserve">microaggregate </w:t>
        </w:r>
      </w:ins>
      <w:ins w:id="1105" w:author="Clara Fuchsman" w:date="2021-10-16T16:47:00Z">
        <w:r w:rsidR="00E17767">
          <w:t>(&lt;500</w:t>
        </w:r>
        <w:del w:id="1106" w:author="Jacob Cram" w:date="2021-10-31T21:52:00Z">
          <w:r w:rsidR="00E17767" w:rsidDel="005E2740">
            <w:delText xml:space="preserve"> </w:delText>
          </w:r>
        </w:del>
      </w:ins>
      <w:ins w:id="1107" w:author="Jacob Cram" w:date="2021-10-31T21:52:00Z">
        <w:r w:rsidR="005E2740">
          <w:t> </w:t>
        </w:r>
      </w:ins>
      <w:ins w:id="1108" w:author="Clara Fuchsman" w:date="2021-10-16T16:47:00Z">
        <w:r w:rsidR="00E17767">
          <w:t xml:space="preserve">um) </w:t>
        </w:r>
      </w:ins>
      <w:r>
        <w:t xml:space="preserve">and </w:t>
      </w:r>
      <w:r>
        <w:rPr>
          <w:b/>
        </w:rPr>
        <w:t>(D)</w:t>
      </w:r>
      <w:r>
        <w:t xml:space="preserve"> </w:t>
      </w:r>
      <w:del w:id="1109" w:author="Jacob Cram" w:date="2021-10-22T12:47:00Z">
        <w:r w:rsidR="00DC428E" w:rsidDel="001270A1">
          <w:delText>l</w:delText>
        </w:r>
        <w:r w:rsidRPr="004309D9" w:rsidDel="001270A1">
          <w:rPr>
            <w:highlight w:val="yellow"/>
            <w:rPrChange w:id="1110" w:author="Clara Fuchsman" w:date="2021-10-21T16:39:00Z">
              <w:rPr/>
            </w:rPrChange>
          </w:rPr>
          <w:delText>arge</w:delText>
        </w:r>
        <w:r w:rsidDel="001270A1">
          <w:delText xml:space="preserve"> </w:delText>
        </w:r>
      </w:del>
      <w:ins w:id="1111" w:author="Jacob Cram" w:date="2021-10-22T12:47:00Z">
        <w:r w:rsidR="001270A1">
          <w:t xml:space="preserve">marine snow </w:t>
        </w:r>
      </w:ins>
      <w:ins w:id="1112" w:author="Clara Fuchsman" w:date="2021-10-16T16:48:00Z">
        <w:r w:rsidR="00E17767">
          <w:t>(</w:t>
        </w:r>
      </w:ins>
      <w:ins w:id="1113" w:author="Jacob Cram" w:date="2021-10-25T17:36:00Z">
        <w:r w:rsidR="00C30E4B">
          <w:t>≥</w:t>
        </w:r>
      </w:ins>
      <w:ins w:id="1114" w:author="Clara Fuchsman" w:date="2021-10-16T16:48:00Z">
        <w:del w:id="1115" w:author="Jacob Cram" w:date="2021-10-25T17:36:00Z">
          <w:r w:rsidR="00E17767" w:rsidDel="00C30E4B">
            <w:delText>&gt;</w:delText>
          </w:r>
        </w:del>
        <w:r w:rsidR="00E17767">
          <w:t>500</w:t>
        </w:r>
        <w:del w:id="1116" w:author="Jacob Cram" w:date="2021-10-31T21:52:00Z">
          <w:r w:rsidR="00E17767" w:rsidDel="005E2740">
            <w:delText xml:space="preserve"> </w:delText>
          </w:r>
        </w:del>
      </w:ins>
      <w:ins w:id="1117" w:author="Jacob Cram" w:date="2021-10-31T21:52:00Z">
        <w:r w:rsidR="005E2740">
          <w:t> </w:t>
        </w:r>
      </w:ins>
      <w:ins w:id="1118" w:author="Clara Fuchsman" w:date="2021-10-16T16:48:00Z">
        <w:r w:rsidR="00E17767">
          <w:t xml:space="preserve">um) </w:t>
        </w:r>
      </w:ins>
      <w:r>
        <w:t>particles</w:t>
      </w:r>
      <w:r w:rsidR="00870FBD">
        <w:t>, normalized to biomass at the base of the photic zone.</w:t>
      </w:r>
      <w:r w:rsidR="00395E7B">
        <w:t xml:space="preserve"> In these two biomass panels, data from above the base of the photic zone are not shown.</w:t>
      </w:r>
    </w:p>
    <w:p w14:paraId="6FF15C50" w14:textId="3D4F3EF3" w:rsidR="00C36FCD" w:rsidRPr="00445F94" w:rsidDel="00C36FCD" w:rsidRDefault="00C36FCD" w:rsidP="00C36FCD">
      <w:pPr>
        <w:rPr>
          <w:del w:id="1119" w:author="Jacob Cram" w:date="2021-10-03T10:56:00Z"/>
          <w:moveTo w:id="1120" w:author="Jacob Cram" w:date="2021-10-03T10:56:00Z"/>
          <w:u w:val="single"/>
          <w:rPrChange w:id="1121" w:author="Jacob Cram" w:date="2021-10-26T11:35:00Z">
            <w:rPr>
              <w:del w:id="1122" w:author="Jacob Cram" w:date="2021-10-03T10:56:00Z"/>
              <w:moveTo w:id="1123" w:author="Jacob Cram" w:date="2021-10-03T10:56:00Z"/>
            </w:rPr>
          </w:rPrChange>
        </w:rPr>
      </w:pPr>
      <w:bookmarkStart w:id="1124" w:name="bookmark=id.3whwml4" w:colFirst="0" w:colLast="0"/>
      <w:bookmarkEnd w:id="1124"/>
      <w:moveToRangeStart w:id="1125" w:author="Jacob Cram" w:date="2021-10-03T10:56:00Z" w:name="move84150982"/>
      <w:moveTo w:id="1126" w:author="Jacob Cram" w:date="2021-10-03T10:56:00Z">
        <w:r>
          <w:t xml:space="preserve">At the oxic site, particle size distributions generally steepened with depth, while both </w:t>
        </w:r>
        <w:del w:id="1127" w:author="Jacob Cram" w:date="2021-10-26T11:35:00Z">
          <w:r w:rsidDel="00445F94">
            <w:delText>small</w:delText>
          </w:r>
        </w:del>
      </w:moveTo>
      <w:ins w:id="1128" w:author="Jacob Cram" w:date="2021-10-30T05:42:00Z">
        <w:r w:rsidR="008159AC">
          <w:t xml:space="preserve"> microaggregates (</w:t>
        </w:r>
      </w:ins>
      <w:ins w:id="1129" w:author="Jacob Cram" w:date="2021-10-26T11:35:00Z">
        <w:r w:rsidR="00445F94">
          <w:t>&lt;500</w:t>
        </w:r>
      </w:ins>
      <w:ins w:id="1130" w:author="Jacob Cram" w:date="2021-10-31T21:52:00Z">
        <w:r w:rsidR="005E2740">
          <w:t> </w:t>
        </w:r>
      </w:ins>
      <w:proofErr w:type="spellStart"/>
      <w:ins w:id="1131" w:author="Jacob Cram" w:date="2021-10-26T11:36:00Z">
        <w:r w:rsidR="00445F94">
          <w:rPr>
            <w:u w:val="single"/>
          </w:rPr>
          <w:t>μm</w:t>
        </w:r>
      </w:ins>
      <w:proofErr w:type="spellEnd"/>
      <w:ins w:id="1132" w:author="Jacob Cram" w:date="2021-10-30T05:42:00Z">
        <w:r w:rsidR="008159AC">
          <w:rPr>
            <w:u w:val="single"/>
          </w:rPr>
          <w:t>)</w:t>
        </w:r>
      </w:ins>
      <w:moveTo w:id="1133" w:author="Jacob Cram" w:date="2021-10-03T10:56:00Z">
        <w:r>
          <w:t xml:space="preserve"> and </w:t>
        </w:r>
        <w:del w:id="1134" w:author="Jacob Cram" w:date="2021-10-26T11:36:00Z">
          <w:r w:rsidRPr="00445F94" w:rsidDel="00445F94">
            <w:delText>larg</w:delText>
          </w:r>
        </w:del>
      </w:moveTo>
      <w:ins w:id="1135" w:author="Jacob Cram" w:date="2021-10-26T11:36:00Z">
        <w:r w:rsidR="00F265A4">
          <w:t>≥500</w:t>
        </w:r>
      </w:ins>
      <w:ins w:id="1136" w:author="Jacob Cram" w:date="2021-10-31T21:52:00Z">
        <w:r w:rsidR="005E2740">
          <w:t> </w:t>
        </w:r>
      </w:ins>
      <w:proofErr w:type="spellStart"/>
      <w:ins w:id="1137" w:author="Jacob Cram" w:date="2021-10-26T11:36:00Z">
        <w:r w:rsidR="00F265A4">
          <w:t>μm</w:t>
        </w:r>
      </w:ins>
      <w:proofErr w:type="spellEnd"/>
      <w:moveTo w:id="1138" w:author="Jacob Cram" w:date="2021-10-03T10:56:00Z">
        <w:r>
          <w:t xml:space="preserve"> </w:t>
        </w:r>
      </w:moveTo>
      <w:ins w:id="1139" w:author="Jacob Cram" w:date="2021-10-26T11:35:00Z">
        <w:r w:rsidR="00445F94">
          <w:t xml:space="preserve">estimated </w:t>
        </w:r>
      </w:ins>
      <w:moveTo w:id="1140" w:author="Jacob Cram" w:date="2021-10-03T10:56:00Z">
        <w:r>
          <w:t xml:space="preserve">particle </w:t>
        </w:r>
        <w:del w:id="1141" w:author="Jacob Cram" w:date="2021-10-26T11:35:00Z">
          <w:r w:rsidDel="00445F94">
            <w:delText xml:space="preserve">estimated </w:delText>
          </w:r>
        </w:del>
        <w:r>
          <w:t>biomass followed a power law decrease with depth (Figure S10).</w:t>
        </w:r>
      </w:moveTo>
    </w:p>
    <w:moveToRangeEnd w:id="1125"/>
    <w:p w14:paraId="671EEEAB" w14:textId="77777777" w:rsidR="00C36FCD" w:rsidRDefault="00C36FCD">
      <w:pPr>
        <w:rPr>
          <w:ins w:id="1142" w:author="September" w:date="2021-10-08T15:59:00Z"/>
        </w:rPr>
        <w:pPrChange w:id="1143" w:author="Jacob Cram" w:date="2021-10-03T10:56:00Z">
          <w:pPr>
            <w:pStyle w:val="FigureCaption"/>
          </w:pPr>
        </w:pPrChange>
      </w:pPr>
    </w:p>
    <w:p w14:paraId="00000068" w14:textId="4BB3C9D4" w:rsidR="00104E87" w:rsidRDefault="004D045E" w:rsidP="00EF63F8">
      <w:pPr>
        <w:pStyle w:val="Heading2"/>
      </w:pPr>
      <w:r>
        <w:t>Particle number dynamics differ from model expectations</w:t>
      </w:r>
    </w:p>
    <w:p w14:paraId="00000069" w14:textId="107D8984" w:rsidR="00104E87" w:rsidRDefault="004D045E" w:rsidP="00EF63F8">
      <w:r>
        <w:t>The modified particle remineralization and sinking model predicted particle size distributions at each depth from the particle size distribution one depth-bin shallower and the calculated flux attenuation between the two depths.</w:t>
      </w:r>
      <w:ins w:id="1144" w:author="Jacob Cram" w:date="2021-10-03T10:56:00Z">
        <w:r>
          <w:t xml:space="preserve"> </w:t>
        </w:r>
        <w:r w:rsidR="00C36FCD">
          <w:t>At the ETNP</w:t>
        </w:r>
      </w:ins>
      <w:ins w:id="1145" w:author="Jacob Cram" w:date="2021-10-31T21:53:00Z">
        <w:r w:rsidR="003852BC">
          <w:t xml:space="preserve"> </w:t>
        </w:r>
      </w:ins>
      <w:ins w:id="1146" w:author="Jacob Cram" w:date="2021-10-03T10:56:00Z">
        <w:r w:rsidR="00C36FCD">
          <w:t>ODZ site,</w:t>
        </w:r>
      </w:ins>
      <w:ins w:id="1147" w:author="September" w:date="2021-10-08T15:59:00Z">
        <w:r>
          <w:t xml:space="preserve"> </w:t>
        </w:r>
      </w:ins>
      <w:ins w:id="1148" w:author="Jacob Cram" w:date="2021-10-03T10:56:00Z">
        <w:r w:rsidR="00C36FCD">
          <w:t>w</w:t>
        </w:r>
      </w:ins>
      <w:del w:id="1149" w:author="Jacob Cram" w:date="2021-10-03T10:56:00Z">
        <w:r>
          <w:delText>W</w:delText>
        </w:r>
      </w:del>
      <w:r>
        <w:t>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del w:id="1150" w:author="Jacob Cram" w:date="2021-10-10T15:39:00Z">
        <w:r w:rsidDel="00090509">
          <w:rPr>
            <w:i/>
          </w:rPr>
          <w:delText xml:space="preserve">small </w:delText>
        </w:r>
      </w:del>
      <w:ins w:id="1151" w:author="Jacob Cram" w:date="2021-10-22T12:42:00Z">
        <w:r w:rsidR="009A3FE5" w:rsidRPr="009A3FE5">
          <w:rPr>
            <w:i/>
            <w:iCs/>
            <w:rPrChange w:id="1152" w:author="Jacob Cram" w:date="2021-10-22T12:42:00Z">
              <w:rPr/>
            </w:rPrChange>
          </w:rPr>
          <w:t>microaggregate</w:t>
        </w:r>
        <w:r w:rsidR="009A3FE5">
          <w:t xml:space="preserve"> </w:t>
        </w:r>
      </w:ins>
      <w:ins w:id="1153" w:author="Clara Fuchsman" w:date="2021-10-16T16:48:00Z">
        <w:del w:id="1154" w:author="Jacob Cram" w:date="2021-10-22T12:42:00Z">
          <w:r w:rsidR="00E17767" w:rsidDel="009A3FE5">
            <w:rPr>
              <w:i/>
            </w:rPr>
            <w:delText>g</w:delText>
          </w:r>
        </w:del>
      </w:ins>
      <w:ins w:id="1155" w:author="Jacob Cram" w:date="2021-10-10T15:39:00Z">
        <w:r w:rsidR="00090509">
          <w:rPr>
            <w:i/>
          </w:rPr>
          <w:t xml:space="preserve"> </w:t>
        </w:r>
      </w:ins>
      <w:r>
        <w:rPr>
          <w:i/>
        </w:rPr>
        <w:t>particles</w:t>
      </w:r>
      <w:ins w:id="1156" w:author="Jacob Cram" w:date="2021-10-30T05:43:00Z">
        <w:r w:rsidR="008159AC">
          <w:rPr>
            <w:i/>
          </w:rPr>
          <w:t xml:space="preserve"> </w:t>
        </w:r>
        <w:r w:rsidR="008159AC">
          <w:rPr>
            <w:iCs/>
          </w:rPr>
          <w:t>(100</w:t>
        </w:r>
      </w:ins>
      <w:ins w:id="1157" w:author="Jacob Cram" w:date="2021-10-30T05:44:00Z">
        <w:r w:rsidR="008159AC">
          <w:rPr>
            <w:iCs/>
          </w:rPr>
          <w:t xml:space="preserve"> </w:t>
        </w:r>
      </w:ins>
      <w:ins w:id="1158" w:author="Jacob Cram" w:date="2021-10-30T05:43:00Z">
        <w:r w:rsidR="008159AC">
          <w:rPr>
            <w:iCs/>
          </w:rPr>
          <w:t>-</w:t>
        </w:r>
      </w:ins>
      <w:ins w:id="1159" w:author="Jacob Cram" w:date="2021-10-30T05:44:00Z">
        <w:r w:rsidR="008159AC">
          <w:rPr>
            <w:iCs/>
          </w:rPr>
          <w:t xml:space="preserve"> </w:t>
        </w:r>
      </w:ins>
      <w:ins w:id="1160" w:author="Jacob Cram" w:date="2021-10-30T05:43:00Z">
        <w:r w:rsidR="008159AC">
          <w:rPr>
            <w:iCs/>
          </w:rPr>
          <w:t xml:space="preserve">500 </w:t>
        </w:r>
        <w:proofErr w:type="spellStart"/>
        <w:r w:rsidR="008159AC">
          <w:rPr>
            <w:iCs/>
          </w:rPr>
          <w:t>μm</w:t>
        </w:r>
        <w:proofErr w:type="spellEnd"/>
        <w:r w:rsidR="008159AC">
          <w:rPr>
            <w:iCs/>
          </w:rPr>
          <w:t>)</w:t>
        </w:r>
      </w:ins>
      <w:del w:id="1161" w:author="Jacob Cram" w:date="2021-10-31T21:53:00Z">
        <w:r w:rsidDel="003852BC">
          <w:delText xml:space="preserve"> (</w:delText>
        </w:r>
      </w:del>
      <m:oMath>
        <m:r>
          <w:del w:id="1162" w:author="Jacob Cram" w:date="2021-10-30T05:43:00Z">
            <w:rPr>
              <w:rFonts w:ascii="Cambria Math" w:hAnsi="Cambria Math"/>
            </w:rPr>
            <m:t>100-500</m:t>
          </w:del>
        </m:r>
        <m:r>
          <w:del w:id="1163" w:author="Jacob Cram" w:date="2021-10-30T05:43:00Z">
            <m:rPr>
              <m:sty m:val="p"/>
            </m:rPr>
            <w:rPr>
              <w:rFonts w:ascii="Cambria Math" w:hAnsi="Cambria Math"/>
            </w:rPr>
            <m:t>μ</m:t>
          </w:del>
        </m:r>
        <m:r>
          <w:del w:id="1164" w:author="Jacob Cram" w:date="2021-10-30T05:43:00Z">
            <w:rPr>
              <w:rFonts w:ascii="Cambria Math" w:hAnsi="Cambria Math"/>
            </w:rPr>
            <m:t>m</m:t>
          </w:del>
        </m:r>
      </m:oMath>
      <w:del w:id="1165" w:author="Jacob Cram" w:date="2021-10-31T21:53:00Z">
        <w:r w:rsidDel="003852BC">
          <w:delText>)</w:delText>
        </w:r>
      </w:del>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18351078" w:rsidR="00104E87" w:rsidRDefault="006A6A8E" w:rsidP="00EF63F8">
      <m:oMath>
        <m:r>
          <m:rPr>
            <m:sty m:val="p"/>
          </m:rPr>
          <w:rPr>
            <w:rFonts w:ascii="Cambria Math" w:hAnsi="Cambria Math"/>
          </w:rPr>
          <m:t>DFM=</m:t>
        </m:r>
        <m:f>
          <m:fPr>
            <m:ctrlPr>
              <w:rPr>
                <w:rFonts w:ascii="Cambria Math" w:hAnsi="Cambria Math"/>
              </w:rPr>
            </m:ctrlPr>
          </m:fPr>
          <m:num>
            <m:d>
              <m:dPr>
                <m:ctrlPr>
                  <w:rPr>
                    <w:rFonts w:ascii="Cambria Math" w:hAnsi="Cambria Math"/>
                  </w:rPr>
                </m:ctrlPr>
              </m:dPr>
              <m:e>
                <m:r>
                  <w:del w:id="1166" w:author="Jacob Cram" w:date="2021-10-26T11:43:00Z">
                    <w:rPr>
                      <w:rFonts w:ascii="Cambria Math" w:hAnsi="Cambria Math"/>
                    </w:rPr>
                    <m:t>Small</m:t>
                  </w:del>
                </m:r>
                <m:r>
                  <w:ins w:id="1167" w:author="Jacob Cram" w:date="2021-10-26T11:43:00Z">
                    <w:rPr>
                      <w:rFonts w:ascii="Cambria Math" w:hAnsi="Cambria Math"/>
                    </w:rPr>
                    <m:t xml:space="preserve"> &lt;500 μm</m:t>
                  </w:ins>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ins w:id="1168" w:author="Jacob Cram" w:date="2021-10-26T11:44:00Z">
                    <w:rPr>
                      <w:rFonts w:ascii="Cambria Math" w:hAnsi="Cambria Math"/>
                    </w:rPr>
                    <m:t xml:space="preserve"> </m:t>
                  </w:ins>
                </m:r>
                <m:r>
                  <w:del w:id="1169" w:author="Jacob Cram" w:date="2021-10-26T11:44:00Z">
                    <w:rPr>
                      <w:rFonts w:ascii="Cambria Math" w:hAnsi="Cambria Math"/>
                    </w:rPr>
                    <m:t>S</m:t>
                  </w:del>
                </m:r>
                <m:r>
                  <w:del w:id="1170" w:author="Jacob Cram" w:date="2021-10-26T11:43:00Z">
                    <w:rPr>
                      <w:rFonts w:ascii="Cambria Math" w:hAnsi="Cambria Math"/>
                    </w:rPr>
                    <m:t>mall</m:t>
                  </w:del>
                </m:r>
                <m:r>
                  <m:rPr>
                    <m:sty m:val="p"/>
                  </m:rPr>
                  <w:rPr>
                    <w:rFonts w:ascii="Cambria Math" w:hAnsi="Cambria Math"/>
                  </w:rPr>
                  <m:t> </m:t>
                </m:r>
                <m:r>
                  <w:ins w:id="1171" w:author="Jacob Cram" w:date="2021-10-26T11:44:00Z">
                    <w:rPr>
                      <w:rFonts w:ascii="Cambria Math" w:hAnsi="Cambria Math"/>
                    </w:rPr>
                    <m:t xml:space="preserve">&lt;500 μm </m:t>
                  </w:ins>
                </m:r>
                <m:r>
                  <w:rPr>
                    <w:rFonts w:ascii="Cambria Math" w:hAnsi="Cambria Math"/>
                  </w:rPr>
                  <m:t>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093E33F" w:rsidR="00104E87" w:rsidRDefault="004D045E" w:rsidP="00EF63F8">
      <w:r>
        <w:t>DFM was positive between the</w:t>
      </w:r>
      <w:ins w:id="1172" w:author="Jacob Cram" w:date="2021-10-31T21:54:00Z">
        <w:r w:rsidR="003852BC">
          <w:t xml:space="preserve"> base of the</w:t>
        </w:r>
      </w:ins>
      <w:r>
        <w:t xml:space="preserve"> photic zone</w:t>
      </w:r>
      <w:r w:rsidR="00913083">
        <w:t xml:space="preserve"> (160</w:t>
      </w:r>
      <w:ins w:id="1173" w:author="Jacob Cram" w:date="2021-10-31T21:53:00Z">
        <w:r w:rsidR="003852BC">
          <w:t> </w:t>
        </w:r>
      </w:ins>
      <w:r w:rsidR="00913083">
        <w:t>m)</w:t>
      </w:r>
      <w:r>
        <w:t xml:space="preserve"> and </w:t>
      </w:r>
      <w:del w:id="1174" w:author="Jacob Cram" w:date="2021-10-31T21:54:00Z">
        <w:r w:rsidDel="003852BC">
          <w:delText xml:space="preserve">500 </w:delText>
        </w:r>
      </w:del>
      <w:ins w:id="1175" w:author="Jacob Cram" w:date="2021-10-31T21:54:00Z">
        <w:r w:rsidR="003852BC">
          <w:t>500 </w:t>
        </w:r>
      </w:ins>
      <w:r>
        <w:t xml:space="preserve">m, meaning that less </w:t>
      </w:r>
      <w:ins w:id="1176" w:author="Jacob Cram" w:date="2021-10-22T12:43:00Z">
        <w:r w:rsidR="009A3FE5">
          <w:t>&lt;500</w:t>
        </w:r>
      </w:ins>
      <w:ins w:id="1177" w:author="Jacob Cram" w:date="2021-10-31T21:54:00Z">
        <w:r w:rsidR="003852BC">
          <w:t> </w:t>
        </w:r>
      </w:ins>
      <w:proofErr w:type="spellStart"/>
      <w:ins w:id="1178" w:author="Jacob Cram" w:date="2021-10-30T05:44:00Z">
        <w:r w:rsidR="008159AC">
          <w:t>μ</w:t>
        </w:r>
      </w:ins>
      <w:ins w:id="1179" w:author="Jacob Cram" w:date="2021-10-22T12:43:00Z">
        <w:r w:rsidR="009A3FE5">
          <w:t>m</w:t>
        </w:r>
        <w:proofErr w:type="spellEnd"/>
        <w:r w:rsidR="009A3FE5">
          <w:t xml:space="preserve"> particle</w:t>
        </w:r>
      </w:ins>
      <w:ins w:id="1180" w:author="Jacob Cram" w:date="2021-10-26T11:44:00Z">
        <w:r w:rsidR="006E2EBC">
          <w:t xml:space="preserve"> </w:t>
        </w:r>
      </w:ins>
      <w:del w:id="1181" w:author="Jacob Cram" w:date="2021-10-22T12:43:00Z">
        <w:r w:rsidRPr="004309D9" w:rsidDel="009A3FE5">
          <w:rPr>
            <w:highlight w:val="yellow"/>
            <w:rPrChange w:id="1182" w:author="Clara Fuchsman" w:date="2021-10-21T16:39:00Z">
              <w:rPr/>
            </w:rPrChange>
          </w:rPr>
          <w:delText>small flux</w:delText>
        </w:r>
        <w:r w:rsidDel="009A3FE5">
          <w:delText xml:space="preserve"> </w:delText>
        </w:r>
      </w:del>
      <w:del w:id="1183" w:author="Jacob Cram" w:date="2021-10-30T05:45:00Z">
        <w:r w:rsidDel="008159AC">
          <w:delText>attenuated</w:delText>
        </w:r>
      </w:del>
      <w:ins w:id="1184" w:author="Jacob Cram" w:date="2021-10-30T05:45:00Z">
        <w:r w:rsidR="008159AC">
          <w:t>flux attenuated</w:t>
        </w:r>
      </w:ins>
      <w:r>
        <w:t xml:space="preserve">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w:t>
      </w:r>
      <w:del w:id="1185" w:author="Jacob Cram" w:date="2021-10-31T21:55:00Z">
        <w:r w:rsidDel="003852BC">
          <w:delText xml:space="preserve">p </w:delText>
        </w:r>
      </w:del>
      <w:ins w:id="1186" w:author="Jacob Cram" w:date="2021-10-31T21:55:00Z">
        <w:r w:rsidR="003852BC">
          <w:t>p </w:t>
        </w:r>
      </w:ins>
      <w:del w:id="1187" w:author="Jacob Cram" w:date="2021-10-31T21:55:00Z">
        <w:r w:rsidDel="003852BC">
          <w:delText xml:space="preserve">= </w:delText>
        </w:r>
      </w:del>
      <w:ins w:id="1188" w:author="Jacob Cram" w:date="2021-10-31T21:55:00Z">
        <w:r w:rsidR="003852BC">
          <w:t>= </w:t>
        </w:r>
      </w:ins>
      <w:r>
        <w:t>0.002), but not to hour of the day (</w:t>
      </w:r>
      <w:del w:id="1189" w:author="Jacob Cram" w:date="2021-10-31T21:55:00Z">
        <w:r w:rsidRPr="00777545" w:rsidDel="003852BC">
          <w:rPr>
            <w:i/>
            <w:iCs/>
          </w:rPr>
          <w:delText>p</w:delText>
        </w:r>
        <w:r w:rsidDel="003852BC">
          <w:delText xml:space="preserve"> </w:delText>
        </w:r>
      </w:del>
      <w:ins w:id="1190" w:author="Jacob Cram" w:date="2021-10-31T21:55:00Z">
        <w:r w:rsidR="003852BC" w:rsidRPr="00777545">
          <w:rPr>
            <w:i/>
            <w:iCs/>
          </w:rPr>
          <w:t>p</w:t>
        </w:r>
        <w:r w:rsidR="003852BC">
          <w:t> </w:t>
        </w:r>
      </w:ins>
      <w:del w:id="1191" w:author="Jacob Cram" w:date="2021-10-31T21:55:00Z">
        <w:r w:rsidDel="003852BC">
          <w:delText xml:space="preserve">= </w:delText>
        </w:r>
      </w:del>
      <w:ins w:id="1192" w:author="Jacob Cram" w:date="2021-10-31T21:55:00Z">
        <w:r w:rsidR="003852BC">
          <w:t>= </w:t>
        </w:r>
      </w:ins>
      <w:r>
        <w:t xml:space="preserve">0.051), with these factors together explaining 41.6% of the variance, as measured by </w:t>
      </w:r>
      <w:r w:rsidRPr="009942FC">
        <w:t>R</w:t>
      </w:r>
      <w:r w:rsidR="009942FC">
        <w:rPr>
          <w:vertAlign w:val="superscript"/>
        </w:rPr>
        <w:t>2</w:t>
      </w:r>
      <w:r>
        <w:t xml:space="preserve">. </w:t>
      </w:r>
      <w:del w:id="1193" w:author="Jacob Cram" w:date="2021-10-31T21:55:00Z">
        <w:r w:rsidDel="003852BC">
          <w:delText xml:space="preserve"> </w:delText>
        </w:r>
      </w:del>
      <w:r>
        <w:t>DFM was highest shallower in the water column (Figure S12A), highest near day 10 and lower at the beginning and end of the study (Figure S12B). A GAM that only explored the effect of depth accounted for 27</w:t>
      </w:r>
      <w:ins w:id="1194" w:author="Jacob Cram" w:date="2021-10-26T11:53:00Z">
        <w:r w:rsidR="004A41B9">
          <w:t>.4</w:t>
        </w:r>
      </w:ins>
      <w:r>
        <w:t xml:space="preserve">%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w:t>
      </w:r>
      <w:del w:id="1195" w:author="Jacob Cram" w:date="2021-10-26T11:53:00Z">
        <w:r w:rsidDel="004A41B9">
          <w:delText>11</w:delText>
        </w:r>
      </w:del>
      <w:ins w:id="1196" w:author="Jacob Cram" w:date="2021-10-26T11:53:00Z">
        <w:r w:rsidR="004A41B9">
          <w:t>10.4</w:t>
        </w:r>
      </w:ins>
      <w:r>
        <w:t xml:space="preserve">%, suggesting that study day accounts for </w:t>
      </w:r>
      <w:ins w:id="1197" w:author="Jacob Cram" w:date="2021-10-31T21:56:00Z">
        <w:r w:rsidR="003852BC">
          <w:t xml:space="preserve">an additional </w:t>
        </w:r>
      </w:ins>
      <w:del w:id="1198" w:author="Jacob Cram" w:date="2021-10-26T11:54:00Z">
        <w:r w:rsidDel="004A41B9">
          <w:delText>11</w:delText>
        </w:r>
      </w:del>
      <w:ins w:id="1199" w:author="Jacob Cram" w:date="2021-10-26T11:54:00Z">
        <w:r w:rsidR="004A41B9">
          <w:t>10.4</w:t>
        </w:r>
      </w:ins>
      <w:r>
        <w:t xml:space="preserve">%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w:t>
      </w:r>
      <w:del w:id="1200" w:author="Jacob Cram" w:date="2021-10-31T21:56:00Z">
        <w:r w:rsidDel="003852BC">
          <w:delText>s</w:delText>
        </w:r>
      </w:del>
      <w:r>
        <w:t xml:space="preserve"> an additional 3</w:t>
      </w:r>
      <w:ins w:id="1201" w:author="Jacob Cram" w:date="2021-10-26T11:54:00Z">
        <w:r w:rsidR="004A41B9">
          <w:t>.4</w:t>
        </w:r>
      </w:ins>
      <w:r>
        <w:t>% of the variance.</w:t>
      </w:r>
    </w:p>
    <w:p w14:paraId="0000006F" w14:textId="5AEC85F7" w:rsidR="00104E87" w:rsidRDefault="004D045E" w:rsidP="00EF63F8">
      <w:r>
        <w:t xml:space="preserve">Below </w:t>
      </w:r>
      <w:del w:id="1202" w:author="Jacob Cram" w:date="2021-10-31T21:56:00Z">
        <w:r w:rsidDel="003852BC">
          <w:delText xml:space="preserve">500 </w:delText>
        </w:r>
      </w:del>
      <w:ins w:id="1203" w:author="Jacob Cram" w:date="2021-10-31T21:56:00Z">
        <w:r w:rsidR="003852BC">
          <w:t>500 </w:t>
        </w:r>
      </w:ins>
      <w:r>
        <w:t>m, DFM was negative. There were only two casts that reached below 500</w:t>
      </w:r>
      <w:ins w:id="1204" w:author="Jacob Cram" w:date="2021-10-31T21:56:00Z">
        <w:r w:rsidR="003852BC">
          <w:t> </w:t>
        </w:r>
      </w:ins>
      <w:r>
        <w:t>m at this station, and so an analysis of the dynamics of DFM in this region is not possible</w:t>
      </w:r>
      <w:moveFromRangeStart w:id="1205" w:author="Jacob Cram" w:date="2021-10-03T10:57:00Z" w:name="move84151051"/>
      <w:moveFrom w:id="1206" w:author="Jacob Cram" w:date="2021-10-03T10:57:00Z">
        <w:del w:id="1207" w:author="Jacob Cram" w:date="2021-10-30T05:46:00Z">
          <w:r w:rsidDel="00760092">
            <w:delText>.</w:delText>
          </w:r>
        </w:del>
      </w:moveFrom>
      <w:ins w:id="1208" w:author="Jacob Cram" w:date="2021-10-30T05:46:00Z">
        <w:r w:rsidR="00760092">
          <w:t>. At P16 Station 100, DFM was positive between the base of the photic zone and 350</w:t>
        </w:r>
      </w:ins>
      <w:ins w:id="1209" w:author="Jacob Cram" w:date="2021-10-31T21:56:00Z">
        <w:r w:rsidR="003852BC">
          <w:t> </w:t>
        </w:r>
      </w:ins>
      <w:ins w:id="1210" w:author="Jacob Cram" w:date="2021-10-30T05:46:00Z">
        <w:r w:rsidR="00760092">
          <w:t>m and negative below 350</w:t>
        </w:r>
      </w:ins>
      <w:ins w:id="1211" w:author="Jacob Cram" w:date="2021-10-31T21:56:00Z">
        <w:r w:rsidR="003852BC">
          <w:t> </w:t>
        </w:r>
      </w:ins>
      <w:ins w:id="1212" w:author="Jacob Cram" w:date="2021-10-30T05:46:00Z">
        <w:r w:rsidR="00760092">
          <w:t>m (Figure S9C).</w:t>
        </w:r>
      </w:ins>
      <w:moveFrom w:id="1213" w:author="Jacob Cram" w:date="2021-10-03T10:57:00Z">
        <w:r w:rsidR="00777545">
          <w:t xml:space="preserve"> </w:t>
        </w:r>
        <w:r>
          <w:t>At P16 Station 100, DFM was positive between the base of the photic zone and 350m and negative below 350 m (Figure S9C).</w:t>
        </w:r>
      </w:moveFrom>
      <w:moveFromRangeEnd w:id="1205"/>
    </w:p>
    <w:p w14:paraId="03EB96DD" w14:textId="77777777" w:rsidR="00DC428E" w:rsidRDefault="00DC428E" w:rsidP="00EF63F8">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330B2E47" w:rsidR="00DC428E" w:rsidRPr="009F1B72" w:rsidRDefault="00DC428E" w:rsidP="00EF63F8">
      <w:pPr>
        <w:pStyle w:val="FigureCaption"/>
        <w:rPr>
          <w:ins w:id="1214" w:author="Jacob Cram" w:date="2021-10-03T10:57:00Z"/>
        </w:rPr>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w:t>
      </w:r>
      <w:del w:id="1215" w:author="Jacob Cram" w:date="2021-10-31T21:57:00Z">
        <w:r w:rsidR="00B33156" w:rsidDel="00156D12">
          <w:delText xml:space="preserve">500 </w:delText>
        </w:r>
      </w:del>
      <w:ins w:id="1216" w:author="Jacob Cram" w:date="2021-10-31T21:57:00Z">
        <w:r w:rsidR="00156D12">
          <w:t>500 </w:t>
        </w:r>
      </w:ins>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w:t>
      </w:r>
      <w:del w:id="1217" w:author="Jacob Cram" w:date="2021-10-31T21:57:00Z">
        <w:r w:rsidDel="00156D12">
          <w:delText xml:space="preserve">μ </w:delText>
        </w:r>
      </w:del>
      <w:ins w:id="1218" w:author="Jacob Cram" w:date="2021-10-31T21:57:00Z">
        <w:r w:rsidR="00156D12">
          <w:t>μ </w:t>
        </w:r>
      </w:ins>
      <w:del w:id="1219" w:author="Jacob Cram" w:date="2021-10-31T21:57:00Z">
        <w:r w:rsidDel="00156D12">
          <w:delText xml:space="preserve">mol </w:delText>
        </w:r>
      </w:del>
      <w:ins w:id="1220" w:author="Jacob Cram" w:date="2021-10-31T21:57:00Z">
        <w:r w:rsidR="00156D12">
          <w:t>mol </w:t>
        </w:r>
      </w:ins>
      <w:del w:id="1221" w:author="Jacob Cram" w:date="2021-10-31T21:57:00Z">
        <w:r w:rsidDel="00156D12">
          <w:delText xml:space="preserve">Carbon </w:delText>
        </w:r>
      </w:del>
      <w:ins w:id="1222" w:author="Jacob Cram" w:date="2021-10-31T21:57:00Z">
        <w:r w:rsidR="00156D12">
          <w:t>Carbon </w:t>
        </w:r>
      </w:ins>
      <w:r>
        <w:t>m</w:t>
      </w:r>
      <w:r>
        <w:rPr>
          <w:vertAlign w:val="superscript"/>
        </w:rPr>
        <w:t>-3</w:t>
      </w:r>
      <w:r>
        <w:t>d</w:t>
      </w:r>
      <w:r>
        <w:rPr>
          <w:vertAlign w:val="superscript"/>
        </w:rPr>
        <w:t>-1</w:t>
      </w:r>
      <w:r>
        <w:t>.</w:t>
      </w:r>
      <w:r w:rsidR="002D151D">
        <w:t xml:space="preserve"> </w:t>
      </w:r>
      <w:bookmarkStart w:id="1223" w:name="_Hlk84863881"/>
      <w:r w:rsidR="002D151D">
        <w:t xml:space="preserve">This value serves </w:t>
      </w:r>
      <w:r w:rsidR="00C92D2E">
        <w:t xml:space="preserve">as a metric of </w:t>
      </w:r>
      <w:del w:id="1224" w:author="Jacob Cram" w:date="2021-10-10T17:29:00Z">
        <w:r w:rsidR="00663009" w:rsidDel="005925A7">
          <w:delText>disaggregation</w:delText>
        </w:r>
        <w:r w:rsidR="002D151D" w:rsidDel="005925A7">
          <w:delText xml:space="preserve"> and other </w:delText>
        </w:r>
      </w:del>
      <w:r w:rsidR="002D151D">
        <w:t>processes</w:t>
      </w:r>
      <w:del w:id="1225" w:author="Jacob Cram" w:date="2021-10-11T16:57:00Z">
        <w:r w:rsidR="000F1AA1" w:rsidDel="00663AD4">
          <w:delText>,</w:delText>
        </w:r>
      </w:del>
      <w:r w:rsidR="002D151D">
        <w:t xml:space="preserve"> </w:t>
      </w:r>
      <w:del w:id="1226" w:author="Jacob Cram" w:date="2021-10-11T16:57:00Z">
        <w:r w:rsidR="000F1AA1" w:rsidDel="00663AD4">
          <w:delText>which</w:delText>
        </w:r>
        <w:r w:rsidR="00C92D2E" w:rsidDel="00663AD4">
          <w:delText xml:space="preserve"> </w:delText>
        </w:r>
      </w:del>
      <w:ins w:id="1227" w:author="Jacob Cram" w:date="2021-10-11T16:57:00Z">
        <w:r w:rsidR="00663AD4">
          <w:t xml:space="preserve">that </w:t>
        </w:r>
      </w:ins>
      <w:r w:rsidR="00395E7B">
        <w:t>cannot</w:t>
      </w:r>
      <w:r w:rsidR="00C92D2E">
        <w:t xml:space="preserve"> be captured by a null model</w:t>
      </w:r>
      <w:ins w:id="1228" w:author="Jacob Cram" w:date="2021-10-11T16:57:00Z">
        <w:r w:rsidR="00663AD4">
          <w:t>,</w:t>
        </w:r>
      </w:ins>
      <w:r w:rsidR="00C92D2E">
        <w:t xml:space="preserve"> </w:t>
      </w:r>
      <w:del w:id="1229" w:author="Jacob Cram" w:date="2021-10-11T16:57:00Z">
        <w:r w:rsidR="00C92D2E" w:rsidDel="00663AD4">
          <w:delText xml:space="preserve">that </w:delText>
        </w:r>
      </w:del>
      <w:ins w:id="1230" w:author="Jacob Cram" w:date="2021-10-11T16:57:00Z">
        <w:r w:rsidR="00663AD4">
          <w:t xml:space="preserve">which </w:t>
        </w:r>
      </w:ins>
      <w:r w:rsidR="00C92D2E">
        <w:t>assumes that particles only sink and remineralize.</w:t>
      </w:r>
      <w:ins w:id="1231" w:author="Jacob Cram" w:date="2021-10-10T17:30:00Z">
        <w:r w:rsidR="005925A7">
          <w:t xml:space="preserve"> </w:t>
        </w:r>
      </w:ins>
      <w:ins w:id="1232" w:author="Jacob Cram" w:date="2021-10-10T17:32:00Z">
        <w:r w:rsidR="005925A7">
          <w:t xml:space="preserve">Positive values suggest an excess of </w:t>
        </w:r>
      </w:ins>
      <w:ins w:id="1233" w:author="Jacob Cram" w:date="2021-10-22T12:47:00Z">
        <w:r w:rsidR="001270A1">
          <w:t>&lt;500</w:t>
        </w:r>
      </w:ins>
      <w:ins w:id="1234" w:author="Jacob Cram" w:date="2021-10-31T21:57:00Z">
        <w:r w:rsidR="00A95616">
          <w:t> </w:t>
        </w:r>
      </w:ins>
      <w:proofErr w:type="spellStart"/>
      <w:ins w:id="1235" w:author="Jacob Cram" w:date="2021-10-22T12:47:00Z">
        <w:r w:rsidR="001270A1">
          <w:t>μm</w:t>
        </w:r>
        <w:proofErr w:type="spellEnd"/>
        <w:r w:rsidR="001270A1">
          <w:t xml:space="preserve"> particles</w:t>
        </w:r>
      </w:ins>
      <w:ins w:id="1236" w:author="Jacob Cram" w:date="2021-10-10T17:32:00Z">
        <w:r w:rsidR="00040243">
          <w:t>, suggesting disaggregation or advection of sma</w:t>
        </w:r>
      </w:ins>
      <w:ins w:id="1237" w:author="Jacob Cram" w:date="2021-10-10T17:33:00Z">
        <w:r w:rsidR="00040243">
          <w:t xml:space="preserve">ll </w:t>
        </w:r>
      </w:ins>
      <w:ins w:id="1238" w:author="Jacob Cram" w:date="2021-10-11T18:24:00Z">
        <w:r w:rsidR="000E6C9F">
          <w:t>particles</w:t>
        </w:r>
      </w:ins>
      <w:ins w:id="1239" w:author="Jacob Cram" w:date="2021-10-10T17:33:00Z">
        <w:r w:rsidR="00040243">
          <w:t xml:space="preserve">, while negative values suggest a dearth of </w:t>
        </w:r>
        <w:r w:rsidR="00040243" w:rsidRPr="00075EA2">
          <w:t xml:space="preserve">small particles, suggesting repackaging </w:t>
        </w:r>
      </w:ins>
      <w:ins w:id="1240" w:author="Jacob Cram" w:date="2021-10-11T18:24:00Z">
        <w:r w:rsidR="000E6C9F" w:rsidRPr="00711AD1">
          <w:t>or</w:t>
        </w:r>
      </w:ins>
      <w:ins w:id="1241" w:author="Jacob Cram" w:date="2021-10-10T17:33:00Z">
        <w:r w:rsidR="00040243" w:rsidRPr="00711AD1">
          <w:t xml:space="preserve"> aggregation. DFM is only reported for </w:t>
        </w:r>
      </w:ins>
      <w:ins w:id="1242" w:author="Jacob Cram" w:date="2021-10-22T12:47:00Z">
        <w:r w:rsidR="001270A1" w:rsidRPr="00711AD1">
          <w:t>&lt;500</w:t>
        </w:r>
      </w:ins>
      <w:ins w:id="1243" w:author="Jacob Cram" w:date="2021-10-31T21:58:00Z">
        <w:r w:rsidR="00A95616">
          <w:t> </w:t>
        </w:r>
      </w:ins>
      <w:proofErr w:type="spellStart"/>
      <w:ins w:id="1244" w:author="Jacob Cram" w:date="2021-10-22T12:48:00Z">
        <w:r w:rsidR="001270A1" w:rsidRPr="00711AD1">
          <w:t>μm</w:t>
        </w:r>
        <w:proofErr w:type="spellEnd"/>
        <w:r w:rsidR="001270A1" w:rsidRPr="00711AD1">
          <w:t xml:space="preserve"> </w:t>
        </w:r>
      </w:ins>
      <w:ins w:id="1245" w:author="Jacob Cram" w:date="2021-10-10T17:33:00Z">
        <w:r w:rsidR="00040243" w:rsidRPr="00711AD1">
          <w:t>particles</w:t>
        </w:r>
      </w:ins>
      <w:ins w:id="1246" w:author="Clara Fuchsman" w:date="2021-10-16T16:50:00Z">
        <w:r w:rsidR="00E17767" w:rsidRPr="00075EA2">
          <w:t xml:space="preserve"> (&lt;500</w:t>
        </w:r>
        <w:del w:id="1247" w:author="Jacob Cram" w:date="2021-10-31T21:58:00Z">
          <w:r w:rsidR="00E17767" w:rsidRPr="00075EA2" w:rsidDel="00A95616">
            <w:delText xml:space="preserve"> </w:delText>
          </w:r>
        </w:del>
      </w:ins>
      <w:ins w:id="1248" w:author="Jacob Cram" w:date="2021-10-31T21:58:00Z">
        <w:r w:rsidR="00A95616">
          <w:t> </w:t>
        </w:r>
        <w:proofErr w:type="spellStart"/>
        <w:r w:rsidR="00A95616">
          <w:t>μ</w:t>
        </w:r>
      </w:ins>
      <w:ins w:id="1249" w:author="Clara Fuchsman" w:date="2021-10-16T16:50:00Z">
        <w:del w:id="1250" w:author="Jacob Cram" w:date="2021-10-31T21:58:00Z">
          <w:r w:rsidR="00E17767" w:rsidRPr="00075EA2" w:rsidDel="00A95616">
            <w:delText>u</w:delText>
          </w:r>
        </w:del>
        <w:r w:rsidR="00E17767" w:rsidRPr="00075EA2">
          <w:t>m</w:t>
        </w:r>
        <w:proofErr w:type="spellEnd"/>
        <w:proofErr w:type="gramStart"/>
        <w:r w:rsidR="00E17767" w:rsidRPr="00075EA2">
          <w:t>)</w:t>
        </w:r>
      </w:ins>
      <w:ins w:id="1251" w:author="Jacob Cram" w:date="2021-10-10T17:34:00Z">
        <w:r w:rsidR="00040243" w:rsidRPr="00075EA2">
          <w:t>, because</w:t>
        </w:r>
        <w:proofErr w:type="gramEnd"/>
        <w:r w:rsidR="00040243" w:rsidRPr="00075EA2">
          <w:t xml:space="preserve"> it is the inverse of the deviation from expected flux of </w:t>
        </w:r>
      </w:ins>
      <w:ins w:id="1252" w:author="Jacob Cram" w:date="2021-10-22T12:48:00Z">
        <w:r w:rsidR="001270A1" w:rsidRPr="00075EA2">
          <w:rPr>
            <w:rPrChange w:id="1253" w:author="Jacob Cram" w:date="2021-10-26T11:59:00Z">
              <w:rPr>
                <w:highlight w:val="yellow"/>
              </w:rPr>
            </w:rPrChange>
          </w:rPr>
          <w:t>≥500</w:t>
        </w:r>
      </w:ins>
      <w:ins w:id="1254" w:author="Jacob Cram" w:date="2021-10-31T21:58:00Z">
        <w:r w:rsidR="00A95616">
          <w:t> </w:t>
        </w:r>
      </w:ins>
      <w:proofErr w:type="spellStart"/>
      <w:ins w:id="1255" w:author="Jacob Cram" w:date="2021-10-22T12:48:00Z">
        <w:r w:rsidR="001270A1" w:rsidRPr="00075EA2">
          <w:rPr>
            <w:rPrChange w:id="1256" w:author="Jacob Cram" w:date="2021-10-26T11:59:00Z">
              <w:rPr>
                <w:highlight w:val="yellow"/>
              </w:rPr>
            </w:rPrChange>
          </w:rPr>
          <w:t>μm</w:t>
        </w:r>
      </w:ins>
      <w:proofErr w:type="spellEnd"/>
      <w:ins w:id="1257" w:author="Jacob Cram" w:date="2021-10-10T17:34:00Z">
        <w:r w:rsidR="00040243" w:rsidRPr="00075EA2">
          <w:t xml:space="preserve"> particles.</w:t>
        </w:r>
      </w:ins>
      <w:r w:rsidR="00C92D2E" w:rsidRPr="00075EA2">
        <w:t xml:space="preserve"> </w:t>
      </w:r>
      <w:bookmarkEnd w:id="1223"/>
      <w:r w:rsidR="009F1B72" w:rsidRPr="00075EA2">
        <w:rPr>
          <w:i/>
          <w:iCs/>
        </w:rPr>
        <w:t>DFM</w:t>
      </w:r>
      <w:r w:rsidR="009F1B72">
        <w:t xml:space="preserve"> is reported for all casts at ETNP Station P2.</w:t>
      </w:r>
      <w:r w:rsidR="00395E7B">
        <w:t xml:space="preserve"> Horizontal blue lines indicate the </w:t>
      </w:r>
      <w:del w:id="1258" w:author="Clara Fuchsman" w:date="2021-10-16T17:20:00Z">
        <w:r w:rsidR="00395E7B">
          <w:delText xml:space="preserve">surface </w:delText>
        </w:r>
      </w:del>
      <w:ins w:id="1259" w:author="Clara Fuchsman" w:date="2021-10-16T17:20:00Z">
        <w:r w:rsidR="004309D9">
          <w:t xml:space="preserve">top </w:t>
        </w:r>
      </w:ins>
      <w:r w:rsidR="00395E7B">
        <w:t>and bottom of the ODZ, while the horizontal green line indicates the base of the photic zone.</w:t>
      </w:r>
    </w:p>
    <w:p w14:paraId="71D50A5A" w14:textId="5578F8E2" w:rsidR="00C36FCD" w:rsidRPr="00A95616" w:rsidDel="00A95616" w:rsidRDefault="00C36FCD" w:rsidP="00C36FCD">
      <w:pPr>
        <w:rPr>
          <w:del w:id="1260" w:author="Jacob Cram" w:date="2021-10-31T21:58:00Z"/>
          <w:moveTo w:id="1261" w:author="Jacob Cram" w:date="2021-10-03T10:57:00Z"/>
        </w:rPr>
      </w:pPr>
      <w:bookmarkStart w:id="1262" w:name="bookmark=id.2bn6wsx" w:colFirst="0" w:colLast="0"/>
      <w:bookmarkEnd w:id="1262"/>
      <w:moveToRangeStart w:id="1263" w:author="Jacob Cram" w:date="2021-10-03T10:57:00Z" w:name="move84151051"/>
      <w:moveTo w:id="1264" w:author="Jacob Cram" w:date="2021-10-03T10:57:00Z">
        <w:del w:id="1265" w:author="Jacob Cram" w:date="2021-10-03T10:57:00Z">
          <w:r w:rsidDel="00C36FCD">
            <w:delText xml:space="preserve">. </w:delText>
          </w:r>
        </w:del>
        <w:del w:id="1266" w:author="Jacob Cram" w:date="2021-10-30T05:46:00Z">
          <w:r w:rsidDel="00760092">
            <w:delText>At P16 Station 100, DFM was positive between the base of the photic zone and 350m and negative below 350 m (Figure S9C).</w:delText>
          </w:r>
        </w:del>
      </w:moveTo>
    </w:p>
    <w:moveToRangeEnd w:id="1263"/>
    <w:p w14:paraId="4034B28D" w14:textId="551F3AEE" w:rsidR="00C36FCD" w:rsidRPr="009F1B72" w:rsidDel="00A95616" w:rsidRDefault="00C36FCD">
      <w:pPr>
        <w:rPr>
          <w:ins w:id="1267" w:author="September" w:date="2021-10-08T15:59:00Z"/>
          <w:del w:id="1268" w:author="Jacob Cram" w:date="2021-10-31T21:58:00Z"/>
        </w:rPr>
        <w:pPrChange w:id="1269" w:author="Jacob Cram" w:date="2021-10-31T21:58:00Z">
          <w:pPr>
            <w:pStyle w:val="FigureCaption"/>
          </w:pPr>
        </w:pPrChange>
      </w:pPr>
    </w:p>
    <w:p w14:paraId="6AC69728" w14:textId="77777777" w:rsidR="00EC1FB7" w:rsidRDefault="00EC1FB7" w:rsidP="00EC1FB7">
      <w:pPr>
        <w:pStyle w:val="Heading2"/>
        <w:rPr>
          <w:ins w:id="1270" w:author="Jacob Cram" w:date="2021-10-22T12:59:00Z"/>
        </w:rPr>
      </w:pPr>
      <w:ins w:id="1271" w:author="Jacob Cram" w:date="2021-10-22T12:59:00Z">
        <w:r>
          <w:t>ETNP particle dynamics differ from those seen at an oxic site</w:t>
        </w:r>
      </w:ins>
    </w:p>
    <w:p w14:paraId="5FA1D370" w14:textId="7ED422F7" w:rsidR="00EC1FB7" w:rsidRDefault="00BF0684" w:rsidP="00EC1FB7">
      <w:pPr>
        <w:rPr>
          <w:ins w:id="1272" w:author="Jacob Cram" w:date="2021-10-22T12:59:00Z"/>
        </w:rPr>
      </w:pPr>
      <w:bookmarkStart w:id="1273" w:name="_Hlk86461835"/>
      <w:ins w:id="1274" w:author="Jacob Cram" w:date="2021-10-30T04:48:00Z">
        <w:r>
          <w:t xml:space="preserve">The </w:t>
        </w:r>
      </w:ins>
      <w:ins w:id="1275" w:author="Jacob Cram" w:date="2021-10-30T04:49:00Z">
        <w:r>
          <w:t xml:space="preserve">ODZ data were compared to an oxic water column </w:t>
        </w:r>
        <w:proofErr w:type="gramStart"/>
        <w:r>
          <w:t>in order to</w:t>
        </w:r>
        <w:proofErr w:type="gramEnd"/>
        <w:r>
          <w:t xml:space="preserve"> identify the spectral signatures that are particular to </w:t>
        </w:r>
      </w:ins>
      <w:ins w:id="1276" w:author="Jacob Cram" w:date="2021-10-30T04:50:00Z">
        <w:r>
          <w:t>oxygen deficient waters.</w:t>
        </w:r>
        <w:bookmarkEnd w:id="1273"/>
        <w:r>
          <w:t xml:space="preserve"> </w:t>
        </w:r>
      </w:ins>
      <w:ins w:id="1277" w:author="Jacob Cram" w:date="2021-10-22T12:59:00Z">
        <w:r w:rsidR="00EC1FB7">
          <w:t>The oxic site, P16 Station 100, was characterized by a more gradually sloping pycnocline, and an oxygen minimum at 500</w:t>
        </w:r>
      </w:ins>
      <w:ins w:id="1278" w:author="Jacob Cram" w:date="2021-10-31T21:59:00Z">
        <w:r w:rsidR="004C4A0A">
          <w:t> </w:t>
        </w:r>
      </w:ins>
      <w:ins w:id="1279" w:author="Jacob Cram" w:date="2021-10-22T12:59:00Z">
        <w:r w:rsidR="00EC1FB7">
          <w:t>m of 19.7</w:t>
        </w:r>
      </w:ins>
      <w:ins w:id="1280" w:author="Jacob Cram" w:date="2021-10-31T21:59:00Z">
        <w:r w:rsidR="004C4A0A">
          <w:t> </w:t>
        </w:r>
      </w:ins>
      <w:proofErr w:type="spellStart"/>
      <w:ins w:id="1281" w:author="Jacob Cram" w:date="2021-10-22T12:59:00Z">
        <w:r w:rsidR="00EC1FB7">
          <w:t>μM</w:t>
        </w:r>
        <w:proofErr w:type="spellEnd"/>
        <w:r w:rsidR="00EC1FB7">
          <w:t xml:space="preserve">, which is hypoxic (Figure S1B). There was no working fluorescence sensor on that cruise, but data from World Ocean Atlas </w:t>
        </w:r>
        <w:r w:rsidR="00EC1FB7">
          <w:fldChar w:fldCharType="begin"/>
        </w:r>
        <w:r w:rsidR="00EC1FB7">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EC1FB7">
          <w:fldChar w:fldCharType="separate"/>
        </w:r>
        <w:r w:rsidR="00EC1FB7" w:rsidRPr="00DF46B2">
          <w:t>(Boyer et al., 2018)</w:t>
        </w:r>
        <w:r w:rsidR="00EC1FB7">
          <w:fldChar w:fldCharType="end"/>
        </w:r>
        <w:r w:rsidR="00EC1FB7">
          <w:t xml:space="preserve"> suggest that the photic zone is characterized by a single fluorescence peak with a maximum at 110</w:t>
        </w:r>
      </w:ins>
      <w:ins w:id="1282" w:author="Jacob Cram" w:date="2021-10-31T21:59:00Z">
        <w:r w:rsidR="004C4A0A">
          <w:t> </w:t>
        </w:r>
      </w:ins>
      <w:ins w:id="1283" w:author="Jacob Cram" w:date="2021-10-22T12:59:00Z">
        <w:r w:rsidR="00EC1FB7">
          <w:t>m and which disappeared at 200</w:t>
        </w:r>
      </w:ins>
      <w:ins w:id="1284" w:author="Jacob Cram" w:date="2021-10-31T21:59:00Z">
        <w:r w:rsidR="004C4A0A">
          <w:t> </w:t>
        </w:r>
      </w:ins>
      <w:ins w:id="1285" w:author="Jacob Cram" w:date="2021-10-22T12:59:00Z">
        <w:r w:rsidR="00EC1FB7">
          <w:t>m (Figure S1C). Thus, we define the mesopelagic as beginning at 200</w:t>
        </w:r>
      </w:ins>
      <w:ins w:id="1286" w:author="Jacob Cram" w:date="2021-10-31T21:59:00Z">
        <w:r w:rsidR="004C4A0A">
          <w:t> </w:t>
        </w:r>
      </w:ins>
      <w:ins w:id="1287" w:author="Jacob Cram" w:date="2021-10-22T12:59:00Z">
        <w:r w:rsidR="00EC1FB7">
          <w:t>m at the oxic site. Turbidity followed chlorophyll concentration and did not have a peak in the mesopelagic (Figure S1D), unlike the ODZ site. There was a salinity peak at 150</w:t>
        </w:r>
      </w:ins>
      <w:ins w:id="1288" w:author="Jacob Cram" w:date="2021-10-31T21:59:00Z">
        <w:r w:rsidR="004C4A0A">
          <w:t> </w:t>
        </w:r>
      </w:ins>
      <w:ins w:id="1289" w:author="Jacob Cram" w:date="2021-10-22T12:59:00Z">
        <w:r w:rsidR="00EC1FB7">
          <w:t>m (Figure S1B).</w:t>
        </w:r>
      </w:ins>
    </w:p>
    <w:p w14:paraId="5E395DE8" w14:textId="046E9741" w:rsidR="00EC1FB7" w:rsidRDefault="00EC1FB7" w:rsidP="00EC1FB7">
      <w:pPr>
        <w:rPr>
          <w:ins w:id="1290" w:author="Jacob Cram" w:date="2021-10-22T12:59:00Z"/>
        </w:rPr>
      </w:pPr>
      <w:ins w:id="1291" w:author="Jacob Cram" w:date="2021-10-22T12:59:00Z">
        <w:r>
          <w:t>Particle numbers were higher between the base of the photic zone through 1000</w:t>
        </w:r>
      </w:ins>
      <w:ins w:id="1292" w:author="Jacob Cram" w:date="2021-10-31T22:00:00Z">
        <w:r w:rsidR="004C4A0A">
          <w:t> </w:t>
        </w:r>
      </w:ins>
      <w:ins w:id="1293" w:author="Jacob Cram" w:date="2021-10-22T12:59:00Z">
        <w:r>
          <w:t>m at the ETNP ODZ site, than at the same-latitude, oxygenic</w:t>
        </w:r>
      </w:ins>
      <w:ins w:id="1294" w:author="Jacob Cram" w:date="2021-10-31T22:00:00Z">
        <w:r w:rsidR="004C4A0A">
          <w:t>,</w:t>
        </w:r>
      </w:ins>
      <w:ins w:id="1295" w:author="Jacob Cram" w:date="2021-10-22T12:59:00Z">
        <w:r>
          <w:t xml:space="preserve"> P16 Station 100 (Figure S7A). Particle size distributions were similar between the two sites above 500</w:t>
        </w:r>
      </w:ins>
      <w:ins w:id="1296" w:author="Jacob Cram" w:date="2021-10-31T22:00:00Z">
        <w:r w:rsidR="004C4A0A">
          <w:t> </w:t>
        </w:r>
      </w:ins>
      <w:ins w:id="1297" w:author="Jacob Cram" w:date="2021-10-22T12:59:00Z">
        <w:r>
          <w:t>m, being characterized by overlapping confidence intervals generated by a general additive model. From 500</w:t>
        </w:r>
      </w:ins>
      <w:ins w:id="1298" w:author="Jacob Cram" w:date="2021-10-31T22:00:00Z">
        <w:r w:rsidR="004C4A0A">
          <w:t> </w:t>
        </w:r>
      </w:ins>
      <w:ins w:id="1299" w:author="Jacob Cram" w:date="2021-10-22T12:59:00Z">
        <w:r>
          <w:t>m to 1000</w:t>
        </w:r>
      </w:ins>
      <w:ins w:id="1300" w:author="Jacob Cram" w:date="2021-10-31T22:00:00Z">
        <w:r w:rsidR="004C4A0A">
          <w:t> </w:t>
        </w:r>
      </w:ins>
      <w:ins w:id="1301" w:author="Jacob Cram" w:date="2021-10-22T12:59:00Z">
        <w:r>
          <w:t>m, particle size distributions were flatter at the ETNP site, being characterized by a</w:t>
        </w:r>
      </w:ins>
      <w:ins w:id="1302" w:author="Jacob Cram" w:date="2021-10-26T12:00:00Z">
        <w:r w:rsidR="00075EA2">
          <w:t xml:space="preserve"> </w:t>
        </w:r>
      </w:ins>
      <w:ins w:id="1303" w:author="Jacob Cram" w:date="2021-10-22T12:59:00Z">
        <w:r>
          <w:t xml:space="preserve">smaller </w:t>
        </w:r>
        <w:r w:rsidRPr="00075EA2">
          <w:t xml:space="preserve">proportion of </w:t>
        </w:r>
        <w:r w:rsidRPr="00075EA2">
          <w:rPr>
            <w:rPrChange w:id="1304" w:author="Jacob Cram" w:date="2021-10-26T11:59:00Z">
              <w:rPr>
                <w:highlight w:val="yellow"/>
              </w:rPr>
            </w:rPrChange>
          </w:rPr>
          <w:t>smaller particles</w:t>
        </w:r>
        <w:r w:rsidRPr="00075EA2">
          <w:t xml:space="preserve">, relative to </w:t>
        </w:r>
        <w:r w:rsidRPr="00075EA2">
          <w:rPr>
            <w:rPrChange w:id="1305" w:author="Jacob Cram" w:date="2021-10-26T11:59:00Z">
              <w:rPr>
                <w:highlight w:val="yellow"/>
              </w:rPr>
            </w:rPrChange>
          </w:rPr>
          <w:t>larger ones</w:t>
        </w:r>
        <w:r w:rsidRPr="00075EA2">
          <w:t xml:space="preserve"> (Figure S7B</w:t>
        </w:r>
        <w:r>
          <w:t>).</w:t>
        </w:r>
      </w:ins>
    </w:p>
    <w:p w14:paraId="45A17521" w14:textId="74016998" w:rsidR="00EC1FB7" w:rsidRDefault="00EC1FB7" w:rsidP="00EC1FB7">
      <w:pPr>
        <w:rPr>
          <w:ins w:id="1306" w:author="Jacob Cram" w:date="2021-10-22T12:59:00Z"/>
        </w:rPr>
      </w:pPr>
      <w:ins w:id="1307" w:author="Jacob Cram" w:date="2021-10-22T12:59:00Z">
        <w:r>
          <w:t>Microaggregate particles (100</w:t>
        </w:r>
      </w:ins>
      <w:ins w:id="1308" w:author="Jacob Cram" w:date="2021-10-31T22:01:00Z">
        <w:r w:rsidR="004C4A0A">
          <w:t> </w:t>
        </w:r>
        <w:proofErr w:type="spellStart"/>
        <w:r w:rsidR="004C4A0A">
          <w:t>μ</w:t>
        </w:r>
      </w:ins>
      <w:ins w:id="1309" w:author="Jacob Cram" w:date="2021-10-22T12:59:00Z">
        <w:r>
          <w:t>m</w:t>
        </w:r>
        <w:proofErr w:type="spellEnd"/>
        <w:r>
          <w:t xml:space="preserve"> - 500 </w:t>
        </w:r>
      </w:ins>
      <w:proofErr w:type="spellStart"/>
      <w:ins w:id="1310" w:author="Jacob Cram" w:date="2021-10-31T22:01:00Z">
        <w:r w:rsidR="004C4A0A">
          <w:t>μ</w:t>
        </w:r>
      </w:ins>
      <w:ins w:id="1311" w:author="Jacob Cram" w:date="2021-10-22T12:59:00Z">
        <w:r>
          <w:t>m</w:t>
        </w:r>
        <w:proofErr w:type="spellEnd"/>
        <w:r>
          <w:t>) at the ETNP ODZ site were about two orders of magnitude more common than marine snow particles (</w:t>
        </w:r>
        <w:r>
          <w:sym w:font="Symbol" w:char="F020"/>
        </w:r>
        <w:r>
          <w:sym w:font="Symbol" w:char="F0B3"/>
        </w:r>
        <w:r>
          <w:t xml:space="preserve"> 500</w:t>
        </w:r>
      </w:ins>
      <w:ins w:id="1312" w:author="Jacob Cram" w:date="2021-10-31T22:01:00Z">
        <w:r w:rsidR="004C4A0A">
          <w:t> </w:t>
        </w:r>
      </w:ins>
      <w:proofErr w:type="spellStart"/>
      <w:ins w:id="1313" w:author="Jacob Cram" w:date="2021-10-31T22:02:00Z">
        <w:r w:rsidR="004C4A0A">
          <w:t>μ</w:t>
        </w:r>
      </w:ins>
      <w:ins w:id="1314" w:author="Jacob Cram" w:date="2021-10-22T12:59:00Z">
        <w:r>
          <w:t>m</w:t>
        </w:r>
        <w:proofErr w:type="spellEnd"/>
        <w:r>
          <w:t xml:space="preserve">) (Figure S8). </w:t>
        </w:r>
        <w:r>
          <w:sym w:font="Symbol" w:char="F0B3"/>
        </w:r>
        <w:r>
          <w:t xml:space="preserve">500 </w:t>
        </w:r>
      </w:ins>
      <w:proofErr w:type="spellStart"/>
      <w:ins w:id="1315" w:author="Jacob Cram" w:date="2021-10-31T22:02:00Z">
        <w:r w:rsidR="004C4A0A">
          <w:t>μ</w:t>
        </w:r>
      </w:ins>
      <w:ins w:id="1316" w:author="Jacob Cram" w:date="2021-10-22T12:59:00Z">
        <w:r>
          <w:t>m</w:t>
        </w:r>
        <w:proofErr w:type="spellEnd"/>
        <w:r>
          <w:t xml:space="preserve"> particle numbers appeared to attenuate more quickly than &lt;500 </w:t>
        </w:r>
      </w:ins>
      <w:proofErr w:type="spellStart"/>
      <w:ins w:id="1317" w:author="Jacob Cram" w:date="2021-10-30T05:47:00Z">
        <w:r w:rsidR="00760092">
          <w:t>μ</w:t>
        </w:r>
      </w:ins>
      <w:ins w:id="1318" w:author="Jacob Cram" w:date="2021-10-22T12:59:00Z">
        <w:r>
          <w:t>m</w:t>
        </w:r>
        <w:proofErr w:type="spellEnd"/>
        <w:r>
          <w:t xml:space="preserve"> particles, and more generally follow a power law decrease, while &lt;500</w:t>
        </w:r>
      </w:ins>
      <w:ins w:id="1319" w:author="Jacob Cram" w:date="2021-10-31T22:02:00Z">
        <w:r w:rsidR="004C4A0A">
          <w:t> </w:t>
        </w:r>
      </w:ins>
      <w:proofErr w:type="spellStart"/>
      <w:ins w:id="1320" w:author="Jacob Cram" w:date="2021-10-30T05:47:00Z">
        <w:r w:rsidR="00760092">
          <w:t>μ</w:t>
        </w:r>
      </w:ins>
      <w:ins w:id="1321" w:author="Jacob Cram" w:date="2021-10-22T12:59:00Z">
        <w:r>
          <w:t>m</w:t>
        </w:r>
        <w:proofErr w:type="spellEnd"/>
        <w:r>
          <w:t xml:space="preserve"> particles appeared to increase around 500</w:t>
        </w:r>
      </w:ins>
      <w:ins w:id="1322" w:author="Jacob Cram" w:date="2021-10-31T22:02:00Z">
        <w:r w:rsidR="004C4A0A">
          <w:t> </w:t>
        </w:r>
      </w:ins>
      <w:ins w:id="1323" w:author="Jacob Cram" w:date="2021-10-22T12:59:00Z">
        <w:r>
          <w:t>m</w:t>
        </w:r>
      </w:ins>
      <w:ins w:id="1324" w:author="Jacob Cram" w:date="2021-10-31T22:02:00Z">
        <w:r w:rsidR="004C4A0A">
          <w:t xml:space="preserve"> depth</w:t>
        </w:r>
      </w:ins>
      <w:ins w:id="1325" w:author="Jacob Cram" w:date="2021-10-22T12:59:00Z">
        <w:r>
          <w:t>. Flux was predicted to be predominantly from &lt;500</w:t>
        </w:r>
      </w:ins>
      <w:ins w:id="1326" w:author="Jacob Cram" w:date="2021-10-31T22:02:00Z">
        <w:r w:rsidR="00AB1E64">
          <w:t> </w:t>
        </w:r>
      </w:ins>
      <w:ins w:id="1327" w:author="Jacob Cram" w:date="2021-10-22T12:59:00Z">
        <w:r>
          <w:t xml:space="preserve">um, rather than </w:t>
        </w:r>
        <w:r>
          <w:sym w:font="Symbol" w:char="F0B3"/>
        </w:r>
        <w:r>
          <w:t>500</w:t>
        </w:r>
      </w:ins>
      <w:ins w:id="1328" w:author="Jacob Cram" w:date="2021-10-31T22:03:00Z">
        <w:r w:rsidR="00AB1E64">
          <w:t> </w:t>
        </w:r>
        <w:proofErr w:type="spellStart"/>
        <w:r w:rsidR="00AB1E64">
          <w:t>μ</w:t>
        </w:r>
      </w:ins>
      <w:ins w:id="1329" w:author="Jacob Cram" w:date="2021-10-22T12:59:00Z">
        <w:r>
          <w:t>m</w:t>
        </w:r>
        <w:proofErr w:type="spellEnd"/>
        <w:r>
          <w:t xml:space="preserve"> particles, at all depths except the </w:t>
        </w:r>
      </w:ins>
      <w:ins w:id="1330" w:author="Jacob Cram" w:date="2021-10-31T22:05:00Z">
        <w:r w:rsidR="00AB1E64">
          <w:t>shallowest depth bin in the surface of the photic zone</w:t>
        </w:r>
      </w:ins>
      <w:ins w:id="1331" w:author="Jacob Cram" w:date="2021-10-22T12:59:00Z">
        <w:r>
          <w:t xml:space="preserve">. The particle size distribution, calculated only on </w:t>
        </w:r>
        <w:r>
          <w:sym w:font="Symbol" w:char="F0B3"/>
        </w:r>
        <w:r>
          <w:t xml:space="preserve">500 </w:t>
        </w:r>
      </w:ins>
      <w:proofErr w:type="spellStart"/>
      <w:ins w:id="1332" w:author="Jacob Cram" w:date="2021-10-31T22:06:00Z">
        <w:r w:rsidR="00AB1E64">
          <w:t>μ</w:t>
        </w:r>
      </w:ins>
      <w:ins w:id="1333" w:author="Jacob Cram" w:date="2021-10-22T12:59:00Z">
        <w:r>
          <w:t>m</w:t>
        </w:r>
        <w:proofErr w:type="spellEnd"/>
        <w:r>
          <w:t xml:space="preserve"> particles, was more variable between depths than calculated for &lt;500</w:t>
        </w:r>
      </w:ins>
      <w:ins w:id="1334" w:author="Jacob Cram" w:date="2021-10-31T22:06:00Z">
        <w:r w:rsidR="00AB1E64">
          <w:t> </w:t>
        </w:r>
        <w:proofErr w:type="spellStart"/>
        <w:r w:rsidR="00AB1E64">
          <w:t>μ</w:t>
        </w:r>
      </w:ins>
      <w:ins w:id="1335" w:author="Jacob Cram" w:date="2021-10-22T12:59:00Z">
        <w:r>
          <w:t>m</w:t>
        </w:r>
        <w:proofErr w:type="spellEnd"/>
        <w:r>
          <w:t xml:space="preserve"> particles. Data from the oxic P16 Station 100 suggested more particles, steeper particle size distribution, and more flux at this station than at the ETNP station. They also suggested that differences between &lt;500</w:t>
        </w:r>
      </w:ins>
      <w:ins w:id="1336" w:author="Jacob Cram" w:date="2021-10-31T22:06:00Z">
        <w:r w:rsidR="00AB1E64">
          <w:t> </w:t>
        </w:r>
      </w:ins>
      <w:proofErr w:type="spellStart"/>
      <w:ins w:id="1337" w:author="Jacob Cram" w:date="2021-10-26T12:01:00Z">
        <w:r w:rsidR="00075EA2">
          <w:t>μ</w:t>
        </w:r>
      </w:ins>
      <w:ins w:id="1338" w:author="Jacob Cram" w:date="2021-10-22T12:59:00Z">
        <w:r>
          <w:t>m</w:t>
        </w:r>
        <w:proofErr w:type="spellEnd"/>
        <w:r>
          <w:t xml:space="preserve"> and </w:t>
        </w:r>
        <w:r>
          <w:sym w:font="Symbol" w:char="F0B3"/>
        </w:r>
        <w:r>
          <w:t xml:space="preserve"> </w:t>
        </w:r>
      </w:ins>
      <w:ins w:id="1339" w:author="Jacob Cram" w:date="2021-10-31T22:06:00Z">
        <w:r w:rsidR="00AB1E64">
          <w:t>500 </w:t>
        </w:r>
        <w:proofErr w:type="spellStart"/>
        <w:r w:rsidR="00AB1E64">
          <w:t>μ</w:t>
        </w:r>
      </w:ins>
      <w:ins w:id="1340" w:author="Jacob Cram" w:date="2021-10-22T12:59:00Z">
        <w:r>
          <w:t>m</w:t>
        </w:r>
        <w:proofErr w:type="spellEnd"/>
        <w:r>
          <w:t xml:space="preserve"> particles, with respect to number, flux and size distribution that were broadly </w:t>
        </w:r>
        <w:proofErr w:type="gramStart"/>
        <w:r>
          <w:t>similar to</w:t>
        </w:r>
        <w:proofErr w:type="gramEnd"/>
        <w:r>
          <w:t xml:space="preserve"> the ones seen at ETNP Station P2.</w:t>
        </w:r>
      </w:ins>
      <w:ins w:id="1341" w:author="Jacob Cram" w:date="2021-10-30T05:48:00Z">
        <w:r w:rsidR="00760092">
          <w:t xml:space="preserve"> </w:t>
        </w:r>
      </w:ins>
      <w:ins w:id="1342" w:author="Jacob Cram" w:date="2021-10-22T12:59:00Z">
        <w:r>
          <w:t>In contrast to the anoxic station, at the oxic station flux always decreased with depth (Figure S9A+B).</w:t>
        </w:r>
      </w:ins>
    </w:p>
    <w:p w14:paraId="00000070" w14:textId="77777777" w:rsidR="00104E87" w:rsidRDefault="00D145D4" w:rsidP="00EF63F8">
      <w:pPr>
        <w:pStyle w:val="Heading1"/>
      </w:pPr>
      <w:sdt>
        <w:sdtPr>
          <w:tag w:val="goog_rdk_27"/>
          <w:id w:val="-1604639901"/>
        </w:sdtPr>
        <w:sdtEndPr/>
        <w:sdtContent/>
      </w:sdt>
      <w:r w:rsidR="004D045E">
        <w:t>Discussion</w:t>
      </w:r>
    </w:p>
    <w:p w14:paraId="00000071" w14:textId="77777777" w:rsidR="00104E87" w:rsidRDefault="004D045E" w:rsidP="00EF63F8">
      <w:pPr>
        <w:pStyle w:val="Heading2"/>
      </w:pPr>
      <w:bookmarkStart w:id="1343" w:name="bookmark=id.qsh70q" w:colFirst="0" w:colLast="0"/>
      <w:bookmarkEnd w:id="1343"/>
      <w:r>
        <w:t>Diel migrators spend time in the ODZ core</w:t>
      </w:r>
    </w:p>
    <w:p w14:paraId="00000072" w14:textId="558864A6" w:rsidR="00104E87" w:rsidRDefault="004D045E" w:rsidP="00EF63F8">
      <w:r>
        <w:t xml:space="preserve">Organisms of all sizes appear to migrate into the core of the ODZ at our site. Most migrators appear to leave the surface at dawn, spend the day in the top </w:t>
      </w:r>
      <w:del w:id="1344" w:author="Jacob Cram" w:date="2021-10-31T22:09:00Z">
        <w:r w:rsidDel="00505A2B">
          <w:delText>500</w:delText>
        </w:r>
        <w:r w:rsidR="005E0393" w:rsidDel="00505A2B">
          <w:delText xml:space="preserve"> </w:delText>
        </w:r>
      </w:del>
      <w:ins w:id="1345" w:author="Jacob Cram" w:date="2021-10-31T22:09:00Z">
        <w:r w:rsidR="00505A2B">
          <w:t>500 </w:t>
        </w:r>
      </w:ins>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xml:space="preserve">, </w:t>
      </w:r>
      <w:del w:id="1346" w:author="Jacob Cram" w:date="2021-10-30T05:48:00Z">
        <w:r w:rsidDel="00760092">
          <w:delText>some of which are</w:delText>
        </w:r>
      </w:del>
      <w:ins w:id="1347" w:author="Jacob Cram" w:date="2021-10-30T05:48:00Z">
        <w:r w:rsidR="00760092">
          <w:t>including</w:t>
        </w:r>
      </w:ins>
      <w:r>
        <w:t xml:space="preserve"> highly anoxic sites with secondary</w:t>
      </w:r>
      <w:r w:rsidR="00D357C6">
        <w:t>, anoxic,</w:t>
      </w:r>
      <w:r>
        <w:t xml:space="preserve"> deep chlorophyll maxima</w:t>
      </w:r>
      <w:r w:rsidR="00D357C6">
        <w:t>, like</w:t>
      </w:r>
      <w:r>
        <w:t xml:space="preserve"> this one </w:t>
      </w:r>
      <w:r w:rsidR="00B04B63">
        <w:fldChar w:fldCharType="begin"/>
      </w:r>
      <w:r w:rsidR="00760092">
        <w:instrText xml:space="preserve"> ADDIN ZOTERO_ITEM CSL_CITATION {"citationID":"cZKmuLiM","properties":{"formattedCitation":"(Bianchi et al., 2014; Hidalgo et al., 2005)","plainCitation":"(Bianchi et al., 2014; Hidalgo et al., 2005)","noteIndex":0},"citationItems":[{"id":7306,"uris":["http://zotero.org/users/158097/items/7V4MPVL5"],"uri":["http://zotero.org/users/158097/items/7V4MPVL5"],"itemData":{"id":7306,"type":"article-journal","abstract":"Measurements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760092" w:rsidRPr="00760092">
        <w:t>(Bianchi et al., 2014; 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Sampling efforts</w:t>
      </w:r>
      <w:ins w:id="1348" w:author="Clara Fuchsman" w:date="2021-10-16T16:52:00Z">
        <w:r w:rsidR="00D84B71">
          <w:t xml:space="preserve"> in the Costa Rica Dome</w:t>
        </w:r>
      </w:ins>
      <w:ins w:id="1349" w:author="Jacob Cram" w:date="2021-10-26T12:01:00Z">
        <w:r w:rsidR="00075EA2">
          <w:t>,</w:t>
        </w:r>
      </w:ins>
      <w:r>
        <w:t xml:space="preserve"> </w:t>
      </w:r>
      <w:del w:id="1350" w:author="Clara Fuchsman" w:date="2021-10-16T16:53:00Z">
        <w:r>
          <w:delText xml:space="preserve">elsewhere </w:delText>
        </w:r>
      </w:del>
      <w:ins w:id="1351" w:author="Clara Fuchsman" w:date="2021-10-16T16:53:00Z">
        <w:r w:rsidR="00D84B71">
          <w:t xml:space="preserve">a unique system </w:t>
        </w:r>
      </w:ins>
      <w:r>
        <w:t>in the ETNP</w:t>
      </w:r>
      <w:ins w:id="1352" w:author="Jacob Cram" w:date="2021-10-26T12:01:00Z">
        <w:r w:rsidR="00075EA2">
          <w:t>,</w:t>
        </w:r>
      </w:ins>
      <w:r>
        <w:t xml:space="preserve"> </w:t>
      </w:r>
      <w:del w:id="1353" w:author="Clara Fuchsman" w:date="2021-10-16T16:54:00Z">
        <w:r>
          <w:delText xml:space="preserve">suggest </w:delText>
        </w:r>
      </w:del>
      <w:ins w:id="1354" w:author="Clara Fuchsman" w:date="2021-10-16T16:54:00Z">
        <w:r w:rsidR="00D84B71">
          <w:t>f</w:t>
        </w:r>
      </w:ins>
      <w:ins w:id="1355" w:author="Clara Fuchsman" w:date="2021-10-16T16:55:00Z">
        <w:r w:rsidR="00D84B71">
          <w:t>ind</w:t>
        </w:r>
      </w:ins>
      <w:ins w:id="1356" w:author="Clara Fuchsman" w:date="2021-10-16T16:54:00Z">
        <w:r w:rsidR="00D84B71">
          <w:t xml:space="preserve"> </w:t>
        </w:r>
      </w:ins>
      <w:r>
        <w:t xml:space="preserve">that </w:t>
      </w:r>
      <w:ins w:id="1357" w:author="Clara Fuchsman" w:date="2021-10-16T16:54:00Z">
        <w:r w:rsidR="00D84B71">
          <w:t xml:space="preserve">euphausiids and fish </w:t>
        </w:r>
      </w:ins>
      <w:del w:id="1358" w:author="Clara Fuchsman" w:date="2021-10-16T16:54:00Z">
        <w:r>
          <w:delText xml:space="preserve">many of these diel </w:delText>
        </w:r>
      </w:del>
      <w:ins w:id="1359" w:author="Clara Fuchsman" w:date="2021-10-21T16:39:00Z">
        <w:r>
          <w:t>migrat</w:t>
        </w:r>
      </w:ins>
      <w:ins w:id="1360" w:author="Clara Fuchsman" w:date="2021-10-16T16:54:00Z">
        <w:r w:rsidR="00D84B71">
          <w:t>e</w:t>
        </w:r>
      </w:ins>
      <w:del w:id="1361" w:author="Clara Fuchsman" w:date="2021-10-16T16:54:00Z">
        <w:r w:rsidDel="00D84B71">
          <w:delText>ors</w:delText>
        </w:r>
      </w:del>
      <w:del w:id="1362" w:author="Clara Fuchsman" w:date="2021-10-21T16:39:00Z">
        <w:r>
          <w:delText>migrators</w:delText>
        </w:r>
      </w:del>
      <w:r>
        <w:t xml:space="preserve"> </w:t>
      </w:r>
      <w:del w:id="1363" w:author="Clara Fuchsman" w:date="2021-10-16T16:54:00Z">
        <w:r>
          <w:delText xml:space="preserve">are </w:delText>
        </w:r>
      </w:del>
      <w:ins w:id="1364" w:author="Clara Fuchsman" w:date="2021-10-16T16:54:00Z">
        <w:r w:rsidR="00D84B71">
          <w:t xml:space="preserve">into the ODZ </w:t>
        </w:r>
      </w:ins>
      <w:del w:id="1365" w:author="Clara Fuchsman" w:date="2021-10-16T16:54:00Z">
        <w:r>
          <w:delText xml:space="preserve">euphausiids and fish </w:delText>
        </w:r>
      </w:del>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w:t>
      </w:r>
      <w:del w:id="1366" w:author="Clara Fuchsman" w:date="2021-10-16T16:55:00Z">
        <w:r>
          <w:delText xml:space="preserve">and </w:delText>
        </w:r>
      </w:del>
      <w:ins w:id="1367" w:author="Clara Fuchsman" w:date="2021-10-16T16:55:00Z">
        <w:r w:rsidR="00D84B71">
          <w:t xml:space="preserve">but </w:t>
        </w:r>
      </w:ins>
      <w:r>
        <w:t>that diel migrators are primarily 2</w:t>
      </w:r>
      <w:ins w:id="1368" w:author="Jacob Cram" w:date="2021-10-31T22:10:00Z">
        <w:r w:rsidR="00505A2B">
          <w:t> mm–</w:t>
        </w:r>
      </w:ins>
      <w:del w:id="1369" w:author="Jacob Cram" w:date="2021-10-31T22:10:00Z">
        <w:r w:rsidDel="00505A2B">
          <w:delText xml:space="preserve">-5 </w:delText>
        </w:r>
      </w:del>
      <w:ins w:id="1370" w:author="Jacob Cram" w:date="2021-10-31T22:10:00Z">
        <w:r w:rsidR="00505A2B">
          <w:t>5 </w:t>
        </w:r>
      </w:ins>
      <w:r>
        <w:t xml:space="preserve">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(Wishner et al., 2013)</w:t>
      </w:r>
      <w:r w:rsidR="00B04B63">
        <w:fldChar w:fldCharType="end"/>
      </w:r>
      <w:r>
        <w:t xml:space="preserve">. Krill in the Humboldt current </w:t>
      </w:r>
      <w:r w:rsidR="00B33156">
        <w:t>OMZ</w:t>
      </w:r>
      <w:ins w:id="1371" w:author="Jacob Cram" w:date="2021-10-26T12:04:00Z">
        <w:r w:rsidR="00580BC9">
          <w:t xml:space="preserve"> similarly spend the day at depth and</w:t>
        </w:r>
      </w:ins>
      <w:r w:rsidR="00B33156">
        <w:t xml:space="preserve">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del w:id="1372" w:author="Jacob Cram" w:date="2021-10-26T12:05:00Z">
        <w:r w:rsidDel="00580BC9">
          <w:delText>, as seen for some organisms at our site (Figure 1B)</w:delText>
        </w:r>
      </w:del>
      <w:r>
        <w:t xml:space="preserve">. The presence of organisms that appear and disappear just above the base of the photic zone, in the region of the deeper anoxic fluorescence peak region, but absence of a tell-tale signature of mass migration before or after they appear (Figure </w:t>
      </w:r>
      <w:del w:id="1373" w:author="Jacob Cram" w:date="2021-10-26T12:09:00Z">
        <w:r w:rsidDel="00277290">
          <w:delText>1C</w:delText>
        </w:r>
      </w:del>
      <w:ins w:id="1374" w:author="Jacob Cram" w:date="2021-10-26T12:09:00Z">
        <w:r w:rsidR="00277290">
          <w:t>2C</w:t>
        </w:r>
      </w:ins>
      <w:r>
        <w:t xml:space="preserve">) may suggest that these organisms migrate at different times of the day to this deep region, rather than all at once. Another possibility is that they pass through our station at this depth in </w:t>
      </w:r>
      <w:r w:rsidR="00777545">
        <w:t>mid-day</w:t>
      </w:r>
      <w:r>
        <w:t xml:space="preserve">, but </w:t>
      </w:r>
      <w:del w:id="1375" w:author="Clara Fuchsman" w:date="2021-10-16T16:56:00Z">
        <w:r>
          <w:delText xml:space="preserve">do not </w:delText>
        </w:r>
      </w:del>
      <w:r>
        <w:t xml:space="preserve">migrate to depth </w:t>
      </w:r>
      <w:del w:id="1376" w:author="Clara Fuchsman" w:date="2021-10-16T16:56:00Z">
        <w:r>
          <w:delText xml:space="preserve">at this location, but rather </w:delText>
        </w:r>
      </w:del>
      <w:r>
        <w:t>at another location.</w:t>
      </w:r>
    </w:p>
    <w:p w14:paraId="00000073" w14:textId="73A246D3" w:rsidR="00104E87" w:rsidRDefault="004D045E" w:rsidP="00EF63F8">
      <w:bookmarkStart w:id="1377" w:name="_Hlk85791433"/>
      <w:r>
        <w:t xml:space="preserve">The organisms that appear between </w:t>
      </w:r>
      <w:del w:id="1378" w:author="Jacob Cram" w:date="2021-10-31T22:12:00Z">
        <w:r w:rsidDel="00505A2B">
          <w:delText xml:space="preserve">500 </w:delText>
        </w:r>
      </w:del>
      <w:ins w:id="1379" w:author="Jacob Cram" w:date="2021-10-31T22:12:00Z">
        <w:r w:rsidR="00505A2B">
          <w:t>500 </w:t>
        </w:r>
      </w:ins>
      <w:r>
        <w:t xml:space="preserve">m and </w:t>
      </w:r>
      <w:del w:id="1380" w:author="Jacob Cram" w:date="2021-10-31T22:12:00Z">
        <w:r w:rsidDel="00505A2B">
          <w:delText xml:space="preserve">1000 </w:delText>
        </w:r>
      </w:del>
      <w:ins w:id="1381" w:author="Jacob Cram" w:date="2021-10-31T22:12:00Z">
        <w:r w:rsidR="00505A2B">
          <w:t>1000 </w:t>
        </w:r>
      </w:ins>
      <w:r>
        <w:t xml:space="preserve">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ins w:id="1382" w:author="Jacob Cram" w:date="2021-10-10T17:35:00Z">
        <w:r w:rsidR="00040243">
          <w:t xml:space="preserve">, but could also represent other organisms such as </w:t>
        </w:r>
        <w:proofErr w:type="spellStart"/>
        <w:r w:rsidR="00040243">
          <w:t>salps</w:t>
        </w:r>
      </w:ins>
      <w:proofErr w:type="spellEnd"/>
      <w:ins w:id="1383" w:author="Jacob Cram" w:date="2021-10-22T10:34:00Z">
        <w:r w:rsidR="00891FDD">
          <w:t xml:space="preserve"> </w:t>
        </w:r>
      </w:ins>
      <w:r w:rsidR="00891FDD">
        <w:fldChar w:fldCharType="begin"/>
      </w:r>
      <w:r w:rsidR="00891FDD">
        <w:instrText xml:space="preserve"> ADDIN ZOTERO_ITEM CSL_CITATION {"citationID":"a9ShM0U6","properties":{"formattedCitation":"(Maas et al., 2014; Ressler, 2002)","plainCitation":"(Maas et al., 2014; Ressler, 2002)","noteIndex":0},"citationItems":[{"id":8939,"uris":["http://zotero.org/users/158097/items/KF4UZINQ"],"uri":["http://zotero.org/users/158097/items/KF4UZINQ"],"itemData":{"id":8939,"type":"article-journal","abstract":"The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891FDD">
        <w:rPr>
          <w:rFonts w:ascii="Cambria Math" w:hAnsi="Cambria Math" w:cs="Cambria Math"/>
        </w:rPr>
        <w:instrText>∼</w:instrText>
      </w:r>
      <w:r w:rsidR="00891FDD">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F."}],"issued":{"date-parts":[["2014",11,1]]}}},{"id":9961,"uris":["http://zotero.org/users/158097/items/E7DT8YY7"],"uri":["http://zotero.org/users/158097/items/E7DT8YY7"],"itemData":{"id":9961,"type":"article-journal","abstract":"A 153kHz narrowband acoustic Doppler current profiler (ADCP) was used to measure volume backscattering strength (Sv) during a deepwater oceanographic survey of cetacean and seabird habitat in the northeastern Gulf of Mexico. Sv was positively related to zooplankton and micronekton biomass (wet displacement volume) in ‘sea-truth’ net hauls made with a 1m2 Multiple Opening-Closing Net Environmental Sensing System (MOCNESS). A subset of these MOCNESS tows was used to explore the relationship between the numerical densities of various taxonomic categories of zooplankton and the ADCP backscatter signal. Crustaceans, small fish, and fragments of non-gas-bearing siphonophores in the net samples all showed significant, positive correlations with the acoustic signal, while other types of gelatinous zooplankton, pteropod and atlantid molluscs, and gas-filled siphonophore floats showed no significant correlation with Sv. Previously published acoustic scattering models for zooplankton were used to calculate expected scattering for several general zooplankton types and sizes for comparison with the field data. Even though gelatinous material often made up a large fraction of the total biomass, crustaceans, small fish, and pteropods were most likely the important scatterers. Since only crustacean and small fish densities were significantly correlated with Sv, it is suggested that Sv at 153kHz can be used as a relative proxy for the abundance of these organisms in the Gulf of Mexico.","container-title":"Deep Sea Research Part I: Oceanographic Research Papers","DOI":"10.1016/S0967-0637(02)00117-6","ISSN":"0967-0637","issue":"11","journalAbbreviation":"Deep Sea Research Part I: Oceanographic Research Papers","language":"en","page":"2035-2051","source":"ScienceDirect","title":"Acoustic backscatter measurements with a 153kHz ADCP in the northeastern Gulf of Mexico: determination of dominant zooplankton and micronekton scatterers","title-short":"Acoustic backscatter measurements with a 153kHz ADCP in the northeastern Gulf of Mexico","volume":"49","author":[{"family":"Ressler","given":"Patrick H"}],"issued":{"date-parts":[["2002",11,1]]}}}],"schema":"https://github.com/citation-style-language/schema/raw/master/csl-citation.json"} </w:instrText>
      </w:r>
      <w:r w:rsidR="00891FDD">
        <w:fldChar w:fldCharType="separate"/>
      </w:r>
      <w:r w:rsidR="00891FDD" w:rsidRPr="00891FDD">
        <w:t>(Maas et al., 2014; Ressler, 2002)</w:t>
      </w:r>
      <w:r w:rsidR="00891FDD">
        <w:fldChar w:fldCharType="end"/>
      </w:r>
      <w:bookmarkEnd w:id="1377"/>
      <w:del w:id="1384" w:author="R1" w:date="2021-10-08T15:56:00Z">
        <w:r>
          <w:delText>.</w:delText>
        </w:r>
      </w:del>
      <w:ins w:id="1385" w:author="R1" w:date="2021-10-08T15:56:00Z">
        <w:r>
          <w:t>.</w:t>
        </w:r>
      </w:ins>
      <w:r>
        <w:t xml:space="preserve"> That they appear in horizontal bands that do not appear to trend upwards over time suggests that </w:t>
      </w:r>
      <w:del w:id="1386" w:author="Jacob Cram" w:date="2021-10-26T12:10:00Z">
        <w:r w:rsidR="00D357C6" w:rsidDel="00277290">
          <w:delText xml:space="preserve">jellyfish </w:delText>
        </w:r>
      </w:del>
      <w:ins w:id="1387" w:author="Jacob Cram" w:date="2021-10-26T12:10:00Z">
        <w:r w:rsidR="00277290">
          <w:t xml:space="preserve">these </w:t>
        </w:r>
      </w:ins>
      <w:r w:rsidR="00D357C6">
        <w:t>swarms</w:t>
      </w:r>
      <w:r>
        <w:t xml:space="preserve"> are traveling through our site at progressively shallower depths over the course of the day, but that </w:t>
      </w:r>
      <w:r w:rsidR="00D357C6">
        <w:t>the individual</w:t>
      </w:r>
      <w:r>
        <w:t xml:space="preserve"> swarms are not themselves moving upward at this station. This</w:t>
      </w:r>
      <w:ins w:id="1388" w:author="Jacob Cram" w:date="2021-10-31T22:12:00Z">
        <w:r w:rsidR="00505A2B">
          <w:t xml:space="preserve"> pattern</w:t>
        </w:r>
      </w:ins>
      <w:r>
        <w:t xml:space="preserve">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1389" w:name="bookmark=id.3as4poj" w:colFirst="0" w:colLast="0"/>
      <w:bookmarkEnd w:id="1389"/>
      <w:r>
        <w:t>F</w:t>
      </w:r>
      <w:sdt>
        <w:sdtPr>
          <w:tag w:val="goog_rdk_28"/>
          <w:id w:val="1104533453"/>
        </w:sdtPr>
        <w:sdtEndPr/>
        <w:sdtContent/>
      </w:sdt>
      <w:r>
        <w:t>lux is lower at this site than previous measurements in the ETNP</w:t>
      </w:r>
    </w:p>
    <w:p w14:paraId="00000075" w14:textId="6D105714" w:rsidR="00104E87" w:rsidRPr="00E80937" w:rsidRDefault="004D045E" w:rsidP="00EF63F8">
      <w:pPr>
        <w:rPr>
          <w:u w:val="single"/>
          <w:rPrChange w:id="1390" w:author="Jacob Cram" w:date="2021-10-30T05:30:00Z">
            <w:rPr/>
          </w:rPrChange>
        </w:rPr>
      </w:pPr>
      <w:r>
        <w:t xml:space="preserve">Flux at </w:t>
      </w:r>
      <w:r w:rsidR="005F35A0">
        <w:t>P2</w:t>
      </w:r>
      <w:r>
        <w:t xml:space="preserve"> was lower at all depths, ranging from 10</w:t>
      </w:r>
      <w:ins w:id="1391" w:author="Jacob Cram" w:date="2021-10-31T22:13:00Z">
        <w:r w:rsidR="00505A2B">
          <w:t>–</w:t>
        </w:r>
      </w:ins>
      <w:del w:id="1392" w:author="Jacob Cram" w:date="2021-10-31T22:13:00Z">
        <w:r w:rsidDel="00505A2B">
          <w:delText>-</w:delText>
        </w:r>
      </w:del>
      <w:r>
        <w:t>100</w:t>
      </w:r>
      <w:del w:id="1393" w:author="Jacob Cram" w:date="2021-10-31T22:14:00Z">
        <w:r w:rsidDel="00707A68">
          <w:delText xml:space="preserve"> </w:delText>
        </w:r>
      </w:del>
      <w:ins w:id="1394" w:author="Jacob Cram" w:date="2021-10-31T22:14:00Z">
        <w:r w:rsidR="00707A68">
          <w:t> </w:t>
        </w:r>
      </w:ins>
      <w:proofErr w:type="spellStart"/>
      <w:r w:rsidR="00D357C6">
        <w:t>μ</w:t>
      </w:r>
      <w:ins w:id="1395" w:author="Jacob Cram" w:date="2021-10-30T05:29:00Z">
        <w:r w:rsidR="00E80937">
          <w:t>mol</w:t>
        </w:r>
      </w:ins>
      <w:proofErr w:type="spellEnd"/>
      <w:del w:id="1396" w:author="Jacob Cram" w:date="2021-10-30T05:29:00Z">
        <w:r w:rsidDel="00E80937">
          <w:delText>M</w:delText>
        </w:r>
      </w:del>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w:t>
      </w:r>
      <w:ins w:id="1397" w:author="Jacob Cram" w:date="2021-10-31T22:13:00Z">
        <w:r w:rsidR="00505A2B">
          <w:t>000</w:t>
        </w:r>
      </w:ins>
      <w:del w:id="1398" w:author="Jacob Cram" w:date="2021-10-31T22:13:00Z">
        <w:r w:rsidDel="00505A2B">
          <w:delText>-</w:delText>
        </w:r>
      </w:del>
      <w:ins w:id="1399" w:author="Jacob Cram" w:date="2021-10-31T22:13:00Z">
        <w:r w:rsidR="00505A2B">
          <w:t>–</w:t>
        </w:r>
      </w:ins>
      <w:r>
        <w:t>10</w:t>
      </w:r>
      <w:ins w:id="1400" w:author="Jacob Cram" w:date="2021-10-31T22:13:00Z">
        <w:r w:rsidR="00505A2B">
          <w:t>000</w:t>
        </w:r>
      </w:ins>
      <w:ins w:id="1401" w:author="Jacob Cram" w:date="2021-10-31T22:14:00Z">
        <w:r w:rsidR="00707A68">
          <w:t> </w:t>
        </w:r>
      </w:ins>
      <w:proofErr w:type="spellStart"/>
      <w:del w:id="1402" w:author="Jacob Cram" w:date="2021-10-31T22:13:00Z">
        <w:r w:rsidDel="00707A68">
          <w:delText xml:space="preserve"> </w:delText>
        </w:r>
      </w:del>
      <w:ins w:id="1403" w:author="Jacob Cram" w:date="2021-10-30T05:30:00Z">
        <w:r w:rsidR="00E80937">
          <w:t>μmol</w:t>
        </w:r>
      </w:ins>
      <w:proofErr w:type="spellEnd"/>
      <w:del w:id="1404" w:author="Jacob Cram" w:date="2021-10-30T05:30:00Z">
        <w:r w:rsidDel="00E80937">
          <w:delText>mM</w:delText>
        </w:r>
      </w:del>
      <w:r>
        <w:t>/m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 xml:space="preserve">(Hartnett &amp; </w:t>
      </w:r>
      <w:proofErr w:type="spellStart"/>
      <w:r w:rsidR="00DF46B2" w:rsidRPr="00DF46B2">
        <w:t>Devol</w:t>
      </w:r>
      <w:proofErr w:type="spellEnd"/>
      <w:r w:rsidR="00DF46B2" w:rsidRPr="00DF46B2">
        <w:t>, 2003; Van Mooy et al., 2002)</w:t>
      </w:r>
      <w:r w:rsidR="00B04B63">
        <w:fldChar w:fldCharType="end"/>
      </w:r>
      <w:r>
        <w:t>.</w:t>
      </w:r>
    </w:p>
    <w:p w14:paraId="00000076" w14:textId="77777777" w:rsidR="00104E87" w:rsidRDefault="004D045E" w:rsidP="00EF63F8">
      <w:pPr>
        <w:pStyle w:val="Heading2"/>
      </w:pPr>
      <w:bookmarkStart w:id="1405" w:name="bookmark=id.1pxezwc" w:colFirst="0" w:colLast="0"/>
      <w:bookmarkEnd w:id="1405"/>
      <w:r>
        <w:t>The flux to size relationship is typical of other sites</w:t>
      </w:r>
    </w:p>
    <w:p w14:paraId="00000077" w14:textId="639DE99F"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del w:id="1406" w:author="Jacob Cram" w:date="2021-10-22T11:24:00Z">
        <w:r w:rsidR="005F35A0" w:rsidRPr="00DE3F73" w:rsidDel="00BD7CFC">
          <w:rPr>
            <w:highlight w:val="yellow"/>
            <w:rPrChange w:id="1407" w:author="klaus" w:date="2021-10-21T16:39:00Z">
              <w:rPr/>
            </w:rPrChange>
          </w:rPr>
          <w:delText>has</w:delText>
        </w:r>
        <w:r w:rsidR="005F35A0" w:rsidDel="00BD7CFC">
          <w:delText xml:space="preserve"> </w:delText>
        </w:r>
      </w:del>
      <w:ins w:id="1408" w:author="Jacob Cram" w:date="2021-10-22T11:24:00Z">
        <w:r w:rsidR="00BD7CFC">
          <w:t xml:space="preserve">have </w:t>
        </w:r>
      </w:ins>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1409" w:name="bookmark=id.49x2ik5" w:colFirst="0" w:colLast="0"/>
      <w:bookmarkEnd w:id="1409"/>
      <w:r>
        <w:t>Remineralization rates of all particles decrease in the ODZ, but disaggregation does not</w:t>
      </w:r>
    </w:p>
    <w:p w14:paraId="00000079" w14:textId="03A8F793"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w:t>
      </w:r>
      <w:del w:id="1410" w:author="Jacob Cram" w:date="2021-10-31T22:15:00Z">
        <w:r w:rsidDel="00774220">
          <w:delText xml:space="preserve">Figure </w:delText>
        </w:r>
      </w:del>
      <w:ins w:id="1411" w:author="Jacob Cram" w:date="2021-10-31T22:15:00Z">
        <w:r w:rsidR="00774220">
          <w:t>Figure </w:t>
        </w:r>
      </w:ins>
      <w:r>
        <w:t xml:space="preserve">5), </w:t>
      </w:r>
      <w:bookmarkStart w:id="1412" w:name="_Hlk86462075"/>
      <w:r>
        <w:t xml:space="preserve">and therefore our hypothesis </w:t>
      </w:r>
      <w:r w:rsidR="00374C9F">
        <w:rPr>
          <w:b/>
        </w:rPr>
        <w:t>H1</w:t>
      </w:r>
      <w:ins w:id="1413" w:author="Jacob Cram" w:date="2021-10-10T17:36:00Z">
        <w:r w:rsidR="00040243">
          <w:rPr>
            <w:bCs/>
          </w:rPr>
          <w:t>, that all particles are remineralized more slowly than in oxic sites</w:t>
        </w:r>
      </w:ins>
      <w:r>
        <w:t xml:space="preserve">. This suggests that the low oxygen at this site decreases the remineralization rate of all </w:t>
      </w:r>
      <w:r w:rsidRPr="00711AD1">
        <w:t xml:space="preserve">particles, including </w:t>
      </w:r>
      <w:del w:id="1414" w:author="Jacob Cram" w:date="2021-10-22T12:49:00Z">
        <w:r w:rsidRPr="007739DD" w:rsidDel="001270A1">
          <w:delText xml:space="preserve">small </w:delText>
        </w:r>
      </w:del>
      <w:ins w:id="1415" w:author="Jacob Cram" w:date="2021-10-22T12:49:00Z">
        <w:r w:rsidR="001270A1" w:rsidRPr="007739DD">
          <w:rPr>
            <w:rPrChange w:id="1416" w:author="Jacob Cram" w:date="2021-10-26T12:39:00Z">
              <w:rPr>
                <w:highlight w:val="yellow"/>
              </w:rPr>
            </w:rPrChange>
          </w:rPr>
          <w:t>&lt;500</w:t>
        </w:r>
      </w:ins>
      <w:ins w:id="1417" w:author="Jacob Cram" w:date="2021-10-31T22:15:00Z">
        <w:r w:rsidR="00774220">
          <w:t> </w:t>
        </w:r>
      </w:ins>
      <w:proofErr w:type="spellStart"/>
      <w:ins w:id="1418" w:author="Jacob Cram" w:date="2021-10-22T12:49:00Z">
        <w:r w:rsidR="001270A1" w:rsidRPr="007739DD">
          <w:rPr>
            <w:rPrChange w:id="1419" w:author="Jacob Cram" w:date="2021-10-26T12:39:00Z">
              <w:rPr>
                <w:highlight w:val="yellow"/>
              </w:rPr>
            </w:rPrChange>
          </w:rPr>
          <w:t>μm</w:t>
        </w:r>
        <w:proofErr w:type="spellEnd"/>
        <w:r w:rsidR="001270A1" w:rsidRPr="007739DD">
          <w:rPr>
            <w:rPrChange w:id="1420" w:author="Jacob Cram" w:date="2021-10-26T12:39:00Z">
              <w:rPr>
                <w:highlight w:val="yellow"/>
              </w:rPr>
            </w:rPrChange>
          </w:rPr>
          <w:t xml:space="preserve"> microaggregates</w:t>
        </w:r>
      </w:ins>
      <w:del w:id="1421" w:author="Jacob Cram" w:date="2021-10-22T12:49:00Z">
        <w:r w:rsidRPr="007739DD" w:rsidDel="001270A1">
          <w:delText>ones</w:delText>
        </w:r>
      </w:del>
      <w:r w:rsidRPr="007739DD">
        <w:t xml:space="preserve">. It does not support the </w:t>
      </w:r>
      <w:r w:rsidR="00F06FFB" w:rsidRPr="007739DD">
        <w:rPr>
          <w:b/>
          <w:bCs/>
        </w:rPr>
        <w:t>H</w:t>
      </w:r>
      <w:del w:id="1422" w:author="Jacob Cram" w:date="2021-10-10T17:37:00Z">
        <w:r w:rsidR="00F06FFB" w:rsidRPr="007739DD" w:rsidDel="00040243">
          <w:rPr>
            <w:b/>
            <w:bCs/>
          </w:rPr>
          <w:delText>A</w:delText>
        </w:r>
      </w:del>
      <w:r w:rsidR="00F06FFB" w:rsidRPr="007739DD">
        <w:rPr>
          <w:b/>
          <w:bCs/>
        </w:rPr>
        <w:t>2</w:t>
      </w:r>
      <w:r w:rsidRPr="007739DD">
        <w:t xml:space="preserve"> </w:t>
      </w:r>
      <w:r w:rsidRPr="00711AD1">
        <w:t xml:space="preserve">in which disaggregation is suppressed in the ODZ, nor </w:t>
      </w:r>
      <w:r w:rsidR="00374C9F" w:rsidRPr="007739DD">
        <w:rPr>
          <w:b/>
          <w:bCs/>
        </w:rPr>
        <w:t>H3</w:t>
      </w:r>
      <w:r w:rsidRPr="007739DD">
        <w:t xml:space="preserve"> in which only the very large particles’ remineralization is slowed</w:t>
      </w:r>
      <w:r w:rsidR="005F35A0" w:rsidRPr="007739DD">
        <w:t xml:space="preserve"> due to sulfate reduction</w:t>
      </w:r>
      <w:r w:rsidRPr="007739DD">
        <w:t xml:space="preserve">. </w:t>
      </w:r>
      <w:bookmarkEnd w:id="1412"/>
      <w:r w:rsidRPr="007739DD">
        <w:t>The data at the oxic site generally conformed to Weber and Bianchi’s</w:t>
      </w:r>
      <w:r w:rsidR="006E5628" w:rsidRPr="007739DD">
        <w:t xml:space="preserve"> null model</w:t>
      </w:r>
      <w:r w:rsidR="0073043C" w:rsidRPr="007739DD">
        <w:t>,</w:t>
      </w:r>
      <w:r w:rsidRPr="007739DD">
        <w:t xml:space="preserve"> “Model 0”, which was their prediction for particle distributions at oxic sites</w:t>
      </w:r>
      <w:r w:rsidR="0073043C" w:rsidRPr="007739DD">
        <w:t xml:space="preserve"> </w:t>
      </w:r>
      <w:r w:rsidR="0073043C" w:rsidRPr="00711AD1">
        <w:fldChar w:fldCharType="begin"/>
      </w:r>
      <w:r w:rsidR="00DF46B2" w:rsidRPr="007739DD">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rsidRPr="00711AD1">
        <w:fldChar w:fldCharType="separate"/>
      </w:r>
      <w:r w:rsidR="00DF46B2" w:rsidRPr="00711AD1">
        <w:t>(2020)</w:t>
      </w:r>
      <w:r w:rsidR="0073043C" w:rsidRPr="00711AD1">
        <w:fldChar w:fldCharType="end"/>
      </w:r>
      <w:r w:rsidRPr="00711AD1">
        <w:t xml:space="preserve">. However, one difference was that the observed particle size distribution, while essentially constant from the base of the photic zone through </w:t>
      </w:r>
      <w:del w:id="1423" w:author="Jacob Cram" w:date="2021-10-31T22:16:00Z">
        <w:r w:rsidRPr="00711AD1" w:rsidDel="00B1167E">
          <w:delText xml:space="preserve">1000 </w:delText>
        </w:r>
      </w:del>
      <w:ins w:id="1424" w:author="Jacob Cram" w:date="2021-10-31T22:16:00Z">
        <w:r w:rsidR="00B1167E" w:rsidRPr="00711AD1">
          <w:t>1000</w:t>
        </w:r>
        <w:r w:rsidR="00B1167E">
          <w:t> </w:t>
        </w:r>
      </w:ins>
      <w:r w:rsidRPr="00711AD1">
        <w:t xml:space="preserve">m, appeared to steepen between </w:t>
      </w:r>
      <w:del w:id="1425" w:author="Jacob Cram" w:date="2021-10-31T22:16:00Z">
        <w:r w:rsidRPr="00711AD1" w:rsidDel="00B1167E">
          <w:delText xml:space="preserve">1000 </w:delText>
        </w:r>
      </w:del>
      <w:ins w:id="1426" w:author="Jacob Cram" w:date="2021-10-31T22:16:00Z">
        <w:r w:rsidR="00B1167E" w:rsidRPr="00711AD1">
          <w:t>1000</w:t>
        </w:r>
        <w:r w:rsidR="00B1167E">
          <w:t> </w:t>
        </w:r>
      </w:ins>
      <w:r w:rsidRPr="00711AD1">
        <w:t xml:space="preserve">m and </w:t>
      </w:r>
      <w:del w:id="1427" w:author="Jacob Cram" w:date="2021-10-31T22:16:00Z">
        <w:r w:rsidRPr="00711AD1" w:rsidDel="00B1167E">
          <w:delText xml:space="preserve">2000 </w:delText>
        </w:r>
      </w:del>
      <w:ins w:id="1428" w:author="Jacob Cram" w:date="2021-10-31T22:16:00Z">
        <w:r w:rsidR="00B1167E" w:rsidRPr="00711AD1">
          <w:t>2000</w:t>
        </w:r>
        <w:r w:rsidR="00B1167E">
          <w:t> </w:t>
        </w:r>
      </w:ins>
      <w:r w:rsidRPr="00711AD1">
        <w:t>m, suggesting an increase in th</w:t>
      </w:r>
      <w:r w:rsidRPr="007739DD">
        <w:t xml:space="preserve">e abundance of </w:t>
      </w:r>
      <w:del w:id="1429" w:author="Jacob Cram" w:date="2021-10-22T12:49:00Z">
        <w:r w:rsidRPr="007739DD" w:rsidDel="001270A1">
          <w:delText xml:space="preserve">small </w:delText>
        </w:r>
      </w:del>
      <w:ins w:id="1430" w:author="Jacob Cram" w:date="2021-10-22T12:49:00Z">
        <w:r w:rsidR="001270A1" w:rsidRPr="007739DD">
          <w:rPr>
            <w:rPrChange w:id="1431" w:author="Jacob Cram" w:date="2021-10-26T12:39:00Z">
              <w:rPr>
                <w:highlight w:val="yellow"/>
              </w:rPr>
            </w:rPrChange>
          </w:rPr>
          <w:t>&lt;500</w:t>
        </w:r>
      </w:ins>
      <w:ins w:id="1432" w:author="Jacob Cram" w:date="2021-10-31T22:16:00Z">
        <w:r w:rsidR="00B1167E">
          <w:t> </w:t>
        </w:r>
      </w:ins>
      <w:proofErr w:type="spellStart"/>
      <w:ins w:id="1433" w:author="Jacob Cram" w:date="2021-10-22T12:49:00Z">
        <w:r w:rsidR="001270A1" w:rsidRPr="007739DD">
          <w:rPr>
            <w:rPrChange w:id="1434" w:author="Jacob Cram" w:date="2021-10-26T12:39:00Z">
              <w:rPr>
                <w:highlight w:val="yellow"/>
              </w:rPr>
            </w:rPrChange>
          </w:rPr>
          <w:t>μm</w:t>
        </w:r>
        <w:proofErr w:type="spellEnd"/>
        <w:r w:rsidR="001270A1" w:rsidRPr="00711AD1">
          <w:t xml:space="preserve"> </w:t>
        </w:r>
      </w:ins>
      <w:r w:rsidRPr="00711AD1">
        <w:t>particles, relative to Model 0. This could indicate increased disaggregation in this region or horizontal</w:t>
      </w:r>
      <w:r>
        <w:t xml:space="preserve"> transport of small particles through advection in this region.</w:t>
      </w:r>
      <w:ins w:id="1435" w:author="Jacob Cram" w:date="2021-10-10T17:39:00Z">
        <w:r w:rsidR="00F63D5B">
          <w:t xml:space="preserve"> </w:t>
        </w:r>
      </w:ins>
      <w:bookmarkStart w:id="1436" w:name="_Hlk84863964"/>
      <w:ins w:id="1437" w:author="Jacob Cram" w:date="2021-10-10T17:41:00Z">
        <w:r w:rsidR="00F63D5B">
          <w:t>One possible source of disaggregation are zooplankton communities that have been found to specialize</w:t>
        </w:r>
      </w:ins>
      <w:ins w:id="1438" w:author="Jacob Cram" w:date="2021-10-10T17:39:00Z">
        <w:r w:rsidR="00F63D5B">
          <w:t xml:space="preserve"> </w:t>
        </w:r>
      </w:ins>
      <w:ins w:id="1439" w:author="Jacob Cram" w:date="2021-10-10T17:40:00Z">
        <w:r w:rsidR="00F63D5B">
          <w:t>in feeding in the lower oxycline</w:t>
        </w:r>
      </w:ins>
      <w:ins w:id="1440" w:author="Jacob Cram" w:date="2021-10-10T17:46:00Z">
        <w:r w:rsidR="003936E9">
          <w:t xml:space="preserve"> </w:t>
        </w:r>
      </w:ins>
      <w:r w:rsidR="003936E9">
        <w:fldChar w:fldCharType="begin"/>
      </w:r>
      <w:r w:rsidR="003936E9">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rsidR="003936E9">
        <w:fldChar w:fldCharType="separate"/>
      </w:r>
      <w:r w:rsidR="003936E9" w:rsidRPr="003936E9">
        <w:t>(Saltzman &amp; Wishner, 1997; Wishner et al., 1995)</w:t>
      </w:r>
      <w:r w:rsidR="003936E9">
        <w:fldChar w:fldCharType="end"/>
      </w:r>
      <w:ins w:id="1441" w:author="Jacob Cram" w:date="2021-10-10T17:41:00Z">
        <w:r w:rsidR="00F63D5B">
          <w:t xml:space="preserve">. </w:t>
        </w:r>
      </w:ins>
      <w:bookmarkStart w:id="1442" w:name="_Hlk84863944"/>
      <w:ins w:id="1443" w:author="Jacob Cram" w:date="2021-10-30T05:15:00Z">
        <w:r w:rsidR="009A19AA">
          <w:t xml:space="preserve">These </w:t>
        </w:r>
        <w:r w:rsidR="009A19AA" w:rsidRPr="00AA6403">
          <w:t>communit</w:t>
        </w:r>
        <w:r w:rsidR="009A19AA">
          <w:t>ies</w:t>
        </w:r>
        <w:r w:rsidR="009A19AA" w:rsidRPr="00AA6403">
          <w:t xml:space="preserve"> actively seek out the lower oxycline and </w:t>
        </w:r>
        <w:r w:rsidR="009A19AA">
          <w:t xml:space="preserve">feed on </w:t>
        </w:r>
        <w:r w:rsidR="009A19AA" w:rsidRPr="00AA6403">
          <w:t>particles that have escaped remineralization</w:t>
        </w:r>
        <w:r w:rsidR="009A19AA">
          <w:t xml:space="preserve"> in the ODZ, potentially resulting in the increased disaggregation we observe in this depth interval</w:t>
        </w:r>
        <w:r w:rsidR="009A19AA" w:rsidRPr="00AA6403">
          <w:t>. Such a community would likely be comprised primarily of small organisms which the EK60 is not able to measure at this depth</w:t>
        </w:r>
        <w:bookmarkEnd w:id="1442"/>
        <w:r w:rsidR="009A19AA" w:rsidRPr="00AA6403">
          <w:t>.</w:t>
        </w:r>
      </w:ins>
      <w:r>
        <w:t xml:space="preserve"> </w:t>
      </w:r>
      <w:bookmarkEnd w:id="1436"/>
      <w:r>
        <w:t xml:space="preserve">One possible source 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1444" w:name="bookmark=id.2p2csry" w:colFirst="0" w:colLast="0"/>
      <w:bookmarkEnd w:id="1444"/>
      <w:r>
        <w:t>Zooplankton likely transport organic matter into the ODZ core</w:t>
      </w:r>
    </w:p>
    <w:p w14:paraId="3A55F41E" w14:textId="5C967A18" w:rsidR="00F94AB5" w:rsidRDefault="004D045E" w:rsidP="00EF63F8">
      <w:r>
        <w:t xml:space="preserve">Predicted flux levels sometimes increase between </w:t>
      </w:r>
      <w:del w:id="1445" w:author="Jacob Cram" w:date="2021-10-31T22:17:00Z">
        <w:r w:rsidDel="004A4981">
          <w:delText xml:space="preserve">275 </w:delText>
        </w:r>
      </w:del>
      <w:ins w:id="1446" w:author="Jacob Cram" w:date="2021-10-31T22:17:00Z">
        <w:r w:rsidR="004A4981">
          <w:t>275 </w:t>
        </w:r>
      </w:ins>
      <w:r>
        <w:t xml:space="preserve">m and </w:t>
      </w:r>
      <w:del w:id="1447" w:author="Jacob Cram" w:date="2021-10-31T22:17:00Z">
        <w:r w:rsidDel="004A4981">
          <w:delText xml:space="preserve">625 </w:delText>
        </w:r>
      </w:del>
      <w:ins w:id="1448" w:author="Jacob Cram" w:date="2021-10-31T22:17:00Z">
        <w:r w:rsidR="004A4981">
          <w:t>625 </w:t>
        </w:r>
      </w:ins>
      <w:r>
        <w:t xml:space="preserve">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w:t>
      </w:r>
      <w:del w:id="1449" w:author="Jacob Cram" w:date="2021-10-31T22:17:00Z">
        <w:r w:rsidR="005E0393" w:rsidDel="004A4981">
          <w:delText xml:space="preserve">500 </w:delText>
        </w:r>
      </w:del>
      <w:ins w:id="1450" w:author="Jacob Cram" w:date="2021-10-31T22:17:00Z">
        <w:r w:rsidR="004A4981">
          <w:t>500 </w:t>
        </w:r>
      </w:ins>
      <w:r w:rsidR="005E0393">
        <w:t>m</w:t>
      </w:r>
      <w:r>
        <w:t xml:space="preserve"> suggests that zooplankton are transporting organic matter. </w:t>
      </w:r>
      <w:del w:id="1451" w:author="Jacob Cram" w:date="2021-10-10T17:48:00Z">
        <w:r w:rsidDel="003936E9">
          <w:delText>That</w:delText>
        </w:r>
      </w:del>
      <w:ins w:id="1452" w:author="Jacob Cram" w:date="2021-10-10T17:51:00Z">
        <w:r w:rsidR="0016545B">
          <w:t xml:space="preserve">The </w:t>
        </w:r>
        <w:r w:rsidR="0016545B" w:rsidRPr="00711AD1">
          <w:t>observation that</w:t>
        </w:r>
      </w:ins>
      <w:ins w:id="1453" w:author="Clara Fuchsman" w:date="2021-10-16T17:02:00Z">
        <w:r w:rsidR="000A13CB" w:rsidRPr="00711AD1">
          <w:t xml:space="preserve"> </w:t>
        </w:r>
      </w:ins>
      <w:del w:id="1454" w:author="Jacob Cram" w:date="2021-10-10T17:48:00Z">
        <w:r w:rsidRPr="007739DD" w:rsidDel="003936E9">
          <w:delText xml:space="preserve"> t</w:delText>
        </w:r>
      </w:del>
      <w:ins w:id="1455" w:author="Jacob Cram" w:date="2021-10-10T17:52:00Z">
        <w:r w:rsidR="0016545B" w:rsidRPr="007739DD">
          <w:t>t</w:t>
        </w:r>
      </w:ins>
      <w:r w:rsidRPr="007739DD">
        <w:t>he rate</w:t>
      </w:r>
      <w:r>
        <w:t xml:space="preserve"> of change in flux</w:t>
      </w:r>
      <w:ins w:id="1456" w:author="Jacob Cram" w:date="2021-10-10T17:49:00Z">
        <w:r w:rsidR="0016545B">
          <w:t xml:space="preserve"> changes</w:t>
        </w:r>
      </w:ins>
      <w:r>
        <w:t xml:space="preserve"> with depth suggests some </w:t>
      </w:r>
      <w:r w:rsidR="0073043C">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w:t>
      </w:r>
      <w:ins w:id="1457" w:author="Jacob Cram" w:date="2021-10-31T22:18:00Z">
        <w:r w:rsidR="004A4981">
          <w:t>,</w:t>
        </w:r>
      </w:ins>
      <w:r>
        <w:t xml:space="preserve"> given that the</w:t>
      </w:r>
      <w:r w:rsidR="005E0393">
        <w:t xml:space="preserve"> </w:t>
      </w:r>
      <w:del w:id="1458" w:author="Jacob Cram" w:date="2021-10-31T22:18:00Z">
        <w:r w:rsidR="005E0393" w:rsidDel="004A4981">
          <w:delText>smal</w:delText>
        </w:r>
        <w:r w:rsidR="005F35A0" w:rsidDel="004A4981">
          <w:delText>l</w:delText>
        </w:r>
        <w:r w:rsidDel="004A4981">
          <w:delText xml:space="preserve"> </w:delText>
        </w:r>
      </w:del>
      <w:r>
        <w:t xml:space="preserve">magnitude of the </w:t>
      </w:r>
      <w:r w:rsidR="008422C4">
        <w:t>day-to-day</w:t>
      </w:r>
      <w:r>
        <w:t xml:space="preserve"> variability in apparent particle flux</w:t>
      </w:r>
      <w:del w:id="1459" w:author="Jacob Cram" w:date="2021-10-31T22:18:00Z">
        <w:r w:rsidR="005E0393" w:rsidRPr="004A4981" w:rsidDel="004A4981">
          <w:delText>,</w:delText>
        </w:r>
      </w:del>
      <w:r>
        <w:t xml:space="preserve"> is small</w:t>
      </w:r>
      <w:ins w:id="1460" w:author="Jacob Cram" w:date="2021-10-31T22:18:00Z">
        <w:r w:rsidR="004A4981">
          <w:t>,</w:t>
        </w:r>
      </w:ins>
      <w:r>
        <w:t xml:space="preserve">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ins w:id="1461" w:author="Jacob Cram" w:date="2021-10-21T16:57:00Z">
        <w:r w:rsidR="003B77A9">
          <w:t xml:space="preserve"> </w:t>
        </w:r>
      </w:ins>
      <w:bookmarkStart w:id="1462" w:name="_Hlk85728820"/>
      <w:ins w:id="1463" w:author="Jacob Cram" w:date="2021-10-21T16:58:00Z">
        <w:r w:rsidR="003B77A9">
          <w:t>Zooplankton, if they are more common in large particle size bins, or even if they have a flatter size distribution spectrum than non-living particles</w:t>
        </w:r>
      </w:ins>
      <w:ins w:id="1464" w:author="Jacob Cram" w:date="2021-10-21T17:12:00Z">
        <w:r w:rsidR="009D0383">
          <w:t>,</w:t>
        </w:r>
      </w:ins>
      <w:ins w:id="1465" w:author="Jacob Cram" w:date="2021-10-21T16:58:00Z">
        <w:r w:rsidR="003B77A9">
          <w:t xml:space="preserve"> may flatten the particle size spectrum, where they are present. However, </w:t>
        </w:r>
      </w:ins>
      <w:ins w:id="1466" w:author="Jacob Cram" w:date="2021-10-21T16:59:00Z">
        <w:r w:rsidR="003B77A9">
          <w:t xml:space="preserve">this </w:t>
        </w:r>
      </w:ins>
      <w:ins w:id="1467" w:author="Jacob Cram" w:date="2021-10-21T17:13:00Z">
        <w:r w:rsidR="009D0383">
          <w:t>effect</w:t>
        </w:r>
      </w:ins>
      <w:ins w:id="1468" w:author="Jacob Cram" w:date="2021-10-21T16:59:00Z">
        <w:r w:rsidR="003B77A9">
          <w:t xml:space="preserve">, if present at our site, appears to be overpowered by </w:t>
        </w:r>
      </w:ins>
      <w:bookmarkStart w:id="1469" w:name="_Hlk86462568"/>
      <w:ins w:id="1470" w:author="Jacob Cram" w:date="2021-10-30T05:01:00Z">
        <w:r w:rsidR="003E4A58">
          <w:t>the disaggregation effect</w:t>
        </w:r>
      </w:ins>
      <w:bookmarkEnd w:id="1469"/>
      <w:ins w:id="1471" w:author="Jacob Cram" w:date="2021-10-21T16:59:00Z">
        <w:r w:rsidR="003B77A9">
          <w:t xml:space="preserve">, since the particle size </w:t>
        </w:r>
      </w:ins>
      <w:ins w:id="1472" w:author="Jacob Cram" w:date="2021-10-30T05:49:00Z">
        <w:r w:rsidR="00760092">
          <w:t>spectra</w:t>
        </w:r>
      </w:ins>
      <w:ins w:id="1473" w:author="Jacob Cram" w:date="2021-10-21T16:59:00Z">
        <w:r w:rsidR="003B77A9">
          <w:t xml:space="preserve"> appear to be steeper where zooplankton are present.</w:t>
        </w:r>
      </w:ins>
      <w:bookmarkEnd w:id="1462"/>
    </w:p>
    <w:p w14:paraId="0000007B" w14:textId="778EA481" w:rsidR="00104E87" w:rsidRDefault="00EC3855" w:rsidP="00EF63F8">
      <w:r>
        <w:t>Zooplankton are</w:t>
      </w:r>
      <w:ins w:id="1474" w:author="Jacob Cram" w:date="2021-10-10T17:52:00Z">
        <w:r w:rsidR="0016545B">
          <w:t xml:space="preserve"> also</w:t>
        </w:r>
      </w:ins>
      <w:r>
        <w:t xml:space="preserve"> known to </w:t>
      </w:r>
      <w:del w:id="1475" w:author="Jacob Cram" w:date="2021-10-10T17:52:00Z">
        <w:r w:rsidDel="0016545B">
          <w:delText xml:space="preserve">also </w:delText>
        </w:r>
      </w:del>
      <w:r>
        <w:t xml:space="preserve">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w:t>
      </w:r>
      <w:del w:id="1476" w:author="Jacob Cram" w:date="2021-10-22T11:26:00Z">
        <w:r w:rsidRPr="00792911" w:rsidDel="00BD7CFC">
          <w:rPr>
            <w:highlight w:val="yellow"/>
            <w:rPrChange w:id="1477" w:author="klaus" w:date="2021-10-21T16:39:00Z">
              <w:rPr/>
            </w:rPrChange>
          </w:rPr>
          <w:delText>has</w:delText>
        </w:r>
        <w:r w:rsidDel="00BD7CFC">
          <w:delText xml:space="preserve"> </w:delText>
        </w:r>
      </w:del>
      <w:ins w:id="1478" w:author="Jacob Cram" w:date="2021-10-22T11:26:00Z">
        <w:r w:rsidR="00BD7CFC">
          <w:t xml:space="preserve">have </w:t>
        </w:r>
      </w:ins>
      <w:r>
        <w:t xml:space="preserve">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w:t>
      </w:r>
      <w:del w:id="1479" w:author="Jacob Cram" w:date="2021-10-31T22:19:00Z">
        <w:r w:rsidDel="004A4981">
          <w:delText xml:space="preserve">20000 </w:delText>
        </w:r>
      </w:del>
      <w:ins w:id="1480" w:author="Jacob Cram" w:date="2021-10-31T22:19:00Z">
        <w:r w:rsidR="004A4981">
          <w:t>20000 </w:t>
        </w:r>
      </w:ins>
      <w:proofErr w:type="spellStart"/>
      <w:r>
        <w:t>kHZ</w:t>
      </w:r>
      <w:proofErr w:type="spellEnd"/>
      <w:r>
        <w:t xml:space="preserve"> signals, which do not penetrate to </w:t>
      </w:r>
      <w:del w:id="1481" w:author="Jacob Cram" w:date="2021-10-31T22:19:00Z">
        <w:r w:rsidDel="004A4981">
          <w:delText>1000</w:delText>
        </w:r>
        <w:r w:rsidR="006065A2" w:rsidDel="004A4981">
          <w:delText xml:space="preserve"> </w:delText>
        </w:r>
      </w:del>
      <w:ins w:id="1482" w:author="Jacob Cram" w:date="2021-10-31T22:19:00Z">
        <w:r w:rsidR="004A4981">
          <w:t>1000 </w:t>
        </w:r>
      </w:ins>
      <w:r w:rsidR="006065A2">
        <w:t>m</w:t>
      </w:r>
      <w:r>
        <w:t xml:space="preserve"> in our data. The EK60 data do however suggest that larger, krill to fish sized organisms are not abundant in the lower oxycline.</w:t>
      </w:r>
      <w:del w:id="1483" w:author="Clara Fuchsman" w:date="2021-10-16T17:05:00Z">
        <w:r>
          <w:delText xml:space="preserve"> Alternatively, the beam attenuation signal could have a non-zooplankton source, </w:delText>
        </w:r>
      </w:del>
      <w:del w:id="1484" w:author="Clara Fuchsman" w:date="2021-10-16T17:03:00Z">
        <w:r>
          <w:delText>such as in-situ formation</w:delText>
        </w:r>
        <w:r w:rsidR="00C92D2E">
          <w:delText xml:space="preserve"> by chemoautotrophic processes</w:delText>
        </w:r>
        <w:r>
          <w:delText xml:space="preserve"> </w:delText>
        </w:r>
      </w:del>
      <w:del w:id="1485" w:author="Clara Fuchsman" w:date="2021-10-16T17:05:00Z">
        <w:r>
          <w:delText>or horizontal advection of small particles.</w:delText>
        </w:r>
      </w:del>
      <w:bookmarkStart w:id="1486" w:name="bookmark=id.147n2zr" w:colFirst="0" w:colLast="0"/>
      <w:bookmarkEnd w:id="1486"/>
    </w:p>
    <w:p w14:paraId="0000007C" w14:textId="77777777" w:rsidR="00104E87" w:rsidRDefault="004D045E" w:rsidP="00EF63F8">
      <w:pPr>
        <w:pStyle w:val="Heading2"/>
      </w:pPr>
      <w:r>
        <w:t>Zooplankton likely disaggregate particles in the ODZ core</w:t>
      </w:r>
    </w:p>
    <w:p w14:paraId="0000007D" w14:textId="163AF5E6" w:rsidR="00104E87" w:rsidRDefault="004D045E" w:rsidP="00EF63F8">
      <w:r>
        <w:t xml:space="preserve">The observation that there is greater flux by </w:t>
      </w:r>
      <w:del w:id="1487" w:author="Jacob Cram" w:date="2021-10-10T15:40:00Z">
        <w:r w:rsidDel="00090509">
          <w:delText xml:space="preserve">small </w:delText>
        </w:r>
      </w:del>
      <w:ins w:id="1488" w:author="Jacob Cram" w:date="2021-10-10T15:40:00Z">
        <w:r w:rsidR="00090509">
          <w:t xml:space="preserve">microaggregate </w:t>
        </w:r>
      </w:ins>
      <w:r>
        <w:t xml:space="preserve">particles (&lt; </w:t>
      </w:r>
      <w:del w:id="1489" w:author="Jacob Cram" w:date="2021-10-31T22:20:00Z">
        <w:r w:rsidDel="003D491D">
          <w:delText>500</w:delText>
        </w:r>
        <w:r w:rsidR="00EC3855" w:rsidDel="003D491D">
          <w:delText xml:space="preserve"> </w:delText>
        </w:r>
      </w:del>
      <w:ins w:id="1490" w:author="Jacob Cram" w:date="2021-10-31T22:20:00Z">
        <w:r w:rsidR="003D491D">
          <w:t>500 </w:t>
        </w:r>
      </w:ins>
      <w:proofErr w:type="spellStart"/>
      <w:r w:rsidR="00EC3855">
        <w:t>μm</w:t>
      </w:r>
      <w:proofErr w:type="spellEnd"/>
      <w:r>
        <w:t xml:space="preserve">) than would be predicted by remineralization and sinking alone (Figure 7), between the photic zone and </w:t>
      </w:r>
      <w:del w:id="1491" w:author="Jacob Cram" w:date="2021-10-31T22:20:00Z">
        <w:r w:rsidDel="003D491D">
          <w:delText xml:space="preserve">500 </w:delText>
        </w:r>
      </w:del>
      <w:ins w:id="1492" w:author="Jacob Cram" w:date="2021-10-31T22:20:00Z">
        <w:r w:rsidR="003D491D">
          <w:t>500 </w:t>
        </w:r>
      </w:ins>
      <w:r>
        <w:t xml:space="preserve">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While</w:t>
      </w:r>
      <w:ins w:id="1493" w:author="Jacob Cram" w:date="2021-10-10T17:52:00Z">
        <w:r w:rsidR="0016545B">
          <w:t xml:space="preserve">, in </w:t>
        </w:r>
      </w:ins>
      <w:ins w:id="1494" w:author="Jacob Cram" w:date="2021-10-10T17:53:00Z">
        <w:r w:rsidR="0016545B">
          <w:t>principle,</w:t>
        </w:r>
      </w:ins>
      <w:r>
        <w:t xml:space="preserve"> other processes such as horizontal advection of water containing </w:t>
      </w:r>
      <w:del w:id="1495" w:author="Jacob Cram" w:date="2021-10-10T15:44:00Z">
        <w:r w:rsidDel="005F4022">
          <w:delText xml:space="preserve">small </w:delText>
        </w:r>
      </w:del>
      <w:ins w:id="1496" w:author="Jacob Cram" w:date="2021-10-22T12:43:00Z">
        <w:r w:rsidR="009A3FE5">
          <w:t xml:space="preserve">&lt;500 </w:t>
        </w:r>
      </w:ins>
      <w:proofErr w:type="spellStart"/>
      <w:ins w:id="1497" w:author="Jacob Cram" w:date="2021-10-30T05:49:00Z">
        <w:r w:rsidR="00760092">
          <w:t>μ</w:t>
        </w:r>
      </w:ins>
      <w:ins w:id="1498" w:author="Jacob Cram" w:date="2021-10-22T12:43:00Z">
        <w:r w:rsidR="009A3FE5">
          <w:t>m</w:t>
        </w:r>
      </w:ins>
      <w:proofErr w:type="spellEnd"/>
      <w:ins w:id="1499" w:author="Jacob Cram" w:date="2021-10-31T22:20:00Z">
        <w:r w:rsidR="003D491D">
          <w:t> </w:t>
        </w:r>
      </w:ins>
      <w:r>
        <w:t xml:space="preserve">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w:t>
      </w:r>
      <w:proofErr w:type="spellStart"/>
      <w:r w:rsidR="00DF46B2" w:rsidRPr="00DF46B2">
        <w:t>Inthorn</w:t>
      </w:r>
      <w:proofErr w:type="spellEnd"/>
      <w:r w:rsidR="00DF46B2" w:rsidRPr="00DF46B2">
        <w:t>, 2005)</w:t>
      </w:r>
      <w:r w:rsidR="00EC3855">
        <w:fldChar w:fldCharType="end"/>
      </w:r>
      <w:r>
        <w:t xml:space="preserve"> could be responsible for this increase in </w:t>
      </w:r>
      <w:del w:id="1500" w:author="Jacob Cram" w:date="2021-10-10T17:53:00Z">
        <w:r w:rsidDel="0016545B">
          <w:delText xml:space="preserve">small </w:delText>
        </w:r>
      </w:del>
      <w:ins w:id="1501" w:author="Jacob Cram" w:date="2021-10-22T12:43:00Z">
        <w:r w:rsidR="009A3FE5">
          <w:t>&lt;500</w:t>
        </w:r>
      </w:ins>
      <w:ins w:id="1502" w:author="Jacob Cram" w:date="2021-10-31T22:20:00Z">
        <w:r w:rsidR="003D491D">
          <w:t> </w:t>
        </w:r>
      </w:ins>
      <w:proofErr w:type="spellStart"/>
      <w:ins w:id="1503" w:author="Jacob Cram" w:date="2021-10-30T05:50:00Z">
        <w:r w:rsidR="00760092">
          <w:t>μ</w:t>
        </w:r>
      </w:ins>
      <w:ins w:id="1504" w:author="Jacob Cram" w:date="2021-10-22T12:43:00Z">
        <w:r w:rsidR="009A3FE5">
          <w:t>m</w:t>
        </w:r>
        <w:proofErr w:type="spellEnd"/>
        <w:r w:rsidR="009A3FE5">
          <w:t xml:space="preserve"> </w:t>
        </w:r>
      </w:ins>
      <w:r>
        <w:t>particles</w:t>
      </w:r>
      <w:del w:id="1505" w:author="Jacob Cram" w:date="2021-10-26T12:18:00Z">
        <w:r w:rsidDel="006A759B">
          <w:delText xml:space="preserve"> in principle</w:delText>
        </w:r>
      </w:del>
      <w:r>
        <w:t xml:space="preserve">, there </w:t>
      </w:r>
      <w:r w:rsidRPr="00BD7CFC">
        <w:t>is no reason</w:t>
      </w:r>
      <w:r>
        <w:t xml:space="preserve"> to expect horizontal differences at this site, which is at the core of the ODZ and far from shore.</w:t>
      </w:r>
    </w:p>
    <w:p w14:paraId="0000007E" w14:textId="7592C1D6" w:rsidR="00104E87" w:rsidRDefault="004D045E" w:rsidP="00EF63F8">
      <w:r>
        <w:t xml:space="preserve">Other deviations from model assumptions could </w:t>
      </w:r>
      <w:del w:id="1506" w:author="Jacob Cram" w:date="2021-10-10T17:53:00Z">
        <w:r w:rsidDel="0016545B">
          <w:delText xml:space="preserve">also </w:delText>
        </w:r>
      </w:del>
      <w:ins w:id="1507" w:author="Jacob Cram" w:date="2021-10-10T17:53:00Z">
        <w:r w:rsidR="0016545B">
          <w:t xml:space="preserve">alternatively </w:t>
        </w:r>
      </w:ins>
      <w:r>
        <w:t xml:space="preserve">explain the increase in </w:t>
      </w:r>
      <w:del w:id="1508" w:author="Jacob Cram" w:date="2021-10-26T12:18:00Z">
        <w:r w:rsidDel="006A759B">
          <w:delText xml:space="preserve">small </w:delText>
        </w:r>
      </w:del>
      <w:ins w:id="1509" w:author="Jacob Cram" w:date="2021-10-26T12:18:00Z">
        <w:r w:rsidR="006A759B">
          <w:t>&lt;500</w:t>
        </w:r>
      </w:ins>
      <w:ins w:id="1510" w:author="Jacob Cram" w:date="2021-10-31T22:20:00Z">
        <w:r w:rsidR="003D491D">
          <w:t> </w:t>
        </w:r>
      </w:ins>
      <w:proofErr w:type="spellStart"/>
      <w:ins w:id="1511" w:author="Jacob Cram" w:date="2021-10-26T12:18:00Z">
        <w:r w:rsidR="006A759B">
          <w:t>μm</w:t>
        </w:r>
        <w:proofErr w:type="spellEnd"/>
        <w:r w:rsidR="006A759B">
          <w:t xml:space="preserve"> </w:t>
        </w:r>
      </w:ins>
      <w:r>
        <w:t>particles relative to model predictions. In particular</w:t>
      </w:r>
      <w:r w:rsidRPr="00711AD1">
        <w:t xml:space="preserve">, </w:t>
      </w:r>
      <w:del w:id="1512" w:author="Jacob Cram" w:date="2021-10-22T12:50:00Z">
        <w:r w:rsidRPr="007739DD" w:rsidDel="001270A1">
          <w:delText xml:space="preserve">small </w:delText>
        </w:r>
      </w:del>
      <w:ins w:id="1513" w:author="Jacob Cram" w:date="2021-10-22T12:50:00Z">
        <w:r w:rsidR="005750C0" w:rsidRPr="007739DD">
          <w:rPr>
            <w:rPrChange w:id="1514" w:author="Jacob Cram" w:date="2021-10-26T12:39:00Z">
              <w:rPr>
                <w:highlight w:val="yellow"/>
              </w:rPr>
            </w:rPrChange>
          </w:rPr>
          <w:t>smaller</w:t>
        </w:r>
        <w:r w:rsidR="001270A1" w:rsidRPr="00711AD1">
          <w:t xml:space="preserve"> </w:t>
        </w:r>
      </w:ins>
      <w:r w:rsidRPr="00711AD1">
        <w:t>particles</w:t>
      </w:r>
      <w:r w:rsidRPr="007739DD">
        <w:t xml:space="preserve"> might break down more slowly than </w:t>
      </w:r>
      <w:del w:id="1515" w:author="Jacob Cram" w:date="2021-10-22T12:50:00Z">
        <w:r w:rsidRPr="007739DD" w:rsidDel="001270A1">
          <w:delText xml:space="preserve">large </w:delText>
        </w:r>
      </w:del>
      <w:ins w:id="1516" w:author="Jacob Cram" w:date="2021-10-22T12:50:00Z">
        <w:r w:rsidR="005750C0" w:rsidRPr="007739DD">
          <w:rPr>
            <w:rPrChange w:id="1517" w:author="Jacob Cram" w:date="2021-10-26T12:39:00Z">
              <w:rPr>
                <w:highlight w:val="yellow"/>
              </w:rPr>
            </w:rPrChange>
          </w:rPr>
          <w:t>larger</w:t>
        </w:r>
        <w:r w:rsidR="001270A1" w:rsidRPr="00711AD1">
          <w:t xml:space="preserve"> </w:t>
        </w:r>
      </w:ins>
      <w:r w:rsidRPr="00711AD1">
        <w:t>ones</w:t>
      </w:r>
      <w:r w:rsidRPr="007739DD">
        <w:t>, or sink more quickly for their size th</w:t>
      </w:r>
      <w:r>
        <w:t xml:space="preserve">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48BA7F48" w:rsidR="00104E87" w:rsidRDefault="004D045E" w:rsidP="00EF63F8">
      <w:r>
        <w:t xml:space="preserve">In contrast to the upper ODZ core, there is an apparent flattening of the particle size distribution below </w:t>
      </w:r>
      <w:del w:id="1518" w:author="Jacob Cram" w:date="2021-10-31T22:21:00Z">
        <w:r w:rsidDel="003D491D">
          <w:delText xml:space="preserve">500 </w:delText>
        </w:r>
      </w:del>
      <w:ins w:id="1519" w:author="Jacob Cram" w:date="2021-10-31T22:21:00Z">
        <w:r w:rsidR="003D491D">
          <w:t>500 </w:t>
        </w:r>
      </w:ins>
      <w:r>
        <w:t xml:space="preserve">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w:t>
      </w:r>
      <w:del w:id="1520" w:author="Jacob Cram" w:date="2021-10-31T22:21:00Z">
        <w:r w:rsidDel="003D491D">
          <w:delText xml:space="preserve">slower </w:delText>
        </w:r>
      </w:del>
      <w:ins w:id="1521" w:author="Jacob Cram" w:date="2021-10-31T22:21:00Z">
        <w:r w:rsidR="003D491D">
          <w:t xml:space="preserve">more slowly </w:t>
        </w:r>
      </w:ins>
      <w:r>
        <w:t xml:space="preserve">than larger ones could also </w:t>
      </w:r>
      <w:ins w:id="1522" w:author="Jacob Cram" w:date="2021-10-31T22:22:00Z">
        <w:r w:rsidR="003D491D">
          <w:t>occur</w:t>
        </w:r>
      </w:ins>
      <w:del w:id="1523" w:author="Jacob Cram" w:date="2021-10-31T22:22:00Z">
        <w:r w:rsidDel="003D491D">
          <w:delText>be occurring</w:delText>
        </w:r>
      </w:del>
      <w:r>
        <w:t xml:space="preserve">. Like aggregation, </w:t>
      </w:r>
      <w:del w:id="1524" w:author="Jacob Cram" w:date="2021-10-31T22:22:00Z">
        <w:r w:rsidDel="003D491D">
          <w:delText xml:space="preserve">this </w:delText>
        </w:r>
      </w:del>
      <w:ins w:id="1525" w:author="Jacob Cram" w:date="2021-10-31T22:22:00Z">
        <w:r w:rsidR="003D491D">
          <w:t xml:space="preserve">such </w:t>
        </w:r>
      </w:ins>
      <w:del w:id="1526" w:author="Jacob Cram" w:date="2021-10-31T22:22:00Z">
        <w:r w:rsidDel="003D491D">
          <w:delText xml:space="preserve">process </w:delText>
        </w:r>
      </w:del>
      <w:ins w:id="1527" w:author="Jacob Cram" w:date="2021-10-31T22:22:00Z">
        <w:r w:rsidR="003D491D">
          <w:t xml:space="preserve">processes </w:t>
        </w:r>
      </w:ins>
      <w:r>
        <w:t xml:space="preserve">could be occurring through the </w:t>
      </w:r>
      <w:r w:rsidR="009C79F1">
        <w:t xml:space="preserve">ODZ </w:t>
      </w:r>
      <w:r>
        <w:t xml:space="preserve">but </w:t>
      </w:r>
      <w:del w:id="1528" w:author="Jacob Cram" w:date="2021-10-31T22:22:00Z">
        <w:r w:rsidDel="003D491D">
          <w:delText xml:space="preserve">is </w:delText>
        </w:r>
      </w:del>
      <w:ins w:id="1529" w:author="Jacob Cram" w:date="2021-10-31T22:22:00Z">
        <w:r w:rsidR="003D491D">
          <w:t xml:space="preserve">are </w:t>
        </w:r>
      </w:ins>
      <w:r>
        <w:t xml:space="preserve">overwhelmed by the effects of disaggregation above </w:t>
      </w:r>
      <w:del w:id="1530" w:author="Jacob Cram" w:date="2021-10-31T22:22:00Z">
        <w:r w:rsidDel="003D491D">
          <w:delText xml:space="preserve">500 </w:delText>
        </w:r>
      </w:del>
      <w:ins w:id="1531" w:author="Jacob Cram" w:date="2021-10-31T22:22:00Z">
        <w:r w:rsidR="003D491D">
          <w:t>500 </w:t>
        </w:r>
      </w:ins>
      <w:r>
        <w:t>m.</w:t>
      </w:r>
    </w:p>
    <w:p w14:paraId="00000080" w14:textId="77777777" w:rsidR="00104E87" w:rsidRDefault="004D045E" w:rsidP="00EF63F8">
      <w:pPr>
        <w:pStyle w:val="Heading2"/>
      </w:pPr>
      <w:bookmarkStart w:id="1532" w:name="bookmark=id.3o7alnk" w:colFirst="0" w:colLast="0"/>
      <w:bookmarkEnd w:id="1532"/>
      <w:r>
        <w:t>Water mass changes may affect particle flux and size changes</w:t>
      </w:r>
    </w:p>
    <w:p w14:paraId="60F17794" w14:textId="10D9C487" w:rsidR="001F2172" w:rsidRDefault="004D045E" w:rsidP="00EF63F8">
      <w:r>
        <w:t xml:space="preserve">The observation that particle flux begins to attenuate below </w:t>
      </w:r>
      <w:del w:id="1533" w:author="Jacob Cram" w:date="2021-10-31T22:22:00Z">
        <w:r w:rsidDel="003D491D">
          <w:delText>500</w:delText>
        </w:r>
        <w:r w:rsidR="001F2172" w:rsidDel="003D491D">
          <w:delText xml:space="preserve"> </w:delText>
        </w:r>
      </w:del>
      <w:ins w:id="1534" w:author="Jacob Cram" w:date="2021-10-31T22:22:00Z">
        <w:r w:rsidR="003D491D">
          <w:t>500 </w:t>
        </w:r>
      </w:ins>
      <w:r>
        <w:t xml:space="preserve">m more quickly than it does between the base of the photic zone and </w:t>
      </w:r>
      <w:del w:id="1535" w:author="Jacob Cram" w:date="2021-10-31T22:23:00Z">
        <w:r w:rsidDel="003D491D">
          <w:delText>500</w:delText>
        </w:r>
        <w:r w:rsidR="00C66B70" w:rsidDel="003D491D">
          <w:delText xml:space="preserve"> </w:delText>
        </w:r>
      </w:del>
      <w:ins w:id="1536" w:author="Jacob Cram" w:date="2021-10-31T22:23:00Z">
        <w:r w:rsidR="003D491D">
          <w:t>500 </w:t>
        </w:r>
      </w:ins>
      <w:r>
        <w:t xml:space="preserve">m </w:t>
      </w:r>
      <w:r w:rsidR="00074D11" w:rsidRPr="00074D11">
        <w:t>could be explained in part by a shift in water mass at this depth where AAIW begins to mix with NEPIW (Figure S2). The AAIW is suggested to have micromolar oxygen concentrations, as compared to the NEPIW, such that a small contribution of AAIW can raise the oxygen concentration</w:t>
      </w:r>
      <w:del w:id="1537" w:author="Jacob Cram" w:date="2021-10-10T15:45:00Z">
        <w:r w:rsidR="00074D11" w:rsidRPr="00074D11" w:rsidDel="005F4022">
          <w:delText>. These conclusions are based on iodine oxidation state proxy data, likely as a result of having a different history than the overlying waters in which less organic matter has remineralized in this water mass by the time it reaches the ETNP</w:delText>
        </w:r>
      </w:del>
      <w:r w:rsidR="00074D11" w:rsidRPr="00074D11">
        <w:t xml:space="preserve">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del w:id="1538" w:author="LineByLine" w:date="2021-10-08T15:59:00Z">
        <w:r w:rsidR="00074D11">
          <w:delText>.</w:delText>
        </w:r>
      </w:del>
      <w:ins w:id="1539" w:author="R2" w:date="2021-10-08T15:56:00Z">
        <w:r w:rsidR="00074D11">
          <w:t>.</w:t>
        </w:r>
      </w:ins>
      <w:customXmlInsRangeStart w:id="1540" w:author="R2" w:date="2021-10-08T15:56:00Z"/>
      <w:sdt>
        <w:sdtPr>
          <w:tag w:val="goog_rdk_36"/>
          <w:id w:val="2084868292"/>
        </w:sdtPr>
        <w:sdtEndPr/>
        <w:sdtContent>
          <w:customXmlInsRangeEnd w:id="1540"/>
          <w:customXmlInsRangeStart w:id="1541" w:author="R2" w:date="2021-10-08T15:56:00Z"/>
        </w:sdtContent>
      </w:sdt>
      <w:customXmlInsRangeEnd w:id="1541"/>
      <w:del w:id="1542" w:author="R2" w:date="2021-10-08T15:56:00Z">
        <w:r w:rsidR="00074D11">
          <w:delText>.</w:delText>
        </w:r>
      </w:del>
      <w:customXmlInsRangeStart w:id="1543" w:author="R1" w:date="2021-10-08T15:56:00Z"/>
      <w:sdt>
        <w:sdtPr>
          <w:tag w:val="goog_rdk_36"/>
          <w:id w:val="177468586"/>
        </w:sdtPr>
        <w:sdtEndPr/>
        <w:sdtContent>
          <w:customXmlInsRangeEnd w:id="1543"/>
          <w:customXmlInsRangeStart w:id="1544" w:author="R1" w:date="2021-10-08T15:56:00Z"/>
        </w:sdtContent>
      </w:sdt>
      <w:customXmlInsRangeEnd w:id="1544"/>
      <w:r w:rsidR="004A766D">
        <w:t xml:space="preserve"> However, measurements taken at this station in 2012 observed zero oxygen though </w:t>
      </w:r>
      <w:del w:id="1545" w:author="Jacob Cram" w:date="2021-10-31T22:23:00Z">
        <w:r w:rsidR="004A766D" w:rsidDel="003D491D">
          <w:delText>800</w:delText>
        </w:r>
        <w:r w:rsidR="005F4E9C" w:rsidDel="003D491D">
          <w:delText xml:space="preserve"> </w:delText>
        </w:r>
      </w:del>
      <w:ins w:id="1546" w:author="Jacob Cram" w:date="2021-10-31T22:23:00Z">
        <w:r w:rsidR="003D491D">
          <w:t>800 </w:t>
        </w:r>
      </w:ins>
      <w:r w:rsidR="004A766D">
        <w:t xml:space="preserve">m with the highly sensitive STOX electrode, suggesting that oxygen, if present, is below </w:t>
      </w:r>
      <w:del w:id="1547" w:author="Clara Fuchsman" w:date="2021-10-16T17:06:00Z">
        <w:r w:rsidR="004A766D">
          <w:delText>2</w:delText>
        </w:r>
        <w:r w:rsidR="005F4E9C">
          <w:delText> </w:delText>
        </w:r>
      </w:del>
      <w:ins w:id="1548" w:author="Clara Fuchsman" w:date="2021-10-16T17:06:00Z">
        <w:del w:id="1549" w:author="Jacob Cram" w:date="2021-10-26T12:22:00Z">
          <w:r w:rsidR="000A13CB" w:rsidDel="00604D96">
            <w:delText>7</w:delText>
          </w:r>
        </w:del>
      </w:ins>
      <w:ins w:id="1550" w:author="Jacob Cram" w:date="2021-10-26T12:22:00Z">
        <w:r w:rsidR="00604D96">
          <w:t>4</w:t>
        </w:r>
      </w:ins>
      <w:ins w:id="1551" w:author="Clara Fuchsman" w:date="2021-10-16T17:06:00Z">
        <w:r w:rsidR="000A13CB">
          <w:t> </w:t>
        </w:r>
      </w:ins>
      <w:proofErr w:type="spellStart"/>
      <w:r w:rsidR="004A766D">
        <w:t>nM</w:t>
      </w:r>
      <w:proofErr w:type="spellEnd"/>
      <w:r w:rsidR="004A766D">
        <w:t xml:space="preserve">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del w:id="1552" w:author="Jacob Cram" w:date="2021-10-31T22:23:00Z">
        <w:r w:rsidR="006065A2" w:rsidDel="003D491D">
          <w:delText xml:space="preserve"> </w:delText>
        </w:r>
      </w:del>
      <w:del w:id="1553" w:author="Jacob Cram" w:date="2021-10-10T15:46:00Z">
        <w:r w:rsidR="006065A2" w:rsidDel="005F4022">
          <w:delText>The zooplankton at our site may be using water mass characteristics</w:delText>
        </w:r>
        <w:r w:rsidR="00F71511" w:rsidDel="005F4022">
          <w:delText>, such as temperature or salinity,</w:delText>
        </w:r>
        <w:r w:rsidR="006065A2" w:rsidDel="005F4022">
          <w:delText xml:space="preserve"> to determine their migration depths.</w:delText>
        </w:r>
      </w:del>
    </w:p>
    <w:p w14:paraId="00000082" w14:textId="37A16082" w:rsidR="00104E87" w:rsidRDefault="004D045E" w:rsidP="00EF63F8">
      <w:pPr>
        <w:rPr>
          <w:ins w:id="1554" w:author="Jacob Cram" w:date="2021-10-10T14:54:00Z"/>
        </w:rPr>
      </w:pPr>
      <w:r>
        <w:t xml:space="preserve">The change in water mass between </w:t>
      </w:r>
      <w:sdt>
        <w:sdtPr>
          <w:tag w:val="goog_rdk_34"/>
          <w:id w:val="751401972"/>
        </w:sdtPr>
        <w:sdtEndPr/>
        <w:sdtContent/>
      </w:sdt>
      <w:r>
        <w:t xml:space="preserve">13CW and NEPIW, around </w:t>
      </w:r>
      <w:del w:id="1555" w:author="Jacob Cram" w:date="2021-10-31T22:23:00Z">
        <w:r w:rsidDel="007D0ABA">
          <w:delText xml:space="preserve">250 </w:delText>
        </w:r>
      </w:del>
      <w:ins w:id="1556" w:author="Jacob Cram" w:date="2021-10-31T22:23:00Z">
        <w:r w:rsidR="007D0ABA">
          <w:t>250 </w:t>
        </w:r>
      </w:ins>
      <w:r>
        <w:t>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and that active transport differences above and below 500</w:t>
      </w:r>
      <w:ins w:id="1557" w:author="Jacob Cram" w:date="2021-10-31T22:24:00Z">
        <w:r w:rsidR="007D0ABA">
          <w:t> </w:t>
        </w:r>
      </w:ins>
      <w:del w:id="1558" w:author="Jacob Cram" w:date="2021-10-31T22:24:00Z">
        <w:r w:rsidR="001F2172" w:rsidDel="007D0ABA">
          <w:delText xml:space="preserve"> </w:delText>
        </w:r>
      </w:del>
      <w:r w:rsidR="001F2172">
        <w:t xml:space="preserve">m likely have a larger effect. </w:t>
      </w:r>
    </w:p>
    <w:p w14:paraId="0E0F6451" w14:textId="41FA6833" w:rsidR="00D17443" w:rsidRPr="00BD7CFC" w:rsidRDefault="00D17443" w:rsidP="00D17443">
      <w:pPr>
        <w:pStyle w:val="Heading2"/>
        <w:rPr>
          <w:ins w:id="1559" w:author="Jacob Cram" w:date="2021-10-10T14:55:00Z"/>
        </w:rPr>
      </w:pPr>
      <w:bookmarkStart w:id="1560" w:name="_Hlk86461895"/>
      <w:ins w:id="1561" w:author="Jacob Cram" w:date="2021-10-10T14:55:00Z">
        <w:r w:rsidRPr="00BD7CFC">
          <w:t>Oxic site differences</w:t>
        </w:r>
      </w:ins>
    </w:p>
    <w:p w14:paraId="3E7C5547" w14:textId="1C530C35" w:rsidR="00D17443" w:rsidRPr="00BD7CFC" w:rsidDel="007113DF" w:rsidRDefault="007113DF" w:rsidP="00B66690">
      <w:pPr>
        <w:rPr>
          <w:del w:id="1562" w:author="Jacob Cram" w:date="2021-10-10T15:02:00Z"/>
        </w:rPr>
      </w:pPr>
      <w:ins w:id="1563" w:author="Jacob Cram" w:date="2021-10-10T14:59:00Z">
        <w:r w:rsidRPr="00EC1FB7">
          <w:t>The oxic site provides validation that the patterns that we see at the ETNP are unique to the ODZ region, and do not apply to a same latitude ODZ</w:t>
        </w:r>
      </w:ins>
      <w:ins w:id="1564" w:author="Jacob Cram" w:date="2021-10-10T15:00:00Z">
        <w:r w:rsidRPr="00BD7CFC">
          <w:t xml:space="preserve"> site. </w:t>
        </w:r>
      </w:ins>
      <w:ins w:id="1565" w:author="Jacob Cram" w:date="2021-10-10T14:57:00Z">
        <w:r w:rsidR="00D17443" w:rsidRPr="00BD7CFC">
          <w:t xml:space="preserve">The particle size distribution slope varied little and there was not an </w:t>
        </w:r>
      </w:ins>
      <w:ins w:id="1566" w:author="Jacob Cram" w:date="2021-10-11T18:29:00Z">
        <w:r w:rsidR="00E6094A" w:rsidRPr="00BD7CFC">
          <w:t>increase in</w:t>
        </w:r>
      </w:ins>
      <w:ins w:id="1567" w:author="Jacob Cram" w:date="2021-10-10T14:57:00Z">
        <w:r w:rsidR="00D17443" w:rsidRPr="00BD7CFC">
          <w:t xml:space="preserve"> particle mass in the oxic site, </w:t>
        </w:r>
      </w:ins>
      <w:ins w:id="1568" w:author="Jacob Cram" w:date="2021-10-11T18:29:00Z">
        <w:r w:rsidR="00E6094A" w:rsidRPr="00BD7CFC">
          <w:t>consistent</w:t>
        </w:r>
      </w:ins>
      <w:ins w:id="1569" w:author="Jacob Cram" w:date="2021-10-10T14:57:00Z">
        <w:r w:rsidR="00D17443" w:rsidRPr="00BD7CFC">
          <w:t xml:space="preserve"> with Weber and Bianchi’s</w:t>
        </w:r>
      </w:ins>
      <w:ins w:id="1570" w:author="Jacob Cram" w:date="2021-10-11T18:29:00Z">
        <w:r w:rsidR="00E6094A" w:rsidRPr="00BD7CFC">
          <w:t xml:space="preserve"> </w:t>
        </w:r>
      </w:ins>
      <w:r w:rsidR="00E6094A" w:rsidRPr="00BD7CFC">
        <w:rPr>
          <w:b/>
          <w:rPrChange w:id="1571" w:author="Jacob Cram" w:date="2021-10-22T11:27:00Z">
            <w:rPr/>
          </w:rPrChange>
        </w:rPr>
        <w:fldChar w:fldCharType="begin"/>
      </w:r>
      <w:r w:rsidR="00E6094A" w:rsidRPr="00BD7CFC">
        <w:rPr>
          <w:b/>
          <w:rPrChange w:id="1572" w:author="Jacob Cram" w:date="2021-10-22T11:27:00Z">
            <w:rPr/>
          </w:rPrChange>
        </w:rPr>
        <w:instrText xml:space="preserve"> ADDIN ZOTERO_ITEM CSL_CITATION {"citationID":"A2uWDmvI","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6094A" w:rsidRPr="00BD7CFC">
        <w:rPr>
          <w:b/>
          <w:rPrChange w:id="1573" w:author="Jacob Cram" w:date="2021-10-22T11:27:00Z">
            <w:rPr/>
          </w:rPrChange>
        </w:rPr>
        <w:fldChar w:fldCharType="separate"/>
      </w:r>
      <w:r w:rsidR="00E6094A" w:rsidRPr="00BD7CFC">
        <w:t>(2020)</w:t>
      </w:r>
      <w:r w:rsidR="00E6094A" w:rsidRPr="00BD7CFC">
        <w:rPr>
          <w:b/>
          <w:rPrChange w:id="1574" w:author="Jacob Cram" w:date="2021-10-22T11:27:00Z">
            <w:rPr/>
          </w:rPrChange>
        </w:rPr>
        <w:fldChar w:fldCharType="end"/>
      </w:r>
      <w:ins w:id="1575" w:author="Jacob Cram" w:date="2021-10-10T14:57:00Z">
        <w:r w:rsidR="00D17443" w:rsidRPr="00BD7CFC">
          <w:t xml:space="preserve"> null model</w:t>
        </w:r>
      </w:ins>
      <w:ins w:id="1576" w:author="Jacob Cram" w:date="2021-10-10T15:00:00Z">
        <w:r w:rsidRPr="00EC1FB7">
          <w:t xml:space="preserve"> (Figure S10)</w:t>
        </w:r>
      </w:ins>
      <w:ins w:id="1577" w:author="Jacob Cram" w:date="2021-10-10T14:57:00Z">
        <w:r w:rsidR="00D17443" w:rsidRPr="00BD7CFC">
          <w:t xml:space="preserve">, in which oxygen is not limiting and particle sizes </w:t>
        </w:r>
      </w:ins>
      <w:ins w:id="1578" w:author="Jacob Cram" w:date="2021-10-10T14:58:00Z">
        <w:r w:rsidR="00D17443" w:rsidRPr="00BD7CFC">
          <w:t>are not affected by anoxia. In this case, small particles break down more quickly in the oxic site than our site and so there is no small particle excess in this region.</w:t>
        </w:r>
      </w:ins>
      <w:ins w:id="1579" w:author="Jacob Cram" w:date="2021-10-10T15:00:00Z">
        <w:r w:rsidRPr="00BD7CFC">
          <w:t xml:space="preserve"> Similarly, </w:t>
        </w:r>
      </w:ins>
      <w:ins w:id="1580" w:author="Jacob Cram" w:date="2021-10-10T15:02:00Z">
        <w:r w:rsidRPr="00BD7CFC">
          <w:t xml:space="preserve">the higher </w:t>
        </w:r>
      </w:ins>
      <w:ins w:id="1581" w:author="Jacob Cram" w:date="2021-10-10T15:00:00Z">
        <w:r w:rsidRPr="00BD7CFC">
          <w:t>flux atten</w:t>
        </w:r>
      </w:ins>
      <w:ins w:id="1582" w:author="Jacob Cram" w:date="2021-10-10T15:01:00Z">
        <w:r w:rsidRPr="00BD7CFC">
          <w:t>uation in the oxic site</w:t>
        </w:r>
      </w:ins>
      <w:ins w:id="1583" w:author="Jacob Cram" w:date="2021-10-10T15:02:00Z">
        <w:r w:rsidRPr="00BD7CFC">
          <w:t xml:space="preserve"> (Figure S9A) suggests that the dif</w:t>
        </w:r>
      </w:ins>
      <w:ins w:id="1584" w:author="Jacob Cram" w:date="2021-10-10T15:03:00Z">
        <w:r w:rsidRPr="00BD7CFC">
          <w:t xml:space="preserve">ferences in attenuation of all particle sizes by microbes at both sites do indeed drive differences in flux profiles, and by extension transfer efficiency, between oxic and anoxic regions. The lack of </w:t>
        </w:r>
        <w:r w:rsidR="0072460B" w:rsidRPr="00BD7CFC">
          <w:t>increases in flux at the oxic site</w:t>
        </w:r>
      </w:ins>
      <w:ins w:id="1585" w:author="Jacob Cram" w:date="2021-10-10T15:04:00Z">
        <w:r w:rsidR="0072460B" w:rsidRPr="00BD7CFC">
          <w:t xml:space="preserve"> (Figure S9B) suggest that active transport </w:t>
        </w:r>
      </w:ins>
      <w:ins w:id="1586" w:author="Jacob Cram" w:date="2021-10-10T15:05:00Z">
        <w:r w:rsidR="0072460B" w:rsidRPr="00BD7CFC">
          <w:t>may play</w:t>
        </w:r>
      </w:ins>
      <w:ins w:id="1587" w:author="Jacob Cram" w:date="2021-10-10T15:04:00Z">
        <w:r w:rsidR="0072460B" w:rsidRPr="00BD7CFC">
          <w:t xml:space="preserve"> a greater role in the anoxic region than elsewhere.</w:t>
        </w:r>
      </w:ins>
      <w:ins w:id="1588" w:author="Jacob Cram" w:date="2021-10-10T15:06:00Z">
        <w:r w:rsidR="0072460B" w:rsidRPr="00BD7CFC">
          <w:t xml:space="preserve"> The </w:t>
        </w:r>
      </w:ins>
      <w:ins w:id="1589" w:author="Jacob Cram" w:date="2021-10-10T15:05:00Z">
        <w:r w:rsidR="0072460B" w:rsidRPr="00BD7CFC">
          <w:t>lack in apparent excess of small particles over model prediction (Figure S9C)</w:t>
        </w:r>
      </w:ins>
      <w:ins w:id="1590" w:author="Jacob Cram" w:date="2021-10-10T15:06:00Z">
        <w:r w:rsidR="0072460B" w:rsidRPr="00BD7CFC">
          <w:t xml:space="preserve"> could either indicate less activity by zooplankton in this region, or perhaps that remineralization of small particles quickly removes any </w:t>
        </w:r>
      </w:ins>
      <w:ins w:id="1591" w:author="Jacob Cram" w:date="2021-10-10T15:07:00Z">
        <w:r w:rsidR="0072460B" w:rsidRPr="00BD7CFC">
          <w:t>small particles produced by zooplankton in this region.</w:t>
        </w:r>
      </w:ins>
    </w:p>
    <w:p w14:paraId="7EB1B53E" w14:textId="77777777" w:rsidR="0088755D" w:rsidRPr="0088755D" w:rsidRDefault="0088755D" w:rsidP="0088755D">
      <w:pPr>
        <w:rPr>
          <w:ins w:id="1592" w:author="Clara Fuchsman" w:date="2021-10-16T17:07:00Z"/>
        </w:rPr>
      </w:pPr>
      <w:bookmarkStart w:id="1593" w:name="bookmark=id.23ckvvd" w:colFirst="0" w:colLast="0"/>
      <w:bookmarkStart w:id="1594" w:name="bookmark=id.ihv636" w:colFirst="0" w:colLast="0"/>
      <w:bookmarkEnd w:id="1593"/>
      <w:bookmarkEnd w:id="1594"/>
    </w:p>
    <w:bookmarkEnd w:id="1560"/>
    <w:p w14:paraId="00000087" w14:textId="77777777" w:rsidR="00104E87" w:rsidRPr="00711AD1" w:rsidRDefault="004D045E" w:rsidP="00EF63F8">
      <w:pPr>
        <w:pStyle w:val="Heading2"/>
      </w:pPr>
      <w:del w:id="1595" w:author="Clara Fuchsman" w:date="2021-10-16T17:08:00Z">
        <w:r w:rsidRPr="00711AD1">
          <w:delText>Opportunities</w:delText>
        </w:r>
        <w:r w:rsidRPr="007739DD">
          <w:delText xml:space="preserve"> for </w:delText>
        </w:r>
      </w:del>
      <w:ins w:id="1596" w:author="Clara Fuchsman" w:date="2021-10-16T17:08:00Z">
        <w:r w:rsidR="0088755D" w:rsidRPr="007739DD">
          <w:t>F</w:t>
        </w:r>
      </w:ins>
      <w:del w:id="1597" w:author="Clara Fuchsman" w:date="2021-10-16T17:08:00Z">
        <w:r w:rsidRPr="007739DD">
          <w:delText>f</w:delText>
        </w:r>
      </w:del>
      <w:r w:rsidRPr="007739DD">
        <w:t>uture directions</w:t>
      </w:r>
    </w:p>
    <w:p w14:paraId="00000088" w14:textId="3965B4A8" w:rsidR="00104E87" w:rsidRDefault="001F2172" w:rsidP="00EF63F8">
      <w:pPr>
        <w:rPr>
          <w:ins w:id="1598" w:author="Jacob Cram" w:date="2021-10-10T15:13:00Z"/>
        </w:rPr>
      </w:pPr>
      <w:del w:id="1599" w:author="Jacob Cram" w:date="2021-10-22T11:29:00Z">
        <w:r w:rsidDel="00B6377A">
          <w:delText>Due to the relatively small effect sizes of day to day and within day variability in particle f</w:delText>
        </w:r>
        <w:r w:rsidR="00C66B70" w:rsidDel="00B6377A">
          <w:delText>l</w:delText>
        </w:r>
        <w:r w:rsidDel="00B6377A">
          <w:delText>ux and disaggregation, w</w:delText>
        </w:r>
      </w:del>
      <w:ins w:id="1600" w:author="Jacob Cram" w:date="2021-10-22T11:29:00Z">
        <w:r w:rsidR="00B6377A">
          <w:t>W</w:t>
        </w:r>
      </w:ins>
      <w:r>
        <w:t xml:space="preserve">e advocate </w:t>
      </w:r>
      <w:del w:id="1601" w:author="Jacob Cram" w:date="2021-10-22T11:29:00Z">
        <w:r w:rsidDel="00B6377A">
          <w:delText xml:space="preserve">for applying </w:delText>
        </w:r>
        <w:r w:rsidRPr="00380F71" w:rsidDel="00B6377A">
          <w:rPr>
            <w:highlight w:val="yellow"/>
            <w:rPrChange w:id="1602" w:author="klaus" w:date="2021-10-21T16:39:00Z">
              <w:rPr/>
            </w:rPrChange>
          </w:rPr>
          <w:delText>these sorts of analysis</w:delText>
        </w:r>
      </w:del>
      <w:ins w:id="1603" w:author="Jacob Cram" w:date="2021-10-22T11:29:00Z">
        <w:r w:rsidR="00B6377A">
          <w:t>exploring the relationships between particle size distribution, flux and acoustic signatures in</w:t>
        </w:r>
      </w:ins>
      <w:r>
        <w:t xml:space="preserve"> </w:t>
      </w:r>
      <w:del w:id="1604" w:author="Jacob Cram" w:date="2021-10-31T22:25:00Z">
        <w:r w:rsidDel="00FF3D43">
          <w:delText>an</w:delText>
        </w:r>
      </w:del>
      <w:del w:id="1605" w:author="Jacob Cram" w:date="2021-10-22T11:29:00Z">
        <w:r w:rsidDel="00B6377A">
          <w:delText>d measurements to</w:delText>
        </w:r>
      </w:del>
      <w:del w:id="1606" w:author="Jacob Cram" w:date="2021-10-31T22:25:00Z">
        <w:r w:rsidDel="00FF3D43">
          <w:delText xml:space="preserve"> </w:delText>
        </w:r>
      </w:del>
      <w:r w:rsidR="004D045E">
        <w:t xml:space="preserve">other parts of the ETNP </w:t>
      </w:r>
      <w:del w:id="1607" w:author="Jacob Cram" w:date="2021-10-31T22:25:00Z">
        <w:r w:rsidR="004D045E" w:rsidDel="00FF3D43">
          <w:delText xml:space="preserve">or </w:delText>
        </w:r>
      </w:del>
      <w:ins w:id="1608" w:author="Jacob Cram" w:date="2021-10-31T22:25:00Z">
        <w:r w:rsidR="00FF3D43">
          <w:t xml:space="preserve">and </w:t>
        </w:r>
      </w:ins>
      <w:r w:rsidR="004D045E">
        <w:t>other ODZ regions</w:t>
      </w:r>
      <w:del w:id="1609" w:author="Jacob Cram" w:date="2021-10-22T11:29:00Z">
        <w:r w:rsidDel="00B6377A">
          <w:delText>, even ones where there are not time-series data</w:delText>
        </w:r>
      </w:del>
      <w:r>
        <w:t xml:space="preserve">.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w:t>
      </w:r>
      <w:del w:id="1610" w:author="Jacob Cram" w:date="2021-10-31T22:26:00Z">
        <w:r w:rsidR="004D045E" w:rsidDel="00FF3D43">
          <w:delText xml:space="preserve">are </w:delText>
        </w:r>
      </w:del>
      <w:r w:rsidR="004D045E">
        <w:t xml:space="preserve">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33E8890B" w14:textId="2EFF1B44" w:rsidR="00465E9E" w:rsidRPr="009E3319" w:rsidRDefault="00465E9E" w:rsidP="00EF63F8">
      <w:pPr>
        <w:rPr>
          <w:ins w:id="1611" w:author="Jacob Cram" w:date="2021-10-03T10:04:00Z"/>
          <w:u w:val="single"/>
          <w:rPrChange w:id="1612" w:author="Jacob Cram" w:date="2021-10-26T12:29:00Z">
            <w:rPr>
              <w:ins w:id="1613" w:author="Jacob Cram" w:date="2021-10-03T10:04:00Z"/>
            </w:rPr>
          </w:rPrChange>
        </w:rPr>
      </w:pPr>
      <w:bookmarkStart w:id="1614" w:name="_Hlk86462030"/>
      <w:ins w:id="1615" w:author="Jacob Cram" w:date="2021-10-10T15:13:00Z">
        <w:r>
          <w:t>While the UVP characterizes dynamics of particles &gt;100</w:t>
        </w:r>
      </w:ins>
      <w:ins w:id="1616" w:author="Jacob Cram" w:date="2021-10-31T22:26:00Z">
        <w:r w:rsidR="00FE6957">
          <w:t> </w:t>
        </w:r>
      </w:ins>
      <w:proofErr w:type="spellStart"/>
      <w:ins w:id="1617" w:author="Jacob Cram" w:date="2021-10-10T15:14:00Z">
        <w:r w:rsidR="00790C98">
          <w:t>μ</w:t>
        </w:r>
      </w:ins>
      <w:ins w:id="1618" w:author="Jacob Cram" w:date="2021-10-30T05:50:00Z">
        <w:r w:rsidR="00760092">
          <w:t>m</w:t>
        </w:r>
      </w:ins>
      <w:proofErr w:type="spellEnd"/>
      <w:ins w:id="1619" w:author="Jacob Cram" w:date="2021-10-10T15:14:00Z">
        <w:r w:rsidR="00790C98">
          <w:t>, particles sma</w:t>
        </w:r>
      </w:ins>
      <w:ins w:id="1620" w:author="Jacob Cram" w:date="2021-10-10T15:15:00Z">
        <w:r w:rsidR="00790C98">
          <w:t xml:space="preserve">ller than this range contribute dramatically to carbon flux </w:t>
        </w:r>
      </w:ins>
      <w:r w:rsidR="00E6094A">
        <w:fldChar w:fldCharType="begin"/>
      </w:r>
      <w:r w:rsidR="00E6094A">
        <w:instrText xml:space="preserve"> ADDIN ZOTERO_ITEM CSL_CITATION {"citationID":"h8tgsepT","properties":{"formattedCitation":"(Durkin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E6094A">
        <w:fldChar w:fldCharType="separate"/>
      </w:r>
      <w:r w:rsidR="00E6094A" w:rsidRPr="00E6094A">
        <w:t>(Durkin et al., 2015)</w:t>
      </w:r>
      <w:r w:rsidR="00E6094A">
        <w:fldChar w:fldCharType="end"/>
      </w:r>
      <w:ins w:id="1621" w:author="Jacob Cram" w:date="2021-10-11T18:30:00Z">
        <w:r w:rsidR="00E6094A">
          <w:t xml:space="preserve">, </w:t>
        </w:r>
      </w:ins>
      <w:ins w:id="1622" w:author="Jacob Cram" w:date="2021-10-10T15:15:00Z">
        <w:r w:rsidR="00790C98">
          <w:t>and so their size distribution matters as well.</w:t>
        </w:r>
      </w:ins>
      <w:ins w:id="1623" w:author="Jacob Cram" w:date="2021-10-10T15:22:00Z">
        <w:r w:rsidR="00D71F10">
          <w:t xml:space="preserve"> However, at some point particles become small enough that they likely do not sink, and so exploring remineralization and disaggregation of </w:t>
        </w:r>
      </w:ins>
      <w:ins w:id="1624" w:author="Jacob Cram" w:date="2021-10-22T12:43:00Z">
        <w:r w:rsidR="009A3FE5">
          <w:t>&lt;500</w:t>
        </w:r>
      </w:ins>
      <w:ins w:id="1625" w:author="Jacob Cram" w:date="2021-10-31T22:26:00Z">
        <w:r w:rsidR="00FE6957">
          <w:t> </w:t>
        </w:r>
        <w:proofErr w:type="spellStart"/>
        <w:r w:rsidR="00FE6957">
          <w:t>μ</w:t>
        </w:r>
      </w:ins>
      <w:ins w:id="1626" w:author="Jacob Cram" w:date="2021-10-22T12:43:00Z">
        <w:r w:rsidR="009A3FE5">
          <w:t>m</w:t>
        </w:r>
        <w:proofErr w:type="spellEnd"/>
        <w:r w:rsidR="009A3FE5">
          <w:t xml:space="preserve"> microaggregate particles </w:t>
        </w:r>
      </w:ins>
      <w:ins w:id="1627" w:author="Jacob Cram" w:date="2021-10-10T15:22:00Z">
        <w:r w:rsidR="00D71F10">
          <w:t xml:space="preserve">into </w:t>
        </w:r>
      </w:ins>
      <w:ins w:id="1628" w:author="Jacob Cram" w:date="2021-10-10T15:23:00Z">
        <w:r w:rsidR="00D71F10">
          <w:t>non-sinking size classes would provide valuable context to these measurements.</w:t>
        </w:r>
      </w:ins>
      <w:ins w:id="1629" w:author="Jacob Cram" w:date="2021-10-10T15:15:00Z">
        <w:r w:rsidR="00790C98">
          <w:t xml:space="preserve"> </w:t>
        </w:r>
      </w:ins>
      <w:ins w:id="1630" w:author="Jacob Cram" w:date="2021-10-10T15:16:00Z">
        <w:r w:rsidR="00790C98">
          <w:t>In-situ pumped POC data from the GEOTRACES program have been used to describe the dynamics of s</w:t>
        </w:r>
      </w:ins>
      <w:ins w:id="1631" w:author="Jacob Cram" w:date="2021-10-10T15:17:00Z">
        <w:r w:rsidR="00790C98">
          <w:t>maller particle size classes</w:t>
        </w:r>
      </w:ins>
      <w:ins w:id="1632" w:author="Jacob Cram" w:date="2021-10-11T17:27:00Z">
        <w:r w:rsidR="00A70C29">
          <w:t xml:space="preserve"> </w:t>
        </w:r>
      </w:ins>
      <w:r w:rsidR="00A70C29">
        <w:fldChar w:fldCharType="begin"/>
      </w:r>
      <w:r w:rsidR="00A70C29">
        <w:instrText xml:space="preserve"> ADDIN ZOTERO_ITEM CSL_CITATION {"citationID":"dGzyhWKh","properties":{"formattedCitation":"(Lam et al., 2011; Lam &amp; Marchal, 2015)","plainCitation":"(Lam et al., 2011; Lam &amp; Marchal, 2015)","noteIndex":0},"citationItems":[{"id":278,"uris":["http://zotero.org/users/158097/items/26VBKNJ3"],"uri":["http://zotero.org/users/158097/items/26VBKNJ3"],"itemData":{"id":278,"type":"article-journal","container-title":"Global Biogeochemical Cycles","DOI":"10.1029/2010GB003868","ISSN":"08866236","issue":"3","language":"en","page":"n/a-n/a","source":"CrossRef","title":"The dynamic ocean biological pump: Insights from a global compilation of particulate organic carbon, CaCO3 , and opal concentration profiles from the mesopelagic","title-short":"The dynamic ocean biological pump","volume":"25","author":[{"family":"Lam","given":"Phoebe J."},{"family":"Doney","given":"Scott C."},{"family":"Bishop","given":"James K. B."}],"issued":{"date-parts":[["2011",9]]}}},{"id":3718,"uris":["http://zotero.org/users/158097/items/XJ5SX3Z4"],"uri":["http://zotero.org/users/158097/items/XJ5SX3Z4"],"itemData":{"id":3718,"type":"article-journal","container-title":"Annual Review of Marine Science","DOI":"10.1146/annurev-marine-010814-015623","ISSN":"1941-1405, 1941-0611","issue":"1","language":"en","page":"159-184","source":"CrossRef","title":"Insights into Particle Cycling from Thorium and Particle Data","volume":"7","author":[{"family":"Lam","given":"Phoebe J."},{"family":"Marchal","given":"Olivier"}],"issued":{"date-parts":[["2015",1,3]]}}}],"schema":"https://github.com/citation-style-language/schema/raw/master/csl-citation.json"} </w:instrText>
      </w:r>
      <w:r w:rsidR="00A70C29">
        <w:fldChar w:fldCharType="separate"/>
      </w:r>
      <w:r w:rsidR="00A70C29" w:rsidRPr="00A70C29">
        <w:t>(Lam et al., 2011; Lam &amp; Marchal, 2015)</w:t>
      </w:r>
      <w:r w:rsidR="00A70C29">
        <w:fldChar w:fldCharType="end"/>
      </w:r>
      <w:ins w:id="1633" w:author="Jacob Cram" w:date="2021-10-10T15:17:00Z">
        <w:r w:rsidR="00790C98">
          <w:t xml:space="preserve">. </w:t>
        </w:r>
      </w:ins>
      <w:ins w:id="1634" w:author="Jacob Cram" w:date="2021-10-22T11:29:00Z">
        <w:r w:rsidR="00B6377A" w:rsidRPr="00B6377A">
          <w:rPr>
            <w:rPrChange w:id="1635" w:author="Jacob Cram" w:date="2021-10-22T11:30:00Z">
              <w:rPr>
                <w:highlight w:val="yellow"/>
              </w:rPr>
            </w:rPrChange>
          </w:rPr>
          <w:t>O</w:t>
        </w:r>
      </w:ins>
      <w:ins w:id="1636" w:author="Jacob Cram" w:date="2021-10-10T15:17:00Z">
        <w:r w:rsidR="00790C98" w:rsidRPr="00B6377A">
          <w:t>ther</w:t>
        </w:r>
        <w:r w:rsidR="00790C98">
          <w:t xml:space="preserve"> sensors, such as coulter counters</w:t>
        </w:r>
      </w:ins>
      <w:ins w:id="1637" w:author="Jacob Cram" w:date="2021-10-11T17:32:00Z">
        <w:r w:rsidR="00871393">
          <w:t xml:space="preserve"> </w:t>
        </w:r>
      </w:ins>
      <w:r w:rsidR="00871393">
        <w:fldChar w:fldCharType="begin"/>
      </w:r>
      <w:r w:rsidR="00871393">
        <w:instrText xml:space="preserve"> ADDIN ZOTERO_ITEM CSL_CITATION {"citationID":"G1w4JUrS","properties":{"formattedCitation":"(Sheldon et al., 1972)","plainCitation":"(Sheldon et al., 1972)","noteIndex":0},"citationItems":[{"id":9949,"uris":["http://zotero.org/users/158097/items/L8LW42BF"],"uri":["http://zotero.org/users/158097/items/L8LW42BF"],"itemData":{"id":9949,"type":"article-journal","abstract":"Frequency distributions of particle size between sizes of about 1 and 100 µ are given for both surface and deep water of the Atlantic and Pacific Oceans. The form of the size spectra varies predictably both geographically and with depth. A hypothesis is presented to show that, to a first approximation, roughly equal concentrations of material occur at all particle sizes within the range from 1 µ to about 108 µ, i.e. from bacteria to whales.","container-title":"Limnology and Oceanography","DOI":"10.4319/lo.1972.17.3.0327","ISSN":"1939-5590","issue":"3","language":"en","note":"_eprint: https://aslopubs.onlinelibrary.wiley.com/doi/pdf/10.4319/lo.1972.17.3.0327","page":"327-340","source":"Wiley Online Library","title":"The Size Distribution of Particles in the Ocean","volume":"17","author":[{"family":"Sheldon","given":"R. W."},{"family":"Prakash","given":"A."},{"family":"Sutcliffe Jr.","given":"W. H."}],"issued":{"date-parts":[["1972"]]}}}],"schema":"https://github.com/citation-style-language/schema/raw/master/csl-citation.json"} </w:instrText>
      </w:r>
      <w:r w:rsidR="00871393">
        <w:fldChar w:fldCharType="separate"/>
      </w:r>
      <w:r w:rsidR="00871393" w:rsidRPr="00871393">
        <w:t>(Sheldon et al., 1972)</w:t>
      </w:r>
      <w:r w:rsidR="00871393">
        <w:fldChar w:fldCharType="end"/>
      </w:r>
      <w:ins w:id="1638" w:author="Jacob Cram" w:date="2021-10-10T15:17:00Z">
        <w:r w:rsidR="00790C98">
          <w:t xml:space="preserve"> and Laser In-Situ Scattering transmissometers</w:t>
        </w:r>
      </w:ins>
      <w:ins w:id="1639" w:author="Jacob Cram" w:date="2021-10-11T17:33:00Z">
        <w:r w:rsidR="00871393">
          <w:t xml:space="preserve"> </w:t>
        </w:r>
      </w:ins>
      <w:r w:rsidR="00871393">
        <w:fldChar w:fldCharType="begin"/>
      </w:r>
      <w:r w:rsidR="00871393">
        <w:instrText xml:space="preserve"> ADDIN ZOTERO_ITEM CSL_CITATION {"citationID":"uGJtwasW","properties":{"formattedCitation":"(Ahn &amp; Grant, 2007)","plainCitation":"(Ahn &amp; Grant, 2007)","noteIndex":0},"citationItems":[{"id":9950,"uris":["http://zotero.org/users/158097/items/32IIDVFY"],"uri":["http://zotero.org/users/158097/items/32IIDVFY"],"itemData":{"id":9950,"type":"article-journal","abstract":"In this paper we define seasonal and along-shore variations in suspended particle size distributions (PSDs) at two marine bathing beaches in southern California, using a low-angle light scattering instrument (LISST). Empirical Orthogonal Function (EOF) analysis of the LISST data set (n = 55 651) identified three particle size modes that collectively account for &gt;90% of the variance in the de-meaned PSD data at six sites along the shoreline at Huntington Beach and Newport Beach:  a dinoflagellate mode, a large particle mode, and a small particle mode. These three modes exhibit distinct seasonal patterns, and along-shore distributions, reflecting both the sources of particles and environmental factors that trigger their occurrence. Comparison of volume-based PSDs generated from the LISST and from image analysis of optical micrographs indicates that the LISST performs well when measuring the size distribution of particles associated with dinoflagellate blooms. However, LISST measurements on stormwater-impacted samples consistently yield a rising tail at small particle sizes that may be an artifact arising from the non-spherical nature of inorganic particles in terrestrial runoff. The results presented here demonstrate that PSDs measured by light scattering instruments such as the LISST represent a new data resource for assessing water quality, and managing human health risk, at marine bathing beaches.","container-title":"Environmental Science &amp; Technology","DOI":"10.1021/es061960+","ISSN":"0013-936X","issue":"3","journalAbbreviation":"Environ. Sci. Technol.","note":"publisher: American Chemical Society","page":"695-702","source":"ACS Publications","title":"Size Distribution, Sources, and Seasonality of Suspended Particles in Southern California Marine Bathing Waters","volume":"41","author":[{"family":"Ahn","given":"Jong Ho"},{"family":"Grant","given":"Stanley B."}],"issued":{"date-parts":[["2007",2,1]]}}}],"schema":"https://github.com/citation-style-language/schema/raw/master/csl-citation.json"} </w:instrText>
      </w:r>
      <w:r w:rsidR="00871393">
        <w:fldChar w:fldCharType="separate"/>
      </w:r>
      <w:r w:rsidR="00871393" w:rsidRPr="00871393">
        <w:t>(Ahn &amp; Grant, 2007)</w:t>
      </w:r>
      <w:r w:rsidR="00871393">
        <w:fldChar w:fldCharType="end"/>
      </w:r>
      <w:ins w:id="1640" w:author="Jacob Cram" w:date="2021-10-10T15:17:00Z">
        <w:r w:rsidR="00790C98">
          <w:t xml:space="preserve"> provide size resolved distribution information about these s</w:t>
        </w:r>
      </w:ins>
      <w:ins w:id="1641" w:author="Jacob Cram" w:date="2021-10-10T15:18:00Z">
        <w:r w:rsidR="00790C98">
          <w:t xml:space="preserve">maller size classes of particles. </w:t>
        </w:r>
      </w:ins>
      <w:ins w:id="1642" w:author="Jacob Cram" w:date="2021-10-10T15:20:00Z">
        <w:r w:rsidR="00D71F10">
          <w:t>Comparison</w:t>
        </w:r>
      </w:ins>
      <w:ins w:id="1643" w:author="Jacob Cram" w:date="2021-10-10T15:18:00Z">
        <w:r w:rsidR="00790C98">
          <w:t xml:space="preserve"> between </w:t>
        </w:r>
      </w:ins>
      <w:ins w:id="1644" w:author="Jacob Cram" w:date="2021-10-10T15:21:00Z">
        <w:r w:rsidR="00D71F10">
          <w:t>UVP</w:t>
        </w:r>
      </w:ins>
      <w:ins w:id="1645" w:author="Jacob Cram" w:date="2021-10-10T15:18:00Z">
        <w:r w:rsidR="00790C98">
          <w:t xml:space="preserve"> data and past and ongoing</w:t>
        </w:r>
      </w:ins>
      <w:ins w:id="1646" w:author="Jacob Cram" w:date="2021-10-11T17:34:00Z">
        <w:r w:rsidR="00871393">
          <w:t xml:space="preserve"> </w:t>
        </w:r>
      </w:ins>
      <w:r w:rsidR="00871393">
        <w:fldChar w:fldCharType="begin"/>
      </w:r>
      <w:r w:rsidR="00871393">
        <w:instrText xml:space="preserve"> ADDIN ZOTERO_ITEM CSL_CITATION {"citationID":"opGpagXH","properties":{"formattedCitation":"(Siegel et al., 2016)","plainCitation":"(Siegel et al., 2016)","noteIndex":0},"citationItems":[{"id":7229,"uris":["http://zotero.org/users/158097/items/GH5IXA4R"],"uri":["http://zotero.org/users/158097/items/GH5IXA4R"],"itemData":{"id":7229,"type":"article-journal","abstract":"Ocean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871393">
        <w:fldChar w:fldCharType="separate"/>
      </w:r>
      <w:r w:rsidR="00871393" w:rsidRPr="00871393">
        <w:t>(Siegel et al., 2016)</w:t>
      </w:r>
      <w:r w:rsidR="00871393">
        <w:fldChar w:fldCharType="end"/>
      </w:r>
      <w:ins w:id="1647" w:author="Jacob Cram" w:date="2021-10-10T15:18:00Z">
        <w:r w:rsidR="00790C98">
          <w:t xml:space="preserve"> </w:t>
        </w:r>
      </w:ins>
      <w:ins w:id="1648" w:author="Jacob Cram" w:date="2021-10-10T15:20:00Z">
        <w:r w:rsidR="00D71F10">
          <w:t>studies</w:t>
        </w:r>
      </w:ins>
      <w:ins w:id="1649" w:author="Jacob Cram" w:date="2021-10-10T15:18:00Z">
        <w:r w:rsidR="00790C98">
          <w:t xml:space="preserve"> of the characteristics of </w:t>
        </w:r>
      </w:ins>
      <w:ins w:id="1650" w:author="Jacob Cram" w:date="2021-10-26T12:28:00Z">
        <w:r w:rsidR="009E3319">
          <w:t>&lt;100</w:t>
        </w:r>
      </w:ins>
      <w:ins w:id="1651" w:author="Jacob Cram" w:date="2021-10-31T22:27:00Z">
        <w:r w:rsidR="00FE6957">
          <w:t> </w:t>
        </w:r>
      </w:ins>
      <w:proofErr w:type="spellStart"/>
      <w:ins w:id="1652" w:author="Jacob Cram" w:date="2021-10-26T12:29:00Z">
        <w:r w:rsidR="009E3319">
          <w:rPr>
            <w:u w:val="single"/>
          </w:rPr>
          <w:t>μm</w:t>
        </w:r>
      </w:ins>
      <w:proofErr w:type="spellEnd"/>
      <w:ins w:id="1653" w:author="Jacob Cram" w:date="2021-10-10T15:18:00Z">
        <w:r w:rsidR="00790C98">
          <w:t xml:space="preserve"> particles</w:t>
        </w:r>
      </w:ins>
      <w:ins w:id="1654" w:author="Jacob Cram" w:date="2021-10-10T15:21:00Z">
        <w:r w:rsidR="00D71F10">
          <w:t xml:space="preserve"> provide opportunities to better understand the </w:t>
        </w:r>
        <w:bookmarkStart w:id="1655" w:name="_Hlk85728866"/>
        <w:r w:rsidR="00D71F10">
          <w:t>dynamics of the full range of particle sizes.</w:t>
        </w:r>
      </w:ins>
    </w:p>
    <w:p w14:paraId="7CE1223F" w14:textId="03DD0205" w:rsidR="002C7BFF" w:rsidRDefault="002C7BFF" w:rsidP="00EF63F8">
      <w:pPr>
        <w:rPr>
          <w:ins w:id="1656" w:author="September" w:date="2021-10-08T15:59:00Z"/>
          <w:del w:id="1657" w:author="Clara Fuchsman" w:date="2021-10-16T17:11:00Z"/>
        </w:rPr>
      </w:pPr>
      <w:bookmarkStart w:id="1658" w:name="bookmark=id.32hioqz" w:colFirst="0" w:colLast="0"/>
      <w:bookmarkEnd w:id="1658"/>
      <w:bookmarkEnd w:id="1614"/>
      <w:ins w:id="1659" w:author="Jacob Cram" w:date="2021-10-03T10:04:00Z">
        <w:r>
          <w:t xml:space="preserve">The image data collected by the UVP offers opportunities to quantify the abundance and taxonomic distribution of the zooplankton </w:t>
        </w:r>
      </w:ins>
      <w:ins w:id="1660" w:author="Jacob Cram" w:date="2021-10-21T16:47:00Z">
        <w:r w:rsidR="00B66690">
          <w:t>that migrate into</w:t>
        </w:r>
      </w:ins>
      <w:ins w:id="1661" w:author="Jacob Cram" w:date="2021-10-25T16:32:00Z">
        <w:r w:rsidR="009D47D3">
          <w:t xml:space="preserve"> </w:t>
        </w:r>
      </w:ins>
      <w:ins w:id="1662" w:author="Jacob Cram" w:date="2021-10-03T10:04:00Z">
        <w:r>
          <w:t>the mesopel</w:t>
        </w:r>
        <w:del w:id="1663" w:author="Clara Fuchsman" w:date="2021-10-16T17:09:00Z">
          <w:r w:rsidDel="0088755D">
            <w:delText>e</w:delText>
          </w:r>
        </w:del>
      </w:ins>
      <w:ins w:id="1664" w:author="Clara Fuchsman" w:date="2021-10-16T17:09:00Z">
        <w:r w:rsidR="0088755D">
          <w:t>a</w:t>
        </w:r>
      </w:ins>
      <w:ins w:id="1665" w:author="Jacob Cram" w:date="2021-10-03T10:04:00Z">
        <w:r>
          <w:t>gic, as well as the par</w:t>
        </w:r>
      </w:ins>
      <w:ins w:id="1666" w:author="Jacob Cram" w:date="2021-10-03T10:05:00Z">
        <w:r>
          <w:t>ticle types within this region.</w:t>
        </w:r>
      </w:ins>
      <w:ins w:id="1667" w:author="Jacob Cram" w:date="2021-10-21T16:48:00Z">
        <w:r w:rsidR="00A3095B">
          <w:t xml:space="preserve"> Identifying this visual data would have the added benefit of allowing researchers </w:t>
        </w:r>
      </w:ins>
      <w:ins w:id="1668" w:author="Jacob Cram" w:date="2021-10-21T16:49:00Z">
        <w:r w:rsidR="00A3095B">
          <w:t xml:space="preserve">analyze </w:t>
        </w:r>
      </w:ins>
      <w:ins w:id="1669" w:author="Jacob Cram" w:date="2021-10-21T16:51:00Z">
        <w:r w:rsidR="00A3095B">
          <w:t xml:space="preserve">particle size spectra, rather than the sum of particles and </w:t>
        </w:r>
      </w:ins>
      <w:ins w:id="1670" w:author="Jacob Cram" w:date="2021-10-26T12:29:00Z">
        <w:r w:rsidR="009E3319">
          <w:t>zooplankton</w:t>
        </w:r>
      </w:ins>
      <w:ins w:id="1671" w:author="Jacob Cram" w:date="2021-10-21T16:51:00Z">
        <w:r w:rsidR="00A3095B">
          <w:t xml:space="preserve"> as we do here</w:t>
        </w:r>
      </w:ins>
      <w:bookmarkEnd w:id="1655"/>
      <w:ins w:id="1672" w:author="Jacob Cram" w:date="2021-10-03T10:07:00Z">
        <w:r w:rsidR="00C53904">
          <w:t>.</w:t>
        </w:r>
      </w:ins>
      <w:ins w:id="1673" w:author="Jacob Cram" w:date="2021-10-03T10:06:00Z">
        <w:r>
          <w:t xml:space="preserve"> </w:t>
        </w:r>
      </w:ins>
      <w:ins w:id="1674" w:author="Jacob Cram" w:date="2021-10-11T18:31:00Z">
        <w:del w:id="1675" w:author="Clara Fuchsman" w:date="2021-10-16T17:11:00Z">
          <w:r w:rsidR="00E6094A">
            <w:delText>I</w:delText>
          </w:r>
        </w:del>
      </w:ins>
      <w:ins w:id="1676" w:author="Jacob Cram" w:date="2021-10-03T10:09:00Z">
        <w:del w:id="1677" w:author="Clara Fuchsman" w:date="2021-10-16T17:11:00Z">
          <w:r w:rsidR="00C53904">
            <w:delText xml:space="preserve">t is possible that </w:delText>
          </w:r>
        </w:del>
      </w:ins>
      <w:ins w:id="1678" w:author="Jacob Cram" w:date="2021-10-11T18:31:00Z">
        <w:del w:id="1679" w:author="Clara Fuchsman" w:date="2021-10-16T17:11:00Z">
          <w:r w:rsidR="00E6094A">
            <w:delText>in future studies</w:delText>
          </w:r>
        </w:del>
      </w:ins>
      <w:ins w:id="1680" w:author="Jacob Cram" w:date="2021-10-03T10:09:00Z">
        <w:del w:id="1681" w:author="Clara Fuchsman" w:date="2021-10-16T17:11:00Z">
          <w:r w:rsidR="00C53904">
            <w:delText xml:space="preserve"> zooplankton migration could lead to a false signal of day vs night differences</w:delText>
          </w:r>
        </w:del>
      </w:ins>
      <w:ins w:id="1682" w:author="Jacob Cram" w:date="2021-10-03T10:10:00Z">
        <w:del w:id="1683" w:author="Clara Fuchsman" w:date="2021-10-16T17:11:00Z">
          <w:r w:rsidR="00C53904">
            <w:delText xml:space="preserve"> in particle flux, as their abundance would count towards particle counts. This does not seem to b</w:delText>
          </w:r>
        </w:del>
      </w:ins>
      <w:ins w:id="1684" w:author="Jacob Cram" w:date="2021-10-03T10:11:00Z">
        <w:del w:id="1685" w:author="Clara Fuchsman" w:date="2021-10-16T17:11:00Z">
          <w:r w:rsidR="00C53904">
            <w:delText xml:space="preserve">e the case at our site, as we did not detect </w:delText>
          </w:r>
        </w:del>
      </w:ins>
      <w:ins w:id="1686" w:author="Jacob Cram" w:date="2021-10-03T10:12:00Z">
        <w:del w:id="1687" w:author="Clara Fuchsman" w:date="2021-10-16T17:11:00Z">
          <w:r w:rsidR="00C53904">
            <w:delText>diel variability in the abundance of large particles (which could be zooplankton) but rather in the apparent production of small particle</w:delText>
          </w:r>
        </w:del>
      </w:ins>
      <w:ins w:id="1688" w:author="Jacob Cram" w:date="2021-10-11T18:32:00Z">
        <w:del w:id="1689" w:author="Clara Fuchsman" w:date="2021-10-16T17:11:00Z">
          <w:r w:rsidR="00E6094A">
            <w:delText>s</w:delText>
          </w:r>
        </w:del>
      </w:ins>
      <w:ins w:id="1690" w:author="Jacob Cram" w:date="2021-10-03T10:12:00Z">
        <w:del w:id="1691" w:author="Clara Fuchsman" w:date="2021-10-16T17:11:00Z">
          <w:r w:rsidR="00C53904">
            <w:delText xml:space="preserve"> (less likely to be zooplankton). </w:delText>
          </w:r>
          <w:r w:rsidR="000E1329">
            <w:delText>Future analyses that do</w:delText>
          </w:r>
        </w:del>
      </w:ins>
      <w:ins w:id="1692" w:author="Jacob Cram" w:date="2021-10-03T10:13:00Z">
        <w:del w:id="1693" w:author="Clara Fuchsman" w:date="2021-10-16T17:11:00Z">
          <w:r w:rsidR="000E1329">
            <w:delText xml:space="preserve"> not </w:delText>
          </w:r>
        </w:del>
      </w:ins>
      <w:ins w:id="1694" w:author="Jacob Cram" w:date="2021-10-11T18:32:00Z">
        <w:del w:id="1695" w:author="Clara Fuchsman" w:date="2021-10-16T17:11:00Z">
          <w:r w:rsidR="00E6094A">
            <w:delText>explicitly</w:delText>
          </w:r>
        </w:del>
      </w:ins>
      <w:ins w:id="1696" w:author="Jacob Cram" w:date="2021-10-03T10:13:00Z">
        <w:del w:id="1697" w:author="Clara Fuchsman" w:date="2021-10-16T17:11:00Z">
          <w:r w:rsidR="000E1329">
            <w:delText xml:space="preserve"> factor out zooplankton from </w:delText>
          </w:r>
          <w:r w:rsidR="000E1329" w:rsidRPr="00380F71">
            <w:rPr>
              <w:highlight w:val="yellow"/>
              <w:rPrChange w:id="1698" w:author="klaus" w:date="2021-10-21T16:39:00Z">
                <w:rPr/>
              </w:rPrChange>
            </w:rPr>
            <w:delText>partic</w:delText>
          </w:r>
          <w:r w:rsidR="000E1329">
            <w:delText xml:space="preserve"> flux should note the local time of day as zooplankton </w:delText>
          </w:r>
        </w:del>
      </w:ins>
      <w:ins w:id="1699" w:author="Jacob Cram" w:date="2021-10-03T10:14:00Z">
        <w:del w:id="1700" w:author="Clara Fuchsman" w:date="2021-10-16T17:11:00Z">
          <w:r w:rsidR="000E1329">
            <w:delText>distributions (and distributions of particles) do show diel variability.</w:delText>
          </w:r>
        </w:del>
      </w:ins>
    </w:p>
    <w:p w14:paraId="58CEDA00" w14:textId="77777777" w:rsidR="0088755D" w:rsidRDefault="0088755D" w:rsidP="00EF63F8">
      <w:pPr>
        <w:rPr>
          <w:ins w:id="1701" w:author="Clara Fuchsman" w:date="2021-10-16T17:11:00Z"/>
        </w:rPr>
      </w:pPr>
    </w:p>
    <w:p w14:paraId="00000089" w14:textId="77777777" w:rsidR="00104E87" w:rsidRPr="0088755D" w:rsidRDefault="004D045E">
      <w:pPr>
        <w:pStyle w:val="Heading1"/>
      </w:pPr>
      <w:r w:rsidRPr="0088755D">
        <w:t>Conclusions</w:t>
      </w:r>
    </w:p>
    <w:p w14:paraId="0000008A" w14:textId="4173F21B" w:rsidR="00104E87" w:rsidRDefault="004D045E" w:rsidP="00EF63F8">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w:t>
      </w:r>
      <w:del w:id="1702" w:author="Jacob Cram" w:date="2021-10-31T22:29:00Z">
        <w:r w:rsidDel="00FE6957">
          <w:delText>s</w:delText>
        </w:r>
      </w:del>
      <w:r>
        <w:t>, with zooplankton playing an important role in both active particle transport and particle disaggregation.</w:t>
      </w:r>
    </w:p>
    <w:p w14:paraId="0000008C" w14:textId="602B6D9B" w:rsidR="00104E87" w:rsidRDefault="004D045E" w:rsidP="00EF63F8">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w:t>
      </w:r>
      <w:ins w:id="1703" w:author="Clara Fuchsman" w:date="2021-10-21T16:39:00Z">
        <w:r>
          <w:t xml:space="preserve"> </w:t>
        </w:r>
      </w:ins>
      <w:ins w:id="1704" w:author="Clara Fuchsman" w:date="2021-10-16T17:11:00Z">
        <w:r w:rsidR="0088755D">
          <w:t xml:space="preserve">nitrate </w:t>
        </w:r>
      </w:ins>
      <w:ins w:id="1705" w:author="Clara Fuchsman" w:date="2021-10-16T17:12:00Z">
        <w:r w:rsidR="0088755D">
          <w:t>reduction,</w:t>
        </w:r>
        <w:r>
          <w:t xml:space="preserve"> </w:t>
        </w:r>
      </w:ins>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xml:space="preserve">. Furthermore, it appears that diel migratory organisms both disaggregate particles and transport carbon throughout the top </w:t>
      </w:r>
      <w:del w:id="1706" w:author="Jacob Cram" w:date="2021-10-31T22:30:00Z">
        <w:r w:rsidDel="00FE6957">
          <w:delText xml:space="preserve">500 </w:delText>
        </w:r>
      </w:del>
      <w:ins w:id="1707" w:author="Jacob Cram" w:date="2021-10-31T22:30:00Z">
        <w:r w:rsidR="00FE6957">
          <w:t>500 </w:t>
        </w:r>
      </w:ins>
      <w:r>
        <w:t>m of the water column. Day</w:t>
      </w:r>
      <w:r w:rsidR="005F4E9C">
        <w:t>-</w:t>
      </w:r>
      <w:r>
        <w:t>to</w:t>
      </w:r>
      <w:r w:rsidR="005F4E9C">
        <w:t>-</w:t>
      </w:r>
      <w:r>
        <w:t xml:space="preserve">day and within day variability in organic matter transport was evident, though overall patterns in particle size, flux and disaggregation appeared to be consistent over the course of the time-series. The change in particle abundance and size between </w:t>
      </w:r>
      <w:del w:id="1708" w:author="Jacob Cram" w:date="2021-10-31T22:30:00Z">
        <w:r w:rsidDel="00FE6957">
          <w:delText>500</w:delText>
        </w:r>
        <w:r w:rsidR="00CD1400" w:rsidDel="00FE6957">
          <w:delText xml:space="preserve"> </w:delText>
        </w:r>
      </w:del>
      <w:ins w:id="1709" w:author="Jacob Cram" w:date="2021-10-31T22:30:00Z">
        <w:r w:rsidR="00FE6957">
          <w:t>500 </w:t>
        </w:r>
      </w:ins>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1710" w:name="_heading=h.uz166cm11no7" w:colFirst="0" w:colLast="0"/>
      <w:bookmarkEnd w:id="1710"/>
      <w:r>
        <w:t>Acknowledgements</w:t>
      </w:r>
    </w:p>
    <w:p w14:paraId="30EE2315" w14:textId="50FA583C" w:rsidR="00FB55D6" w:rsidRDefault="004D045E" w:rsidP="00EF63F8">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ins w:id="1711" w:author="Jacob Cram" w:date="2021-10-31T22:31:00Z">
        <w:r w:rsidR="00FE6957">
          <w:t xml:space="preserve"> and</w:t>
        </w:r>
      </w:ins>
      <w:del w:id="1712" w:author="Jacob Cram" w:date="2021-10-31T22:31:00Z">
        <w:r w:rsidDel="00FE6957">
          <w:delText>,</w:delText>
        </w:r>
      </w:del>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ins w:id="1713" w:author="Jacob Cram" w:date="2021-10-10T17:54:00Z">
        <w:r w:rsidR="00FB55D6">
          <w:t xml:space="preserve"> We thank two </w:t>
        </w:r>
      </w:ins>
      <w:ins w:id="1714" w:author="Jacob Cram" w:date="2021-10-10T17:55:00Z">
        <w:r w:rsidR="00FB55D6">
          <w:t>anonymous</w:t>
        </w:r>
      </w:ins>
      <w:ins w:id="1715" w:author="Jacob Cram" w:date="2021-10-10T17:54:00Z">
        <w:r w:rsidR="00FB55D6">
          <w:t xml:space="preserve"> reviewers</w:t>
        </w:r>
      </w:ins>
      <w:ins w:id="1716" w:author="Jacob Cram" w:date="2021-10-10T17:55:00Z">
        <w:r w:rsidR="00FB55D6">
          <w:t>, whose comments</w:t>
        </w:r>
      </w:ins>
      <w:ins w:id="1717" w:author="Jacob Cram" w:date="2021-10-10T17:54:00Z">
        <w:r w:rsidR="00FB55D6">
          <w:t xml:space="preserve"> dramatically improved this manuscript.</w:t>
        </w:r>
      </w:ins>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1718" w:name="bookmark=id.1hmsyys" w:colFirst="0" w:colLast="0"/>
      <w:bookmarkStart w:id="1719" w:name="bookmark=id.3fwokq0" w:colFirst="0" w:colLast="0"/>
      <w:bookmarkEnd w:id="1718"/>
      <w:bookmarkEnd w:id="1719"/>
    </w:p>
    <w:p w14:paraId="24F48064" w14:textId="35836AA4" w:rsidR="00DC428E" w:rsidRDefault="009B2BA7" w:rsidP="00EF63F8">
      <w:pPr>
        <w:rPr>
          <w:b/>
          <w:i/>
          <w:sz w:val="36"/>
          <w:szCs w:val="36"/>
        </w:rPr>
      </w:pPr>
      <w:r>
        <w:t>Data for this research, as well as analy</w:t>
      </w:r>
      <w:r w:rsidR="00A250C2">
        <w:t>s</w:t>
      </w:r>
      <w:r>
        <w:t xml:space="preserve">is and model code are available on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EF63F8">
      <w:pPr>
        <w:pStyle w:val="Heading1"/>
      </w:pPr>
      <w:r>
        <w:t>References</w:t>
      </w:r>
    </w:p>
    <w:bookmarkStart w:id="1720" w:name="bookmark=id.1v1yuxt" w:colFirst="0" w:colLast="0"/>
    <w:bookmarkStart w:id="1721" w:name="bookmark=id.4f1mdlm" w:colFirst="0" w:colLast="0"/>
    <w:bookmarkEnd w:id="1720"/>
    <w:bookmarkEnd w:id="1721"/>
    <w:p w14:paraId="19F4AA4F" w14:textId="77777777" w:rsidR="00760092" w:rsidRDefault="006B0287" w:rsidP="00760092">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760092">
        <w:t xml:space="preserve">Ahn, J. H., &amp; Grant, S. B. (2007). Size Distribution, Sources, and Seasonality of Suspended Particles in Southern California Marine Bathing Waters. </w:t>
      </w:r>
      <w:r w:rsidR="00760092">
        <w:rPr>
          <w:i/>
          <w:iCs/>
        </w:rPr>
        <w:t>Environmental Science &amp; Technology</w:t>
      </w:r>
      <w:r w:rsidR="00760092">
        <w:t xml:space="preserve">, </w:t>
      </w:r>
      <w:r w:rsidR="00760092">
        <w:rPr>
          <w:i/>
          <w:iCs/>
        </w:rPr>
        <w:t>41</w:t>
      </w:r>
      <w:r w:rsidR="00760092">
        <w:t>(3), 695–702. https://doi.org/10.1021/es061960+</w:t>
      </w:r>
    </w:p>
    <w:p w14:paraId="5A3659BC" w14:textId="77777777" w:rsidR="00760092" w:rsidRDefault="00760092" w:rsidP="00760092">
      <w:pPr>
        <w:pStyle w:val="Bibliography"/>
      </w:pPr>
      <w:r>
        <w:t xml:space="preserve">Andersen, L. N. (2001). The new Simrad EK60 scientific echo sounder system. </w:t>
      </w:r>
      <w:r>
        <w:rPr>
          <w:i/>
          <w:iCs/>
        </w:rPr>
        <w:t>The Journal of the Acoustical Society of America</w:t>
      </w:r>
      <w:r>
        <w:t xml:space="preserve">, </w:t>
      </w:r>
      <w:r>
        <w:rPr>
          <w:i/>
          <w:iCs/>
        </w:rPr>
        <w:t>109</w:t>
      </w:r>
      <w:r>
        <w:t>(5), 2336–2336. https://doi.org/10.1121/1.4744207</w:t>
      </w:r>
    </w:p>
    <w:p w14:paraId="721D749C" w14:textId="77777777" w:rsidR="00760092" w:rsidRDefault="00760092" w:rsidP="00760092">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6F0F736A" w14:textId="77777777" w:rsidR="00760092" w:rsidRDefault="00760092" w:rsidP="00760092">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3ECB9554" w14:textId="77777777" w:rsidR="00760092" w:rsidRDefault="00760092" w:rsidP="00760092">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232CA00B" w14:textId="77777777" w:rsidR="00760092" w:rsidRDefault="00760092" w:rsidP="00760092">
      <w:pPr>
        <w:pStyle w:val="Bibliography"/>
      </w:pPr>
      <w:r>
        <w:t xml:space="preserve">Bianchi, D., Babbin, A. R., &amp; Galbraith, E. D. (2014). Enhancement of anammox by the excretion of diel vertical migrators. </w:t>
      </w:r>
      <w:r>
        <w:rPr>
          <w:i/>
          <w:iCs/>
        </w:rPr>
        <w:t>Proceedings of the National Academy of Sciences</w:t>
      </w:r>
      <w:r>
        <w:t xml:space="preserve">, </w:t>
      </w:r>
      <w:r>
        <w:rPr>
          <w:i/>
          <w:iCs/>
        </w:rPr>
        <w:t>111</w:t>
      </w:r>
      <w:r>
        <w:t>(44), 15653–15658. https://doi.org/10.1073/pnas.1410790111</w:t>
      </w:r>
    </w:p>
    <w:p w14:paraId="02048863" w14:textId="77777777" w:rsidR="00760092" w:rsidRDefault="00760092" w:rsidP="00760092">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02F0EEE6" w14:textId="77777777" w:rsidR="00760092" w:rsidRDefault="00760092" w:rsidP="00760092">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7009921F" w14:textId="77777777" w:rsidR="00760092" w:rsidRDefault="00760092" w:rsidP="00760092">
      <w:pPr>
        <w:pStyle w:val="Bibliography"/>
      </w:pPr>
      <w:r>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3A379250" w14:textId="77777777" w:rsidR="00760092" w:rsidRDefault="00760092" w:rsidP="00760092">
      <w:pPr>
        <w:pStyle w:val="Bibliography"/>
      </w:pPr>
      <w:r>
        <w:t xml:space="preserve">Bristow, L. A. (2018). Anoxia in the snow. </w:t>
      </w:r>
      <w:r>
        <w:rPr>
          <w:i/>
          <w:iCs/>
        </w:rPr>
        <w:t>Nature Geoscience</w:t>
      </w:r>
      <w:r>
        <w:t xml:space="preserve">, </w:t>
      </w:r>
      <w:r>
        <w:rPr>
          <w:i/>
          <w:iCs/>
        </w:rPr>
        <w:t>11</w:t>
      </w:r>
      <w:r>
        <w:t>(4), 226–227. https://doi.org/10.1038/s41561-018-0088-6</w:t>
      </w:r>
    </w:p>
    <w:p w14:paraId="00F4DE5C" w14:textId="77777777" w:rsidR="00760092" w:rsidRDefault="00760092" w:rsidP="00760092">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4D0313FD" w14:textId="77777777" w:rsidR="00760092" w:rsidRDefault="00760092" w:rsidP="00760092">
      <w:pPr>
        <w:pStyle w:val="Bibliography"/>
      </w:pPr>
      <w:r>
        <w:t xml:space="preserve">Burd, A. B., &amp; Jackson, G. A. (2009). Particle Aggregation. </w:t>
      </w:r>
      <w:r>
        <w:rPr>
          <w:i/>
          <w:iCs/>
        </w:rPr>
        <w:t>Annual Review of Marine Science</w:t>
      </w:r>
      <w:r>
        <w:t xml:space="preserve">, </w:t>
      </w:r>
      <w:r>
        <w:rPr>
          <w:i/>
          <w:iCs/>
        </w:rPr>
        <w:t>1</w:t>
      </w:r>
      <w:r>
        <w:t>(1), 65–90. https://doi.org/10.1146/annurev.marine.010908.163904</w:t>
      </w:r>
    </w:p>
    <w:p w14:paraId="0A229CF8" w14:textId="77777777" w:rsidR="00760092" w:rsidRDefault="00760092" w:rsidP="00760092">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6CEC7CAE" w14:textId="77777777" w:rsidR="00760092" w:rsidRDefault="00760092" w:rsidP="00760092">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47780DF4" w14:textId="77777777" w:rsidR="00760092" w:rsidRDefault="00760092" w:rsidP="00760092">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63BC3576" w14:textId="77777777" w:rsidR="00760092" w:rsidRDefault="00760092" w:rsidP="00760092">
      <w:pPr>
        <w:pStyle w:val="Bibliography"/>
      </w:pPr>
      <w:r>
        <w:t>Date, S. (2020, November 21). Generalized Linear Models. Retrieved May 2, 2021, from https://towardsdatascience.com/generalized-linear-models-9ec4dfe3dc3f</w:t>
      </w:r>
    </w:p>
    <w:p w14:paraId="465BD851" w14:textId="77777777" w:rsidR="00760092" w:rsidRDefault="00760092" w:rsidP="00760092">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4C867D35" w14:textId="77777777" w:rsidR="00760092" w:rsidRDefault="00760092" w:rsidP="00760092">
      <w:pPr>
        <w:pStyle w:val="Bibliography"/>
      </w:pPr>
      <w:r>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5E7E35AA" w14:textId="77777777" w:rsidR="00760092" w:rsidRDefault="00760092" w:rsidP="00760092">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2ADDABAD" w14:textId="77777777" w:rsidR="00760092" w:rsidRDefault="00760092" w:rsidP="00760092">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150FDB6D" w14:textId="77777777" w:rsidR="00760092" w:rsidRDefault="00760092" w:rsidP="00760092">
      <w:pPr>
        <w:pStyle w:val="Bibliography"/>
      </w:pPr>
      <w:r>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1C619454" w14:textId="77777777" w:rsidR="00760092" w:rsidRDefault="00760092" w:rsidP="00760092">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6684290A" w14:textId="77777777" w:rsidR="00760092" w:rsidRDefault="00760092" w:rsidP="00760092">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77274C41" w14:textId="77777777" w:rsidR="00760092" w:rsidRDefault="00760092" w:rsidP="00760092">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39A561D5" w14:textId="77777777" w:rsidR="00760092" w:rsidRDefault="00760092" w:rsidP="00760092">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18A70AEA" w14:textId="77777777" w:rsidR="00760092" w:rsidRDefault="00760092" w:rsidP="00760092">
      <w:pPr>
        <w:pStyle w:val="Bibliography"/>
      </w:pPr>
      <w:r>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5B5A6103" w14:textId="77777777" w:rsidR="00760092" w:rsidRDefault="00760092" w:rsidP="00760092">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35489E29" w14:textId="77777777" w:rsidR="00760092" w:rsidRDefault="00760092" w:rsidP="00760092">
      <w:pPr>
        <w:pStyle w:val="Bibliography"/>
      </w:pPr>
      <w:r>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3DE85E37" w14:textId="77777777" w:rsidR="00760092" w:rsidRDefault="00760092" w:rsidP="00760092">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16733D39" w14:textId="77777777" w:rsidR="00760092" w:rsidRDefault="00760092" w:rsidP="00760092">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5E0073FE" w14:textId="77777777" w:rsidR="00760092" w:rsidRDefault="00760092" w:rsidP="00760092">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526ED1A1" w14:textId="77777777" w:rsidR="00760092" w:rsidRDefault="00760092" w:rsidP="00760092">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006CFF15" w14:textId="77777777" w:rsidR="00760092" w:rsidRDefault="00760092" w:rsidP="00760092">
      <w:pPr>
        <w:pStyle w:val="Bibliography"/>
      </w:pPr>
      <w:r>
        <w:t xml:space="preserve">Herrera, I., Yebra, L., Antezana, T., Giraldo, A., Färber-Lorda, J., &amp; Hernández-León, S. (2019). Vertical variability of Euphausia distinguenda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70828A30" w14:textId="77777777" w:rsidR="00760092" w:rsidRDefault="00760092" w:rsidP="00760092">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5AFC512B" w14:textId="77777777" w:rsidR="00760092" w:rsidRDefault="00760092" w:rsidP="00760092">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1CC2BC0F" w14:textId="77777777" w:rsidR="00760092" w:rsidRDefault="00760092" w:rsidP="00760092">
      <w:pPr>
        <w:pStyle w:val="Bibliography"/>
      </w:pPr>
      <w:r>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75B55254" w14:textId="77777777" w:rsidR="00760092" w:rsidRDefault="00760092" w:rsidP="00760092">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48245A46" w14:textId="77777777" w:rsidR="00760092" w:rsidRDefault="00760092" w:rsidP="00760092">
      <w:pPr>
        <w:pStyle w:val="Bibliography"/>
      </w:pPr>
      <w:r>
        <w:t>Inthorn, M. (2005). Lateral particle transport in nepheloid layers - a key factor for organic matter distribution and quality in the Benguela high-productivity area. Retrieved from https://media.suub.uni-bremen.de/handle/elib/2212</w:t>
      </w:r>
    </w:p>
    <w:p w14:paraId="35A80FB7" w14:textId="77777777" w:rsidR="00760092" w:rsidRDefault="00760092" w:rsidP="00760092">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0B6FA29F" w14:textId="77777777" w:rsidR="00760092" w:rsidRDefault="00760092" w:rsidP="00760092">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54BE57A5" w14:textId="77777777" w:rsidR="00760092" w:rsidRDefault="00760092" w:rsidP="00760092">
      <w:pPr>
        <w:pStyle w:val="Bibliography"/>
      </w:pPr>
      <w:r>
        <w:t xml:space="preserve">Jiang, S., Dickey, T. D., Steinberg, D. K., &amp; Madin,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25354363" w14:textId="77777777" w:rsidR="00760092" w:rsidRDefault="00760092" w:rsidP="00760092">
      <w:pPr>
        <w:pStyle w:val="Bibliography"/>
      </w:pPr>
      <w:r>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0766FCC4" w14:textId="77777777" w:rsidR="00760092" w:rsidRDefault="00760092" w:rsidP="00760092">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14FBAFD7" w14:textId="77777777" w:rsidR="00760092" w:rsidRDefault="00760092" w:rsidP="00760092">
      <w:pPr>
        <w:pStyle w:val="Bibliography"/>
      </w:pPr>
      <w:r>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16958D45" w14:textId="77777777" w:rsidR="00760092" w:rsidRDefault="00760092" w:rsidP="00760092">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02595275" w14:textId="77777777" w:rsidR="00760092" w:rsidRDefault="00760092" w:rsidP="00760092">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37BD036F" w14:textId="77777777" w:rsidR="00760092" w:rsidRDefault="00760092" w:rsidP="00760092">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69398441" w14:textId="77777777" w:rsidR="00760092" w:rsidRDefault="00760092" w:rsidP="00760092">
      <w:pPr>
        <w:pStyle w:val="Bibliography"/>
      </w:pPr>
      <w:r>
        <w:t xml:space="preserve">Lam, P. J., &amp; Marchal, O. (2015). Insights into Particle Cycling from Thorium and Particle Data. </w:t>
      </w:r>
      <w:r>
        <w:rPr>
          <w:i/>
          <w:iCs/>
        </w:rPr>
        <w:t>Annual Review of Marine Science</w:t>
      </w:r>
      <w:r>
        <w:t xml:space="preserve">, </w:t>
      </w:r>
      <w:r>
        <w:rPr>
          <w:i/>
          <w:iCs/>
        </w:rPr>
        <w:t>7</w:t>
      </w:r>
      <w:r>
        <w:t>(1), 159–184. https://doi.org/10.1146/annurev-marine-010814-015623</w:t>
      </w:r>
    </w:p>
    <w:p w14:paraId="5E9394AB" w14:textId="77777777" w:rsidR="00760092" w:rsidRDefault="00760092" w:rsidP="00760092">
      <w:pPr>
        <w:pStyle w:val="Bibliography"/>
      </w:pPr>
      <w:r>
        <w:t xml:space="preserve">Lam, P. J., Doney, S. C., &amp; Bishop, J. K. B. (2011). The dynamic ocean biological pump: Insights from a global compilation of particulate organic carbon, CaCO3 , and opal concentration profiles from the mesopelagic. </w:t>
      </w:r>
      <w:r>
        <w:rPr>
          <w:i/>
          <w:iCs/>
        </w:rPr>
        <w:t>Global Biogeochemical Cycles</w:t>
      </w:r>
      <w:r>
        <w:t xml:space="preserve">, </w:t>
      </w:r>
      <w:r>
        <w:rPr>
          <w:i/>
          <w:iCs/>
        </w:rPr>
        <w:t>25</w:t>
      </w:r>
      <w:r>
        <w:t>(3), n/a-n/a. https://doi.org/10.1029/2010GB003868</w:t>
      </w:r>
    </w:p>
    <w:p w14:paraId="5EBB42E7" w14:textId="77777777" w:rsidR="00760092" w:rsidRDefault="00760092" w:rsidP="00760092">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51028F81" w14:textId="77777777" w:rsidR="00760092" w:rsidRDefault="00760092" w:rsidP="00760092">
      <w:pPr>
        <w:pStyle w:val="Bibliography"/>
      </w:pPr>
      <w:r>
        <w:t xml:space="preserve">Lampitt, R. S., Noji, T., &amp; von Bodungen, B. (1990). What happens to zooplankton faecal pellets? Implications for material flux. </w:t>
      </w:r>
      <w:r>
        <w:rPr>
          <w:i/>
          <w:iCs/>
        </w:rPr>
        <w:t>Marine Biology</w:t>
      </w:r>
      <w:r>
        <w:t xml:space="preserve">, </w:t>
      </w:r>
      <w:r>
        <w:rPr>
          <w:i/>
          <w:iCs/>
        </w:rPr>
        <w:t>104</w:t>
      </w:r>
      <w:r>
        <w:t>(1), 15–23. https://doi.org/10.1007/BF01313152</w:t>
      </w:r>
    </w:p>
    <w:p w14:paraId="6A481DCE" w14:textId="77777777" w:rsidR="00760092" w:rsidRDefault="00760092" w:rsidP="00760092">
      <w:pPr>
        <w:pStyle w:val="Bibliography"/>
      </w:pPr>
      <w:r>
        <w:t xml:space="preserve">Lee, W.-J., Staneva, V., Mayorga, E., Nguyen, K., Satiewan, L., &amp; Majeed, I. (2021). Echopype: Enhancing the interoperability and scalability of ocean sonar data processing. </w:t>
      </w:r>
      <w:r>
        <w:rPr>
          <w:i/>
          <w:iCs/>
        </w:rPr>
        <w:t>The Journal of the Acoustical Society of America</w:t>
      </w:r>
      <w:r>
        <w:t xml:space="preserve">, </w:t>
      </w:r>
      <w:r>
        <w:rPr>
          <w:i/>
          <w:iCs/>
        </w:rPr>
        <w:t>149</w:t>
      </w:r>
      <w:r>
        <w:t>(4), A63–A63. https://doi.org/10.1121/10.0004522</w:t>
      </w:r>
    </w:p>
    <w:p w14:paraId="6BAC4EC9" w14:textId="77777777" w:rsidR="00760092" w:rsidRDefault="00760092" w:rsidP="00760092">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4C5764E3" w14:textId="77777777" w:rsidR="00760092" w:rsidRDefault="00760092" w:rsidP="00760092">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4FC639A5" w14:textId="77777777" w:rsidR="00760092" w:rsidRDefault="00760092" w:rsidP="00760092">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029E5F57" w14:textId="77777777" w:rsidR="00760092" w:rsidRDefault="00760092" w:rsidP="00760092">
      <w:pPr>
        <w:pStyle w:val="Bibliography"/>
      </w:pPr>
      <w:r>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10BC2B67" w14:textId="77777777" w:rsidR="00760092" w:rsidRDefault="00760092" w:rsidP="00760092">
      <w:pPr>
        <w:pStyle w:val="Bibliography"/>
      </w:pPr>
      <w:r>
        <w:t xml:space="preserve">Noji, T. T., Estep, K. W., Macintyre, F., &amp; Norrbin, F. (1991). Image Analysis of Faecal Material Grazed Upon by Three Species Of Copepods: Evidence For Coprorhexy, Coprophagy and Coprochaly. </w:t>
      </w:r>
      <w:r>
        <w:rPr>
          <w:i/>
          <w:iCs/>
        </w:rPr>
        <w:t>Journal of the Marine Biological Association of the United Kingdom</w:t>
      </w:r>
      <w:r>
        <w:t xml:space="preserve">, </w:t>
      </w:r>
      <w:r>
        <w:rPr>
          <w:i/>
          <w:iCs/>
        </w:rPr>
        <w:t>71</w:t>
      </w:r>
      <w:r>
        <w:t>(2), 465–480. https://doi.org/10.1017/S0025315400051717</w:t>
      </w:r>
    </w:p>
    <w:p w14:paraId="1DD9DB00" w14:textId="77777777" w:rsidR="00760092" w:rsidRDefault="00760092" w:rsidP="00760092">
      <w:pPr>
        <w:pStyle w:val="Bibliography"/>
      </w:pPr>
      <w:r>
        <w:t>Ooi, H. (2013, August 8). Where does the offset go in Poisson/negative binomial regression? Retrieved May 2, 2021, from https://stats.stackexchange.com/questions/66791/where-does-the-offset-go-in-poisson-negative-binomial-regression</w:t>
      </w:r>
    </w:p>
    <w:p w14:paraId="49B34B8B" w14:textId="77777777" w:rsidR="00760092" w:rsidRDefault="00760092" w:rsidP="00760092">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7E65E457" w14:textId="77777777" w:rsidR="00760092" w:rsidRDefault="00760092" w:rsidP="00760092">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25F5DD6F" w14:textId="77777777" w:rsidR="00760092" w:rsidRDefault="00760092" w:rsidP="00760092">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643CC0AA" w14:textId="77777777" w:rsidR="00760092" w:rsidRDefault="00760092" w:rsidP="00760092">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09B835B1" w14:textId="77777777" w:rsidR="00760092" w:rsidRDefault="00760092" w:rsidP="00760092">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7AF08B68" w14:textId="77777777" w:rsidR="00760092" w:rsidRDefault="00760092" w:rsidP="00760092">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79211940" w14:textId="77777777" w:rsidR="00760092" w:rsidRDefault="00760092" w:rsidP="00760092">
      <w:pPr>
        <w:pStyle w:val="Bibliography"/>
      </w:pPr>
      <w:r>
        <w:t xml:space="preserve">Picheral, M., Colin, S., &amp; Irisson, J.-O. (2017). </w:t>
      </w:r>
      <w:r>
        <w:rPr>
          <w:i/>
          <w:iCs/>
        </w:rPr>
        <w:t>EcoTaxa, a tool for the taxonomic classification of images.</w:t>
      </w:r>
      <w:r>
        <w:t xml:space="preserve"> Retrieved from http://ecotaxa.obs-vlfr.fr</w:t>
      </w:r>
    </w:p>
    <w:p w14:paraId="05D2B1DA" w14:textId="77777777" w:rsidR="00760092" w:rsidRDefault="00760092" w:rsidP="00760092">
      <w:pPr>
        <w:pStyle w:val="Bibliography"/>
      </w:pPr>
      <w:r>
        <w:t xml:space="preserve">Poulsen, L., &amp; Kiørboe, T. (2005). Coprophagy and coprorhexy in the copepods Acartia tonsa and Temora longicornis: clearance rates and feeding behaviour. </w:t>
      </w:r>
      <w:r>
        <w:rPr>
          <w:i/>
          <w:iCs/>
        </w:rPr>
        <w:t>Marine Ecology Progress Series</w:t>
      </w:r>
      <w:r>
        <w:t xml:space="preserve">, </w:t>
      </w:r>
      <w:r>
        <w:rPr>
          <w:i/>
          <w:iCs/>
        </w:rPr>
        <w:t>299</w:t>
      </w:r>
      <w:r>
        <w:t>, 217–227. https://doi.org/10.3354/meps299217</w:t>
      </w:r>
    </w:p>
    <w:p w14:paraId="7EFDA693" w14:textId="77777777" w:rsidR="00760092" w:rsidRDefault="00760092" w:rsidP="00760092">
      <w:pPr>
        <w:pStyle w:val="Bibliography"/>
      </w:pPr>
      <w:r>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63EC3FF3" w14:textId="77777777" w:rsidR="00760092" w:rsidRDefault="00760092" w:rsidP="00760092">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795E3281" w14:textId="77777777" w:rsidR="00760092" w:rsidRDefault="00760092" w:rsidP="00760092">
      <w:pPr>
        <w:pStyle w:val="Bibliography"/>
      </w:pPr>
      <w:r>
        <w:t xml:space="preserve">Ressler, P. H. (2002). Acoustic backscatter measurements with a 153kHz ADCP in the northeastern Gulf of Mexico: determination of dominant zooplankton and micronekton scatterers. </w:t>
      </w:r>
      <w:r>
        <w:rPr>
          <w:i/>
          <w:iCs/>
        </w:rPr>
        <w:t>Deep Sea Research Part I: Oceanographic Research Papers</w:t>
      </w:r>
      <w:r>
        <w:t xml:space="preserve">, </w:t>
      </w:r>
      <w:r>
        <w:rPr>
          <w:i/>
          <w:iCs/>
        </w:rPr>
        <w:t>49</w:t>
      </w:r>
      <w:r>
        <w:t>(11), 2035–2051. https://doi.org/10.1016/S0967-0637(02)00117-6</w:t>
      </w:r>
    </w:p>
    <w:p w14:paraId="2DC467EA" w14:textId="77777777" w:rsidR="00760092" w:rsidRDefault="00760092" w:rsidP="00760092">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62D348F5" w14:textId="77777777" w:rsidR="00760092" w:rsidRDefault="00760092" w:rsidP="00760092">
      <w:pPr>
        <w:pStyle w:val="Bibliography"/>
      </w:pPr>
      <w:r>
        <w:t xml:space="preserve">Rocap, G., Keil, R., Devol, A., &amp; Deutsch, C. (2017). </w:t>
      </w:r>
      <w:r>
        <w:rPr>
          <w:i/>
          <w:iCs/>
        </w:rPr>
        <w:t>Water temperature, salinity, and other data from CTD taken from the RV Sikuliaq in the Pacific Ocean between San Diego, California and Manzanillo, Mexico from 2016-12-21 to 2017-01-13 (NCEI Accession 0164968). [Temperature, Salinity, Oxygen, Beam Attenuation, Fluorescence, PAR].</w:t>
      </w:r>
      <w:r>
        <w:t xml:space="preserve"> NOAA National Centers for Environmental Information. Retrieved from https://accession.nodc.noaa.gov/0164968</w:t>
      </w:r>
    </w:p>
    <w:p w14:paraId="5EA2CDBF" w14:textId="77777777" w:rsidR="00760092" w:rsidRDefault="00760092" w:rsidP="00760092">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26BC040F" w14:textId="77777777" w:rsidR="00760092" w:rsidRDefault="00760092" w:rsidP="00760092">
      <w:pPr>
        <w:pStyle w:val="Bibliography"/>
      </w:pPr>
      <w:r>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15F48DF7" w14:textId="77777777" w:rsidR="00760092" w:rsidRDefault="00760092" w:rsidP="00760092">
      <w:pPr>
        <w:pStyle w:val="Bibliography"/>
      </w:pPr>
      <w:r>
        <w:t xml:space="preserve">Saltzman, J., &amp; Wishner, K. F. (1997). Zooplankton ecology in the eastern tropical Pacific oxygen minimum zone above a seamount: 2. Vertical distribution of copepods. </w:t>
      </w:r>
      <w:r>
        <w:rPr>
          <w:i/>
          <w:iCs/>
        </w:rPr>
        <w:t>Deep Sea Research Part I: Oceanographic Research Papers</w:t>
      </w:r>
      <w:r>
        <w:t xml:space="preserve">, </w:t>
      </w:r>
      <w:r>
        <w:rPr>
          <w:i/>
          <w:iCs/>
        </w:rPr>
        <w:t>44</w:t>
      </w:r>
      <w:r>
        <w:t>(6), 931–954. https://doi.org/10.1016/S0967-0637(97)00006-X</w:t>
      </w:r>
    </w:p>
    <w:p w14:paraId="61F70064" w14:textId="77777777" w:rsidR="00760092" w:rsidRDefault="00760092" w:rsidP="00760092">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5BD6D6FD" w14:textId="77777777" w:rsidR="00760092" w:rsidRDefault="00760092" w:rsidP="00760092">
      <w:pPr>
        <w:pStyle w:val="Bibliography"/>
      </w:pPr>
      <w:r>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5C029FDE" w14:textId="77777777" w:rsidR="00760092" w:rsidRDefault="00760092" w:rsidP="00760092">
      <w:pPr>
        <w:pStyle w:val="Bibliography"/>
      </w:pPr>
      <w:r>
        <w:t xml:space="preserve">Seibel, B. A. (2011). Critical oxygen levels and metabolic suppression in oceanic oxygen minimum zones. </w:t>
      </w:r>
      <w:r>
        <w:rPr>
          <w:i/>
          <w:iCs/>
        </w:rPr>
        <w:t>Journal of Experimental Biology</w:t>
      </w:r>
      <w:r>
        <w:t xml:space="preserve">, </w:t>
      </w:r>
      <w:r>
        <w:rPr>
          <w:i/>
          <w:iCs/>
        </w:rPr>
        <w:t>214</w:t>
      </w:r>
      <w:r>
        <w:t>(2), 326–336. https://doi.org/10.1242/jeb.049171</w:t>
      </w:r>
    </w:p>
    <w:p w14:paraId="6BBC006E" w14:textId="77777777" w:rsidR="00760092" w:rsidRDefault="00760092" w:rsidP="00760092">
      <w:pPr>
        <w:pStyle w:val="Bibliography"/>
      </w:pPr>
      <w:r>
        <w:t xml:space="preserve">Sheldon, R. W., Prakash, A., &amp; Sutcliffe Jr., W. H. (1972). The Size Distribution of Particles in the Ocean. </w:t>
      </w:r>
      <w:r>
        <w:rPr>
          <w:i/>
          <w:iCs/>
        </w:rPr>
        <w:t>Limnology and Oceanography</w:t>
      </w:r>
      <w:r>
        <w:t xml:space="preserve">, </w:t>
      </w:r>
      <w:r>
        <w:rPr>
          <w:i/>
          <w:iCs/>
        </w:rPr>
        <w:t>17</w:t>
      </w:r>
      <w:r>
        <w:t>(3), 327–340. https://doi.org/10.4319/lo.1972.17.3.0327</w:t>
      </w:r>
    </w:p>
    <w:p w14:paraId="266974AC" w14:textId="77777777" w:rsidR="00760092" w:rsidRDefault="00760092" w:rsidP="00760092">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36ADB5F0" w14:textId="77777777" w:rsidR="00760092" w:rsidRDefault="00760092" w:rsidP="00760092">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41298EA8" w14:textId="77777777" w:rsidR="00760092" w:rsidRDefault="00760092" w:rsidP="00760092">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72528E08" w14:textId="77777777" w:rsidR="00760092" w:rsidRDefault="00760092" w:rsidP="00760092">
      <w:pPr>
        <w:pStyle w:val="Bibliography"/>
      </w:pPr>
      <w:r>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641FC24A" w14:textId="77777777" w:rsidR="00760092" w:rsidRDefault="00760092" w:rsidP="00760092">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316D749D" w14:textId="77777777" w:rsidR="00760092" w:rsidRDefault="00760092" w:rsidP="00760092">
      <w:pPr>
        <w:pStyle w:val="Bibliography"/>
      </w:pPr>
      <w:r>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4F1F7BCF" w14:textId="77777777" w:rsidR="00760092" w:rsidRDefault="00760092" w:rsidP="00760092">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05DD86B3" w14:textId="77777777" w:rsidR="00760092" w:rsidRDefault="00760092" w:rsidP="00760092">
      <w:pPr>
        <w:pStyle w:val="Bibliography"/>
      </w:pPr>
      <w:r>
        <w:t xml:space="preserve">Tiano, L., Garcia-Robledo, E., Dalsgaard, T., Devol,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1E8533FB" w14:textId="77777777" w:rsidR="00760092" w:rsidRDefault="00760092" w:rsidP="00760092">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7727EB70" w14:textId="77777777" w:rsidR="00760092" w:rsidRDefault="00760092" w:rsidP="00760092">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51801DEC" w14:textId="77777777" w:rsidR="00760092" w:rsidRDefault="00760092" w:rsidP="00760092">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3B08D8DA" w14:textId="77777777" w:rsidR="00760092" w:rsidRDefault="00760092" w:rsidP="00760092">
      <w:pPr>
        <w:pStyle w:val="Bibliography"/>
      </w:pPr>
      <w:r>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5D73EF2C" w14:textId="77777777" w:rsidR="00760092" w:rsidRDefault="00760092" w:rsidP="00760092">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43AB4BDE" w14:textId="77777777" w:rsidR="00760092" w:rsidRDefault="00760092" w:rsidP="00760092">
      <w:pPr>
        <w:pStyle w:val="Bibliography"/>
      </w:pPr>
      <w:r>
        <w:t xml:space="preserve">Wishner, K. F., Ashjian, C. J., Gelfman, C., Gowing, M. M., Kann, L., Levin, L. A., et al. (1995). Pelagic and benthic ecology of the lower interface of the Eastern Tropical Pacific oxygen minimum zone. </w:t>
      </w:r>
      <w:r>
        <w:rPr>
          <w:i/>
          <w:iCs/>
        </w:rPr>
        <w:t>Deep Sea Research Part I: Oceanographic Research Papers</w:t>
      </w:r>
      <w:r>
        <w:t xml:space="preserve">, </w:t>
      </w:r>
      <w:r>
        <w:rPr>
          <w:i/>
          <w:iCs/>
        </w:rPr>
        <w:t>42</w:t>
      </w:r>
      <w:r>
        <w:t>(1), 93–115. https://doi.org/10.1016/0967-0637(94)00021-J</w:t>
      </w:r>
    </w:p>
    <w:p w14:paraId="1D8A582C" w14:textId="77777777" w:rsidR="00760092" w:rsidRDefault="00760092" w:rsidP="00760092">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5F653F43" w14:textId="77777777" w:rsidR="00760092" w:rsidRDefault="00760092" w:rsidP="00760092">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4A38DEC8" w14:textId="77777777" w:rsidR="00760092" w:rsidRDefault="00760092" w:rsidP="00760092">
      <w:pPr>
        <w:pStyle w:val="Bibliography"/>
      </w:pPr>
      <w:r>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02C778A6" w14:textId="77777777" w:rsidR="00760092" w:rsidRDefault="00760092" w:rsidP="00760092">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06B5BF60" w:rsidR="00104E87" w:rsidRDefault="006B0287" w:rsidP="00EF63F8">
      <w:r>
        <w:fldChar w:fldCharType="end"/>
      </w:r>
    </w:p>
    <w:sectPr w:rsidR="00104E87" w:rsidSect="00EF63F8">
      <w:headerReference w:type="default" r:id="rId16"/>
      <w:footerReference w:type="default" r:id="rId17"/>
      <w:footerReference w:type="first" r:id="rId18"/>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7834" w14:textId="77777777" w:rsidR="00B6316D" w:rsidRDefault="00B6316D" w:rsidP="00EF63F8">
      <w:r>
        <w:separator/>
      </w:r>
    </w:p>
  </w:endnote>
  <w:endnote w:type="continuationSeparator" w:id="0">
    <w:p w14:paraId="4CDC69E0" w14:textId="77777777" w:rsidR="00B6316D" w:rsidRDefault="00B6316D" w:rsidP="00EF63F8">
      <w:r>
        <w:continuationSeparator/>
      </w:r>
    </w:p>
  </w:endnote>
  <w:endnote w:type="continuationNotice" w:id="1">
    <w:p w14:paraId="46A413F5" w14:textId="77777777" w:rsidR="00B6316D" w:rsidRDefault="00B631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0B7B12" w:rsidRDefault="000B7B12"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0B7B12" w:rsidRDefault="000B7B12"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6370B" w14:textId="77777777" w:rsidR="00B6316D" w:rsidRDefault="00B6316D" w:rsidP="00EF63F8">
      <w:r>
        <w:separator/>
      </w:r>
    </w:p>
  </w:footnote>
  <w:footnote w:type="continuationSeparator" w:id="0">
    <w:p w14:paraId="7304854D" w14:textId="77777777" w:rsidR="00B6316D" w:rsidRDefault="00B6316D" w:rsidP="00EF63F8">
      <w:r>
        <w:continuationSeparator/>
      </w:r>
    </w:p>
  </w:footnote>
  <w:footnote w:type="continuationNotice" w:id="1">
    <w:p w14:paraId="775F5D48" w14:textId="77777777" w:rsidR="00B6316D" w:rsidRDefault="00B631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DF00" w14:textId="77777777" w:rsidR="000B7B12" w:rsidRDefault="000B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44365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55789D"/>
    <w:multiLevelType w:val="hybridMultilevel"/>
    <w:tmpl w:val="F1B69CE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7"/>
  </w:num>
  <w:num w:numId="6">
    <w:abstractNumId w:val="5"/>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Cram">
    <w15:presenceInfo w15:providerId="Windows Live" w15:userId="88cdf0670b70035a"/>
  </w15:person>
  <w15:person w15:author="Clara Fuchsman">
    <w15:presenceInfo w15:providerId="Windows Live" w15:userId="1523ea9eeb726afd"/>
  </w15:person>
  <w15:person w15:author="Weber, Thomas">
    <w15:presenceInfo w15:providerId="AD" w15:userId="S::tweber2@ur.rochester.edu::95d3ab90-bfd5-45b5-a775-88be99e8fc97"/>
  </w15:person>
  <w15:person w15:author="klaus">
    <w15:presenceInfo w15:providerId="None" w15:userId="kla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06CEA"/>
    <w:rsid w:val="00020A1C"/>
    <w:rsid w:val="00040243"/>
    <w:rsid w:val="00053372"/>
    <w:rsid w:val="000604AF"/>
    <w:rsid w:val="000703E1"/>
    <w:rsid w:val="00073CF5"/>
    <w:rsid w:val="00074D11"/>
    <w:rsid w:val="00075EA2"/>
    <w:rsid w:val="00084CDA"/>
    <w:rsid w:val="00090509"/>
    <w:rsid w:val="00093894"/>
    <w:rsid w:val="00094676"/>
    <w:rsid w:val="00096348"/>
    <w:rsid w:val="000A079F"/>
    <w:rsid w:val="000A13CB"/>
    <w:rsid w:val="000A4A3E"/>
    <w:rsid w:val="000B157A"/>
    <w:rsid w:val="000B7B12"/>
    <w:rsid w:val="000C31EB"/>
    <w:rsid w:val="000C3A4E"/>
    <w:rsid w:val="000D0C72"/>
    <w:rsid w:val="000D7D0D"/>
    <w:rsid w:val="000E1329"/>
    <w:rsid w:val="000E6C9F"/>
    <w:rsid w:val="000F1AA1"/>
    <w:rsid w:val="0010137C"/>
    <w:rsid w:val="0010460B"/>
    <w:rsid w:val="00104E87"/>
    <w:rsid w:val="00107A2B"/>
    <w:rsid w:val="00107BA2"/>
    <w:rsid w:val="0012007C"/>
    <w:rsid w:val="001270A1"/>
    <w:rsid w:val="0013126F"/>
    <w:rsid w:val="00132F5F"/>
    <w:rsid w:val="001360D5"/>
    <w:rsid w:val="00144112"/>
    <w:rsid w:val="0014548D"/>
    <w:rsid w:val="001466BD"/>
    <w:rsid w:val="00151153"/>
    <w:rsid w:val="00156D12"/>
    <w:rsid w:val="0016545B"/>
    <w:rsid w:val="00176D57"/>
    <w:rsid w:val="001809EB"/>
    <w:rsid w:val="00184EA5"/>
    <w:rsid w:val="001854EC"/>
    <w:rsid w:val="00196DAA"/>
    <w:rsid w:val="001A4D90"/>
    <w:rsid w:val="001A5B17"/>
    <w:rsid w:val="001D2321"/>
    <w:rsid w:val="001D32CA"/>
    <w:rsid w:val="001D4A91"/>
    <w:rsid w:val="001D5A15"/>
    <w:rsid w:val="001E5AB9"/>
    <w:rsid w:val="001F1D12"/>
    <w:rsid w:val="001F2172"/>
    <w:rsid w:val="001F5865"/>
    <w:rsid w:val="001F723E"/>
    <w:rsid w:val="002015AD"/>
    <w:rsid w:val="002133E7"/>
    <w:rsid w:val="00221924"/>
    <w:rsid w:val="00230576"/>
    <w:rsid w:val="00234915"/>
    <w:rsid w:val="00242542"/>
    <w:rsid w:val="00251AEE"/>
    <w:rsid w:val="00252015"/>
    <w:rsid w:val="00273C3C"/>
    <w:rsid w:val="00277290"/>
    <w:rsid w:val="002922A3"/>
    <w:rsid w:val="0029713E"/>
    <w:rsid w:val="002A0BE4"/>
    <w:rsid w:val="002A603B"/>
    <w:rsid w:val="002B345B"/>
    <w:rsid w:val="002C3808"/>
    <w:rsid w:val="002C7BFF"/>
    <w:rsid w:val="002D151D"/>
    <w:rsid w:val="002D7D93"/>
    <w:rsid w:val="002F10A3"/>
    <w:rsid w:val="002F2E8D"/>
    <w:rsid w:val="00304B9F"/>
    <w:rsid w:val="00305CBC"/>
    <w:rsid w:val="00314489"/>
    <w:rsid w:val="00315ACC"/>
    <w:rsid w:val="00331E8F"/>
    <w:rsid w:val="00370021"/>
    <w:rsid w:val="00374C9F"/>
    <w:rsid w:val="00376BAB"/>
    <w:rsid w:val="00380F71"/>
    <w:rsid w:val="003837A3"/>
    <w:rsid w:val="003852BC"/>
    <w:rsid w:val="003919E6"/>
    <w:rsid w:val="003936E9"/>
    <w:rsid w:val="00394613"/>
    <w:rsid w:val="00395E7B"/>
    <w:rsid w:val="00395F00"/>
    <w:rsid w:val="003A7C5E"/>
    <w:rsid w:val="003B367B"/>
    <w:rsid w:val="003B6974"/>
    <w:rsid w:val="003B77A9"/>
    <w:rsid w:val="003C1A71"/>
    <w:rsid w:val="003D07DB"/>
    <w:rsid w:val="003D3B05"/>
    <w:rsid w:val="003D491D"/>
    <w:rsid w:val="003D5540"/>
    <w:rsid w:val="003E4A58"/>
    <w:rsid w:val="003F74E7"/>
    <w:rsid w:val="004108F6"/>
    <w:rsid w:val="004143EC"/>
    <w:rsid w:val="004166A6"/>
    <w:rsid w:val="00416C6A"/>
    <w:rsid w:val="004309D9"/>
    <w:rsid w:val="00433198"/>
    <w:rsid w:val="004417DA"/>
    <w:rsid w:val="00445F94"/>
    <w:rsid w:val="00456C5B"/>
    <w:rsid w:val="00465E9E"/>
    <w:rsid w:val="00471E14"/>
    <w:rsid w:val="004A31AF"/>
    <w:rsid w:val="004A41B9"/>
    <w:rsid w:val="004A476E"/>
    <w:rsid w:val="004A4981"/>
    <w:rsid w:val="004A766D"/>
    <w:rsid w:val="004B5CA5"/>
    <w:rsid w:val="004C1232"/>
    <w:rsid w:val="004C1D61"/>
    <w:rsid w:val="004C4A0A"/>
    <w:rsid w:val="004D045E"/>
    <w:rsid w:val="004D07E5"/>
    <w:rsid w:val="004D5B12"/>
    <w:rsid w:val="004F02F7"/>
    <w:rsid w:val="004F704B"/>
    <w:rsid w:val="00505A2B"/>
    <w:rsid w:val="005126F3"/>
    <w:rsid w:val="005127C5"/>
    <w:rsid w:val="00521422"/>
    <w:rsid w:val="00537C42"/>
    <w:rsid w:val="00540071"/>
    <w:rsid w:val="00546A5D"/>
    <w:rsid w:val="005475B7"/>
    <w:rsid w:val="00557691"/>
    <w:rsid w:val="00564099"/>
    <w:rsid w:val="00565178"/>
    <w:rsid w:val="005658F3"/>
    <w:rsid w:val="005741B7"/>
    <w:rsid w:val="005750C0"/>
    <w:rsid w:val="00580BC9"/>
    <w:rsid w:val="005925A7"/>
    <w:rsid w:val="005967B4"/>
    <w:rsid w:val="005A319B"/>
    <w:rsid w:val="005B08B6"/>
    <w:rsid w:val="005B22A5"/>
    <w:rsid w:val="005C212A"/>
    <w:rsid w:val="005C5FA3"/>
    <w:rsid w:val="005C68C5"/>
    <w:rsid w:val="005D2833"/>
    <w:rsid w:val="005D4310"/>
    <w:rsid w:val="005E0393"/>
    <w:rsid w:val="005E2740"/>
    <w:rsid w:val="005F1A13"/>
    <w:rsid w:val="005F35A0"/>
    <w:rsid w:val="005F4022"/>
    <w:rsid w:val="005F4E9C"/>
    <w:rsid w:val="00601FA1"/>
    <w:rsid w:val="00602FEE"/>
    <w:rsid w:val="00604D96"/>
    <w:rsid w:val="006065A2"/>
    <w:rsid w:val="00613A05"/>
    <w:rsid w:val="00621E80"/>
    <w:rsid w:val="006330F2"/>
    <w:rsid w:val="0063459C"/>
    <w:rsid w:val="006444C6"/>
    <w:rsid w:val="00663009"/>
    <w:rsid w:val="00663AD4"/>
    <w:rsid w:val="0067346A"/>
    <w:rsid w:val="00683EBA"/>
    <w:rsid w:val="006932EA"/>
    <w:rsid w:val="00693F13"/>
    <w:rsid w:val="006A4DDD"/>
    <w:rsid w:val="006A6A8E"/>
    <w:rsid w:val="006A759B"/>
    <w:rsid w:val="006B0287"/>
    <w:rsid w:val="006B6197"/>
    <w:rsid w:val="006C550D"/>
    <w:rsid w:val="006C7194"/>
    <w:rsid w:val="006C7DB2"/>
    <w:rsid w:val="006E0668"/>
    <w:rsid w:val="006E2EBC"/>
    <w:rsid w:val="006E5628"/>
    <w:rsid w:val="00707A68"/>
    <w:rsid w:val="007113DF"/>
    <w:rsid w:val="00711AD1"/>
    <w:rsid w:val="00712F66"/>
    <w:rsid w:val="0072460B"/>
    <w:rsid w:val="007262B8"/>
    <w:rsid w:val="0073043C"/>
    <w:rsid w:val="007308BB"/>
    <w:rsid w:val="0073524B"/>
    <w:rsid w:val="007424E6"/>
    <w:rsid w:val="00743FA3"/>
    <w:rsid w:val="00746CA9"/>
    <w:rsid w:val="00746FC0"/>
    <w:rsid w:val="00750A5E"/>
    <w:rsid w:val="00760092"/>
    <w:rsid w:val="00764227"/>
    <w:rsid w:val="007739DD"/>
    <w:rsid w:val="00774220"/>
    <w:rsid w:val="00777545"/>
    <w:rsid w:val="00790C98"/>
    <w:rsid w:val="00792911"/>
    <w:rsid w:val="0079676E"/>
    <w:rsid w:val="007B2156"/>
    <w:rsid w:val="007B69A1"/>
    <w:rsid w:val="007C701C"/>
    <w:rsid w:val="007D0A96"/>
    <w:rsid w:val="007D0ABA"/>
    <w:rsid w:val="007D3102"/>
    <w:rsid w:val="007E19EE"/>
    <w:rsid w:val="007E40D6"/>
    <w:rsid w:val="007F3854"/>
    <w:rsid w:val="007F5D16"/>
    <w:rsid w:val="008072AE"/>
    <w:rsid w:val="00812F24"/>
    <w:rsid w:val="008159AC"/>
    <w:rsid w:val="0082101C"/>
    <w:rsid w:val="00822226"/>
    <w:rsid w:val="0082235D"/>
    <w:rsid w:val="00834477"/>
    <w:rsid w:val="00835EA8"/>
    <w:rsid w:val="008422C4"/>
    <w:rsid w:val="008519BA"/>
    <w:rsid w:val="00854442"/>
    <w:rsid w:val="00864BE6"/>
    <w:rsid w:val="00867E44"/>
    <w:rsid w:val="00870FBD"/>
    <w:rsid w:val="00871393"/>
    <w:rsid w:val="008733EE"/>
    <w:rsid w:val="00886B7F"/>
    <w:rsid w:val="0088755D"/>
    <w:rsid w:val="00890973"/>
    <w:rsid w:val="00891FDD"/>
    <w:rsid w:val="00896D66"/>
    <w:rsid w:val="008A2265"/>
    <w:rsid w:val="008A4608"/>
    <w:rsid w:val="008B18F0"/>
    <w:rsid w:val="008C4874"/>
    <w:rsid w:val="008C51C0"/>
    <w:rsid w:val="008C52A6"/>
    <w:rsid w:val="008C5E70"/>
    <w:rsid w:val="008E544D"/>
    <w:rsid w:val="008E69E1"/>
    <w:rsid w:val="008E717D"/>
    <w:rsid w:val="008F1D41"/>
    <w:rsid w:val="008F2551"/>
    <w:rsid w:val="008F4B6B"/>
    <w:rsid w:val="00911372"/>
    <w:rsid w:val="00911970"/>
    <w:rsid w:val="00913083"/>
    <w:rsid w:val="00914454"/>
    <w:rsid w:val="00916A13"/>
    <w:rsid w:val="0092007E"/>
    <w:rsid w:val="0092306E"/>
    <w:rsid w:val="00926145"/>
    <w:rsid w:val="0092621F"/>
    <w:rsid w:val="0092699A"/>
    <w:rsid w:val="00935759"/>
    <w:rsid w:val="0095032E"/>
    <w:rsid w:val="00950C44"/>
    <w:rsid w:val="00955F05"/>
    <w:rsid w:val="0097511A"/>
    <w:rsid w:val="009942FC"/>
    <w:rsid w:val="009A19AA"/>
    <w:rsid w:val="009A3929"/>
    <w:rsid w:val="009A3FE5"/>
    <w:rsid w:val="009A6364"/>
    <w:rsid w:val="009B2BA7"/>
    <w:rsid w:val="009B7381"/>
    <w:rsid w:val="009C3AC2"/>
    <w:rsid w:val="009C493F"/>
    <w:rsid w:val="009C79F1"/>
    <w:rsid w:val="009D0383"/>
    <w:rsid w:val="009D47D3"/>
    <w:rsid w:val="009E1DA2"/>
    <w:rsid w:val="009E3319"/>
    <w:rsid w:val="009E4755"/>
    <w:rsid w:val="009E57F4"/>
    <w:rsid w:val="009E7DEC"/>
    <w:rsid w:val="009E7FE8"/>
    <w:rsid w:val="009F1B72"/>
    <w:rsid w:val="00A07679"/>
    <w:rsid w:val="00A14A6D"/>
    <w:rsid w:val="00A2169E"/>
    <w:rsid w:val="00A250C2"/>
    <w:rsid w:val="00A3095B"/>
    <w:rsid w:val="00A35D9B"/>
    <w:rsid w:val="00A40D73"/>
    <w:rsid w:val="00A51923"/>
    <w:rsid w:val="00A55882"/>
    <w:rsid w:val="00A614EF"/>
    <w:rsid w:val="00A7061D"/>
    <w:rsid w:val="00A70C29"/>
    <w:rsid w:val="00A83497"/>
    <w:rsid w:val="00A87914"/>
    <w:rsid w:val="00A935E8"/>
    <w:rsid w:val="00A95616"/>
    <w:rsid w:val="00AA09FA"/>
    <w:rsid w:val="00AB1E64"/>
    <w:rsid w:val="00AC3B82"/>
    <w:rsid w:val="00AD7CB1"/>
    <w:rsid w:val="00B04B63"/>
    <w:rsid w:val="00B05390"/>
    <w:rsid w:val="00B067DF"/>
    <w:rsid w:val="00B1167E"/>
    <w:rsid w:val="00B15C4F"/>
    <w:rsid w:val="00B22615"/>
    <w:rsid w:val="00B25AB1"/>
    <w:rsid w:val="00B3090F"/>
    <w:rsid w:val="00B33156"/>
    <w:rsid w:val="00B42C8F"/>
    <w:rsid w:val="00B439FE"/>
    <w:rsid w:val="00B43DAA"/>
    <w:rsid w:val="00B52614"/>
    <w:rsid w:val="00B61FFF"/>
    <w:rsid w:val="00B6316D"/>
    <w:rsid w:val="00B6377A"/>
    <w:rsid w:val="00B66690"/>
    <w:rsid w:val="00B73EBD"/>
    <w:rsid w:val="00B87896"/>
    <w:rsid w:val="00B92929"/>
    <w:rsid w:val="00B945FB"/>
    <w:rsid w:val="00B9482F"/>
    <w:rsid w:val="00BA0191"/>
    <w:rsid w:val="00BB601D"/>
    <w:rsid w:val="00BB7E3F"/>
    <w:rsid w:val="00BD3870"/>
    <w:rsid w:val="00BD7CFC"/>
    <w:rsid w:val="00BF0684"/>
    <w:rsid w:val="00BF6DCA"/>
    <w:rsid w:val="00C0269F"/>
    <w:rsid w:val="00C064B6"/>
    <w:rsid w:val="00C201F4"/>
    <w:rsid w:val="00C204FE"/>
    <w:rsid w:val="00C21C3C"/>
    <w:rsid w:val="00C23980"/>
    <w:rsid w:val="00C30E4B"/>
    <w:rsid w:val="00C356FB"/>
    <w:rsid w:val="00C35BB1"/>
    <w:rsid w:val="00C36FCD"/>
    <w:rsid w:val="00C42B62"/>
    <w:rsid w:val="00C53904"/>
    <w:rsid w:val="00C62272"/>
    <w:rsid w:val="00C63EC7"/>
    <w:rsid w:val="00C66B70"/>
    <w:rsid w:val="00C92D2E"/>
    <w:rsid w:val="00C974AD"/>
    <w:rsid w:val="00CB548C"/>
    <w:rsid w:val="00CB5B16"/>
    <w:rsid w:val="00CC1484"/>
    <w:rsid w:val="00CD1400"/>
    <w:rsid w:val="00CE0605"/>
    <w:rsid w:val="00CE3BC7"/>
    <w:rsid w:val="00CE3F36"/>
    <w:rsid w:val="00CE44D1"/>
    <w:rsid w:val="00CF29F2"/>
    <w:rsid w:val="00CF7CA5"/>
    <w:rsid w:val="00D145D4"/>
    <w:rsid w:val="00D17443"/>
    <w:rsid w:val="00D2530D"/>
    <w:rsid w:val="00D26EBD"/>
    <w:rsid w:val="00D3400C"/>
    <w:rsid w:val="00D357C6"/>
    <w:rsid w:val="00D63462"/>
    <w:rsid w:val="00D71F10"/>
    <w:rsid w:val="00D7723E"/>
    <w:rsid w:val="00D84B71"/>
    <w:rsid w:val="00D87184"/>
    <w:rsid w:val="00D94DD2"/>
    <w:rsid w:val="00D95952"/>
    <w:rsid w:val="00D96FCC"/>
    <w:rsid w:val="00DA0A01"/>
    <w:rsid w:val="00DA33D6"/>
    <w:rsid w:val="00DA683F"/>
    <w:rsid w:val="00DA6C1E"/>
    <w:rsid w:val="00DA717E"/>
    <w:rsid w:val="00DB0405"/>
    <w:rsid w:val="00DB0CA9"/>
    <w:rsid w:val="00DB2C3E"/>
    <w:rsid w:val="00DB3526"/>
    <w:rsid w:val="00DC0708"/>
    <w:rsid w:val="00DC428E"/>
    <w:rsid w:val="00DD1F8F"/>
    <w:rsid w:val="00DE3F73"/>
    <w:rsid w:val="00DF000B"/>
    <w:rsid w:val="00DF46B2"/>
    <w:rsid w:val="00E041A0"/>
    <w:rsid w:val="00E1041D"/>
    <w:rsid w:val="00E1732C"/>
    <w:rsid w:val="00E17767"/>
    <w:rsid w:val="00E2677B"/>
    <w:rsid w:val="00E33D03"/>
    <w:rsid w:val="00E442E8"/>
    <w:rsid w:val="00E44B45"/>
    <w:rsid w:val="00E54B3D"/>
    <w:rsid w:val="00E6094A"/>
    <w:rsid w:val="00E63D2A"/>
    <w:rsid w:val="00E75AF0"/>
    <w:rsid w:val="00E8008B"/>
    <w:rsid w:val="00E80937"/>
    <w:rsid w:val="00E82633"/>
    <w:rsid w:val="00E90A2E"/>
    <w:rsid w:val="00EA1A26"/>
    <w:rsid w:val="00EA4A4F"/>
    <w:rsid w:val="00EC03A9"/>
    <w:rsid w:val="00EC1FB7"/>
    <w:rsid w:val="00EC3855"/>
    <w:rsid w:val="00ED16AC"/>
    <w:rsid w:val="00EE494A"/>
    <w:rsid w:val="00EF63F8"/>
    <w:rsid w:val="00F06FFB"/>
    <w:rsid w:val="00F141C6"/>
    <w:rsid w:val="00F265A4"/>
    <w:rsid w:val="00F63D5B"/>
    <w:rsid w:val="00F71511"/>
    <w:rsid w:val="00F7422A"/>
    <w:rsid w:val="00F80BE4"/>
    <w:rsid w:val="00F8193E"/>
    <w:rsid w:val="00F864CF"/>
    <w:rsid w:val="00F94AB5"/>
    <w:rsid w:val="00FA164D"/>
    <w:rsid w:val="00FB0EBA"/>
    <w:rsid w:val="00FB49F2"/>
    <w:rsid w:val="00FB55D6"/>
    <w:rsid w:val="00FD75C4"/>
    <w:rsid w:val="00FE24B9"/>
    <w:rsid w:val="00FE2DE4"/>
    <w:rsid w:val="00FE6957"/>
    <w:rsid w:val="00FE6E28"/>
    <w:rsid w:val="00FE7FC2"/>
    <w:rsid w:val="00FF3D43"/>
    <w:rsid w:val="00FF473F"/>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1466BD"/>
    <w:pPr>
      <w:keepNext/>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 w:type="paragraph" w:styleId="Revision">
    <w:name w:val="Revision"/>
    <w:hidden/>
    <w:uiPriority w:val="99"/>
    <w:semiHidden/>
    <w:rsid w:val="00A14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00562B-8859-4BCB-ADD5-1012A00A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3</Pages>
  <Words>84757</Words>
  <Characters>483117</Characters>
  <Application>Microsoft Office Word</Application>
  <DocSecurity>0</DocSecurity>
  <Lines>4025</Lines>
  <Paragraphs>1133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30</cp:revision>
  <dcterms:created xsi:type="dcterms:W3CDTF">2021-10-31T17:06:00Z</dcterms:created>
  <dcterms:modified xsi:type="dcterms:W3CDTF">2021-11-01T02:44:00Z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id="HfGtMgFS"/&gt;&lt;style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