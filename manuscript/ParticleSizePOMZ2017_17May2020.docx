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7E495628" w:rsidR="00104E87" w:rsidRDefault="004D045E">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del w:id="8" w:author="Clara Fuchsman" w:date="2021-05-13T13:13:00Z">
        <w:r w:rsidDel="007D3102">
          <w:delText xml:space="preserve">eat </w:delText>
        </w:r>
      </w:del>
      <w:ins w:id="9" w:author="Clara Fuchsman" w:date="2021-05-13T13:13:00Z">
        <w:r w:rsidR="007D3102">
          <w:t xml:space="preserve">consume </w:t>
        </w:r>
      </w:ins>
      <w:r>
        <w:t xml:space="preserve">them, the longer it takes before the carbon in those particles can return to the atmosphere. In parts of the ocean where there is </w:t>
      </w:r>
      <w:del w:id="10" w:author="Clara Fuchsman" w:date="2021-05-13T13:13:00Z">
        <w:r w:rsidDel="007D3102">
          <w:delText>very little</w:delText>
        </w:r>
      </w:del>
      <w:ins w:id="11" w:author="Clara Fuchsman" w:date="2021-05-13T13:13:00Z">
        <w:r w:rsidR="007D3102">
          <w:t>no</w:t>
        </w:r>
      </w:ins>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a </w:t>
      </w:r>
      <w:del w:id="12" w:author="Clara Fuchsman" w:date="2021-05-13T13:14:00Z">
        <w:r w:rsidDel="007D3102">
          <w:delText xml:space="preserve">part of </w:delText>
        </w:r>
      </w:del>
      <w:r>
        <w:t xml:space="preserve">the ocean </w:t>
      </w:r>
      <w:del w:id="13" w:author="Clara Fuchsman" w:date="2021-05-13T13:14:00Z">
        <w:r w:rsidDel="007D3102">
          <w:delText>(</w:delText>
        </w:r>
      </w:del>
      <w:r>
        <w:t>just west of Mexico</w:t>
      </w:r>
      <w:del w:id="14" w:author="Clara Fuchsman" w:date="2021-05-13T13:14:00Z">
        <w:r w:rsidDel="007D3102">
          <w:delText>)</w:delText>
        </w:r>
      </w:del>
      <w:r>
        <w:t xml:space="preserve"> where there is </w:t>
      </w:r>
      <w:del w:id="15" w:author="Clara Fuchsman" w:date="2021-05-13T13:15:00Z">
        <w:r w:rsidDel="007D3102">
          <w:delText>very limited</w:delText>
        </w:r>
      </w:del>
      <w:ins w:id="16" w:author="Clara Fuchsman" w:date="2021-05-13T13:15:00Z">
        <w:r w:rsidR="007D3102">
          <w:t>little to no</w:t>
        </w:r>
      </w:ins>
      <w:r>
        <w:t xml:space="preserve"> </w:t>
      </w:r>
      <w:r>
        <w:lastRenderedPageBreak/>
        <w:t xml:space="preserve">oxygen at depth. We compared the observations to predictions from </w:t>
      </w:r>
      <w:del w:id="17" w:author="Clara Fuchsman" w:date="2021-05-13T13:15:00Z">
        <w:r w:rsidDel="007D3102">
          <w:delText xml:space="preserve">different </w:delText>
        </w:r>
      </w:del>
      <w:ins w:id="18" w:author="Clara Fuchsman" w:date="2021-05-13T13:15:00Z">
        <w:r w:rsidR="007D3102">
          <w:t xml:space="preserve">several </w:t>
        </w:r>
      </w:ins>
      <w:r>
        <w:t>computer simulations</w:t>
      </w:r>
      <w:ins w:id="19" w:author="Clara Fuchsman" w:date="2021-05-13T13:16:00Z">
        <w:r w:rsidR="007D3102">
          <w:t xml:space="preserve"> representing hypothesized mechanisms</w:t>
        </w:r>
      </w:ins>
      <w:ins w:id="20" w:author="Clara Fuchsman" w:date="2021-05-13T13:17:00Z">
        <w:r w:rsidR="007D3102">
          <w:t xml:space="preserve"> to explain why</w:t>
        </w:r>
      </w:ins>
      <w:ins w:id="21" w:author="Clara Fuchsman" w:date="2021-05-13T13:18:00Z">
        <w:r w:rsidR="007D3102">
          <w:t xml:space="preserve"> particles are </w:t>
        </w:r>
      </w:ins>
      <w:ins w:id="22" w:author="Clara Fuchsman" w:date="2021-05-13T13:19:00Z">
        <w:r w:rsidR="007D3102">
          <w:t>consumed less in water without oxygen</w:t>
        </w:r>
      </w:ins>
      <w:del w:id="23" w:author="Clara Fuchsman" w:date="2021-05-13T13:18:00Z">
        <w:r w:rsidDel="007D3102">
          <w:delText xml:space="preserve"> to see which </w:delText>
        </w:r>
      </w:del>
      <w:del w:id="24" w:author="Clara Fuchsman" w:date="2021-05-13T13:15:00Z">
        <w:r w:rsidDel="007D3102">
          <w:delText>simulations were most accurate</w:delText>
        </w:r>
      </w:del>
      <w:r>
        <w:t xml:space="preserve">. Our measurements suggest that one reason that particles sink to deeper depths here is because microbes consume the particles slowly when there is no oxygen. Meanwhile, </w:t>
      </w:r>
      <w:r w:rsidR="009C493F">
        <w:t>zooplankton</w:t>
      </w:r>
      <w:r>
        <w:t xml:space="preserve"> </w:t>
      </w:r>
      <w:ins w:id="25" w:author="Clara Fuchsman" w:date="2021-05-13T13:16:00Z">
        <w:r w:rsidR="007D3102">
          <w:t xml:space="preserve">still </w:t>
        </w:r>
      </w:ins>
      <w:r>
        <w:t>break large particles into smaller ones and produce fecal pellets in these low oxygen waters.</w:t>
      </w:r>
    </w:p>
    <w:p w14:paraId="00000017" w14:textId="77777777" w:rsidR="00104E87" w:rsidRDefault="004D045E">
      <w:pPr>
        <w:pStyle w:val="Heading1"/>
      </w:pPr>
      <w:bookmarkStart w:id="26" w:name="bookmark=id.2et92p0" w:colFirst="0" w:colLast="0"/>
      <w:bookmarkEnd w:id="26"/>
      <w:r>
        <w:t>Introduction</w:t>
      </w:r>
    </w:p>
    <w:p w14:paraId="00000018" w14:textId="30B6900D"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B6974" w:rsidRPr="003B6974">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B6974" w:rsidRPr="003B6974">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3B6974" w:rsidRPr="003B6974">
        <w:t>(Kwon &amp; Primeau, 2008)</w:t>
      </w:r>
      <w:r w:rsidR="00B73EBD">
        <w:fldChar w:fldCharType="end"/>
      </w:r>
      <w:r>
        <w:t>. Thus, understanding the processes that shape organic matter degradation in the mesopelagic is critical.</w:t>
      </w:r>
    </w:p>
    <w:p w14:paraId="00000019" w14:textId="11A65D31"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3B6974" w:rsidRPr="003B6974">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3B6974" w:rsidRPr="003B6974">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active transport</w:t>
      </w:r>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3B6974" w:rsidRPr="003B6974">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3B6974" w:rsidRPr="003B6974">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w:t>
      </w:r>
      <w:del w:id="27" w:author="Clara Fuchsman" w:date="2021-05-13T13:21:00Z">
        <w:r w:rsidDel="007D3102">
          <w:delText>bio</w:delText>
        </w:r>
      </w:del>
      <w:del w:id="28" w:author="Clara Fuchsman" w:date="2021-05-13T13:22:00Z">
        <w:r w:rsidDel="007D3102">
          <w:delText>mass</w:delText>
        </w:r>
      </w:del>
      <w:ins w:id="29" w:author="Clara Fuchsman" w:date="2021-05-13T13:22:00Z">
        <w:r w:rsidR="007D3102">
          <w:t>organic matter</w:t>
        </w:r>
      </w:ins>
      <w:r>
        <w:t xml:space="preserve"> </w:t>
      </w:r>
      <w:ins w:id="30" w:author="Clara Fuchsman" w:date="2021-05-13T13:21:00Z">
        <w:r w:rsidR="007D3102">
          <w:t xml:space="preserve">by </w:t>
        </w:r>
      </w:ins>
      <w:r>
        <w:t>consum</w:t>
      </w:r>
      <w:ins w:id="31" w:author="Clara Fuchsman" w:date="2021-05-13T13:21:00Z">
        <w:r w:rsidR="007D3102">
          <w:t>ing</w:t>
        </w:r>
      </w:ins>
      <w:del w:id="32" w:author="Clara Fuchsman" w:date="2021-05-13T13:21:00Z">
        <w:r w:rsidDel="007D3102">
          <w:delText>e</w:delText>
        </w:r>
      </w:del>
      <w:r>
        <w:t xml:space="preserve"> particles in the mesopelagic </w:t>
      </w:r>
      <w:del w:id="33" w:author="Clara Fuchsman" w:date="2021-05-13T13:21:00Z">
        <w:r w:rsidDel="007D3102">
          <w:delText xml:space="preserve">and </w:delText>
        </w:r>
        <w:r w:rsidDel="007D3102">
          <w:rPr>
            <w:i/>
          </w:rPr>
          <w:delText>respire</w:delText>
        </w:r>
        <w:r w:rsidDel="007D3102">
          <w:delText xml:space="preserve"> some of their biomass </w:delText>
        </w:r>
      </w:del>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3B6974" w:rsidRPr="003B6974">
        <w:t>(Stukel et al., 2019)</w:t>
      </w:r>
      <w:r w:rsidR="007B69A1">
        <w:fldChar w:fldCharType="end"/>
      </w:r>
      <w:r>
        <w:t xml:space="preserve">. </w:t>
      </w:r>
      <w:r w:rsidR="006B0287">
        <w:t>Suspension feeding zooplankton</w:t>
      </w:r>
      <w:commentRangeStart w:id="34"/>
      <w:r>
        <w:t xml:space="preserve">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3B6974" w:rsidRPr="003B6974">
        <w:t>(Stukel et al., 2019)</w:t>
      </w:r>
      <w:r w:rsidR="009A3929">
        <w:fldChar w:fldCharType="end"/>
      </w:r>
      <w:r>
        <w:t xml:space="preserve">. </w:t>
      </w:r>
      <w:commentRangeEnd w:id="34"/>
      <w:r w:rsidR="007D3102">
        <w:rPr>
          <w:rStyle w:val="CommentReference"/>
        </w:rPr>
        <w:commentReference w:id="34"/>
      </w:r>
      <w:r>
        <w:t xml:space="preserve">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(Goldthwait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3B6974" w:rsidRPr="003B6974">
        <w:t>(Briggs et al., 2020)</w:t>
      </w:r>
      <w:r w:rsidR="005475B7">
        <w:fldChar w:fldCharType="end"/>
      </w:r>
      <w:r w:rsidR="007B69A1">
        <w:t>.</w:t>
      </w:r>
    </w:p>
    <w:p w14:paraId="0000001A" w14:textId="0F0453DA" w:rsidR="00104E87" w:rsidRDefault="004D045E">
      <w:r>
        <w:t>Oxygen concentrations, and in particular the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(Hartnett &amp; Devol, 2003; Van Mooy et al., 2002; Weber &amp; Bianchi, 2020)</w:t>
      </w:r>
      <w:r w:rsidR="00750A5E">
        <w:fldChar w:fldCharType="end"/>
      </w:r>
      <w:r>
        <w:t xml:space="preserve">,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3B6974" w:rsidRPr="003B6974">
        <w:t>(Pavia et al., 2019)</w:t>
      </w:r>
      <w:r w:rsidR="00750A5E">
        <w:fldChar w:fldCharType="end"/>
      </w:r>
      <w:r>
        <w:t xml:space="preserve">, and </w:t>
      </w:r>
      <w:commentRangeStart w:id="35"/>
      <w:r>
        <w:t xml:space="preserve">Arabian Sea </w:t>
      </w:r>
      <w:commentRangeEnd w:id="35"/>
      <w:r w:rsidR="00315ACC">
        <w:rPr>
          <w:rStyle w:val="CommentReference"/>
        </w:rPr>
        <w:commentReference w:id="35"/>
      </w:r>
      <w:r w:rsidR="00750A5E">
        <w:fldChar w:fldCharType="begin"/>
      </w:r>
      <w:r w:rsidR="0063459C">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63459C" w:rsidRPr="0063459C">
        <w:t xml:space="preserve">(Keil et al., 2016; </w:t>
      </w:r>
      <w:proofErr w:type="spellStart"/>
      <w:r w:rsidR="0063459C" w:rsidRPr="0063459C">
        <w:t>Roullier</w:t>
      </w:r>
      <w:proofErr w:type="spellEnd"/>
      <w:r w:rsidR="0063459C" w:rsidRPr="0063459C">
        <w:t xml:space="preserve">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3B6974">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(Weber &amp; Bianchi, 2020)</w:t>
      </w:r>
      <w:r w:rsidR="00750A5E">
        <w:fldChar w:fldCharType="end"/>
      </w:r>
      <w:r>
        <w:t>. The oxygen content of the ocean is decreasing</w:t>
      </w:r>
      <w:r w:rsidR="00394613">
        <w:t xml:space="preserve"> </w:t>
      </w:r>
      <w:r w:rsidR="00394613">
        <w:fldChar w:fldCharType="begin"/>
      </w:r>
      <w:r w:rsidR="00394613">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394613" w:rsidRPr="00394613">
        <w:t xml:space="preserve">(Ito et al., 2017; </w:t>
      </w:r>
      <w:proofErr w:type="spellStart"/>
      <w:r w:rsidR="00394613" w:rsidRPr="00394613">
        <w:t>Schmidtko</w:t>
      </w:r>
      <w:proofErr w:type="spellEnd"/>
      <w:r w:rsidR="00394613" w:rsidRPr="00394613">
        <w:t xml:space="preserve"> et al., 2017)</w:t>
      </w:r>
      <w:r w:rsidR="00394613">
        <w:fldChar w:fldCharType="end"/>
      </w:r>
      <w:commentRangeStart w:id="36"/>
      <w:commentRangeEnd w:id="36"/>
      <w:r w:rsidR="00B42C8F">
        <w:rPr>
          <w:rStyle w:val="CommentReference"/>
        </w:rPr>
        <w:commentReference w:id="36"/>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3B6974">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3B6974" w:rsidRPr="003B6974">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3B6974" w:rsidRPr="003B6974">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3B6974" w:rsidRPr="003B6974">
        <w:t>(Cram et al., 2018)</w:t>
      </w:r>
      <w:r w:rsidR="00750A5E">
        <w:fldChar w:fldCharType="end"/>
      </w:r>
      <w:r>
        <w:t xml:space="preserve">. However, biological organic matter transport is also modulated by </w:t>
      </w:r>
      <w:commentRangeStart w:id="37"/>
      <w:r>
        <w:t>zooplankton</w:t>
      </w:r>
      <w:commentRangeEnd w:id="37"/>
      <w:r w:rsidR="007262B8">
        <w:rPr>
          <w:rStyle w:val="CommentReference"/>
        </w:rPr>
        <w:commentReference w:id="37"/>
      </w:r>
      <w:r>
        <w:t xml:space="preserve"> </w:t>
      </w:r>
      <w:del w:id="38" w:author="Clara Fuchsman" w:date="2021-05-13T14:10:00Z">
        <w:r w:rsidR="00750A5E" w:rsidDel="007262B8">
          <w:fldChar w:fldCharType="begin"/>
        </w:r>
        <w:r w:rsidR="00750A5E" w:rsidRPr="007262B8" w:rsidDel="007262B8">
          <w:delInstrText xml:space="preserve"> ADDIN ZOTERO_ITEM CSL_CITATION {"citationID":"LKAqXssV","properties":{"formattedCitation":"(Steinberg et al., 2008; Steinberg &amp; Landry, 2017)","plainCitation":"(Steinberg et al., 2008; Steinberg &amp; Landry, 2017)","noteIndex":0},"citationItems":[{"id":1222,"uris":["http://zotero.org/users/158097/items/VUSZTSTA"],"uri":["http://zotero.org/users/158097/items/VUSZTSTA"],"itemData":{"id":1222,"type":"article-journal","abstract":"The downward flux of particulate organic carbon (POC) decreases significantly in the ocean's mesopelagic or 'twilight' zone due both to abiotic processes and metabolism by resident biota. Bacteria and zooplankton solubilize and consume POC to support their metabolism, but the relative importance of bacteria vs. zooplankton in the consumption of sinking particles in the twilight zone is unknown. We compared losses of sinking POC, using differences in export flux measured by neutrally buoyant sediment traps at a range of depths, with bacteria and zooplankton metabolic requirements at the Hawaii Ocean Time-series station ALOHA in the subtropical Pacific and the Japanese times-series site K2 in the subarctic Pacific. Integrated (150-1,000 m) mesopelagic bacterial C demand exceeded that of zooplankton by up to 3-fold at ALOHA, while bacteria and zooplankton required relatively equal amounts of POC at K2. However, sinking POC flux was inadequate to meet metabolic demands at either site. Mesopelagic bacterial C demand was 3- to 4-fold (ALOHA), and 10-fold (K2) greater than the loss of sinking POC flux, while zooplankton C demand was 1- to 2-fold (ALOHA), and 3- to 9-fold (K2) greater (using our \"middle\" estimate conversion factors to calculate C demand). Assuming the particle flux estimates are accurate, we posit that this additional C demand must be met by diel vertical migration of zooplankton feeding at the surface and by carnivory at depth--with both processes ultimately supplying organic C to mesopelagic bacteria. These pathways need to be incorporated into biogeochemical models that predict global C sequestration in the deep sea.","container-title":"Limnology and Oceanography","DOI":"10.2307/40058255","ISSN":"0024-3590","issue":"4","journalAbbreviation":"Limnol. Oceanogr.","note":"ArticleType: research-article / Full publication date: Jul., 2008 / Copyright © 2008 American Society of Limnology and Oceanography","page":"1327-1338","source":"JSTOR","title":"Bacterial vs. Zooplankton Control of Sinking Particle Flux in the Ocean's Twilight Zone","volume":"53","author":[{"family":"Steinberg","given":"Deborah K."},{"family":"Mooy","given":"Benjamin A. S. Van"},{"family":"Buesseler","given":"Ken O."},{"family":"Boyd","given":"Philip W."},{"family":"Kobari","given":"Toru"},{"family":"Karl","given":"David M."}],"issued":{"date-parts":[["2008",7,1]]}}},{"id":7435,"uris":["http://zotero.org/users/158097/items/67PXFJ6W"],"uri":["http://zotero.org/users/158097/items/67PXFJ6W"],"itemData":{"id":7435,"type":"article-journal","abstract":"Marine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R."}],"issued":{"date-parts":[["2017"]]}}}],"schema":"https://github.com/citation-style-language/schema/raw/master/csl-citation.json"} </w:delInstrText>
        </w:r>
        <w:r w:rsidR="00750A5E" w:rsidDel="007262B8">
          <w:fldChar w:fldCharType="separate"/>
        </w:r>
        <w:r w:rsidR="003B6974" w:rsidRPr="007262B8" w:rsidDel="007262B8">
          <w:delText>(Steinberg et al., 2008; Steinberg &amp; Landry, 2017)</w:delText>
        </w:r>
        <w:r w:rsidR="00750A5E" w:rsidDel="007262B8">
          <w:fldChar w:fldCharType="end"/>
        </w:r>
        <w:r w:rsidDel="007262B8">
          <w:delText xml:space="preserve"> which feed on, produce and disaggregate particles, and </w:delText>
        </w:r>
      </w:del>
      <w:r>
        <w:t xml:space="preserve">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(Kiko et al., 2020)</w:t>
      </w:r>
      <w:r w:rsidR="00750A5E">
        <w:fldChar w:fldCharType="end"/>
      </w:r>
      <w:r>
        <w:t>.</w:t>
      </w:r>
    </w:p>
    <w:p w14:paraId="0000001B" w14:textId="01E965F2" w:rsidR="00104E87" w:rsidRDefault="004D045E">
      <w:r>
        <w:t xml:space="preserve">Models of particle transfer through the mesopelagic oceans predict that particle size and mineral content, ocean temperature, and oxygen concentrations are the dominant factors modulating particle flux attenuation </w:t>
      </w:r>
      <w:r w:rsidR="00750A5E">
        <w:fldChar w:fldCharType="begin"/>
      </w:r>
      <w:r w:rsidR="003B6974">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rsidR="00F06FFB">
        <w:t xml:space="preserve">. </w:t>
      </w:r>
      <w:r>
        <w:t xml:space="preserve">These models, however, do not account for </w:t>
      </w:r>
      <w:r>
        <w:lastRenderedPageBreak/>
        <w:t xml:space="preserve">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3B6974" w:rsidRPr="003B6974">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66BFE7F3" w:rsidR="00104E87" w:rsidRDefault="004D045E">
      <w:r>
        <w:t xml:space="preserve">Underwater vision profilers </w:t>
      </w:r>
      <w:del w:id="39" w:author="Clara Fuchsman" w:date="2021-05-13T14:12:00Z">
        <w:r w:rsidR="00750A5E" w:rsidDel="007262B8">
          <w:delText xml:space="preserve">- </w:delText>
        </w:r>
      </w:del>
      <w:ins w:id="40" w:author="Clara Fuchsman" w:date="2021-05-13T14:12:00Z">
        <w:r w:rsidR="007262B8">
          <w:t xml:space="preserve">are </w:t>
        </w:r>
      </w:ins>
      <w:r w:rsidR="00750A5E">
        <w:t>cameras</w:t>
      </w:r>
      <w:r>
        <w:t xml:space="preserve"> that can count and size many particles over large water volumes </w:t>
      </w:r>
      <w:r w:rsidR="00750A5E">
        <w:fldChar w:fldCharType="begin"/>
      </w:r>
      <w:r w:rsidR="003B6974">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3B6974" w:rsidRPr="003B6974">
        <w:t>(Picheral et al., 2010)</w:t>
      </w:r>
      <w:r w:rsidR="00750A5E">
        <w:fldChar w:fldCharType="end"/>
      </w:r>
      <w:r>
        <w:t xml:space="preserve"> </w:t>
      </w:r>
      <w:ins w:id="41" w:author="Clara Fuchsman" w:date="2021-05-13T14:12:00Z">
        <w:r w:rsidR="007262B8">
          <w:t>and</w:t>
        </w:r>
      </w:ins>
      <w:del w:id="42" w:author="Clara Fuchsman" w:date="2021-05-13T14:12:00Z">
        <w:r w:rsidDel="007262B8">
          <w:delText>-</w:delText>
        </w:r>
      </w:del>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(Guidi et al., 2008; Kiko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3B6974" w:rsidRPr="003B6974">
        <w:t>(Guidi et al., 2008; Kiko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w:t>
      </w:r>
    </w:p>
    <w:p w14:paraId="0000001D" w14:textId="1CFB5CA6" w:rsidR="00104E87" w:rsidRDefault="0014548D">
      <w:ins w:id="43" w:author="Jacob Cram" w:date="2021-05-17T13:56:00Z">
        <w:r>
          <w:t xml:space="preserve">UVP have provided insight into other anoxic and hypoxic environments. In the Arabian Sea, particle size data from a UVP were compared to zooplankton abundances and surface productivity. The authors concluded that in this ODZ region, particle size distributions were shaped by microbial and zooplankton activities, the spatiotemporal structure of surface </w:t>
        </w:r>
        <w:proofErr w:type="spellStart"/>
        <w:r>
          <w:t>phytoplantkon</w:t>
        </w:r>
        <w:proofErr w:type="spellEnd"/>
        <w:r>
          <w:t xml:space="preserve"> blooms and horizontal transport of particles by currents</w:t>
        </w:r>
        <w:r>
          <w:t xml:space="preserve"> </w:t>
        </w:r>
      </w:ins>
      <w:r>
        <w:fldChar w:fldCharType="begin"/>
      </w:r>
      <w:r>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14548D">
        <w:t>(</w:t>
      </w:r>
      <w:proofErr w:type="spellStart"/>
      <w:r w:rsidRPr="0014548D">
        <w:t>Roullier</w:t>
      </w:r>
      <w:proofErr w:type="spellEnd"/>
      <w:r w:rsidRPr="0014548D">
        <w:t xml:space="preserve"> et al., 2014)</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w:t>
      </w:r>
      <w:del w:id="44" w:author="Clara Fuchsman" w:date="2021-05-13T14:12:00Z">
        <w:r w:rsidR="004D045E" w:rsidDel="007262B8">
          <w:delText xml:space="preserve">fully </w:delText>
        </w:r>
      </w:del>
      <w:r w:rsidR="004D045E">
        <w:t xml:space="preserve">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3B6974" w:rsidRPr="003B6974">
        <w:t>(Kiko et al., 2020)</w:t>
      </w:r>
      <w:r w:rsidR="00911372">
        <w:fldChar w:fldCharType="end"/>
      </w:r>
      <w:r w:rsidR="004D045E">
        <w:t>. The authors found a particle concentration maximum in the mesopelagic and contended that this feature suggests transport by zooplankton, and/or mortality of migrating zooplankton. The authors suggest that in more anoxic and larger ODZs, such as the modern day ETNP, and in particular as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3E8A1DE0"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xml:space="preserve">, which are susceptible to testing with UVP data. These are: </w:t>
      </w:r>
      <w:del w:id="45" w:author="Jacob Cram" w:date="2021-05-17T12:05:00Z">
        <w:r w:rsidDel="00374C9F">
          <w:rPr>
            <w:b/>
          </w:rPr>
          <w:delText>HA1</w:delText>
        </w:r>
      </w:del>
      <w:ins w:id="46" w:author="Jacob Cram" w:date="2021-05-17T12:05:00Z">
        <w:r w:rsidR="00374C9F">
          <w:rPr>
            <w:b/>
          </w:rPr>
          <w:t>H1</w:t>
        </w:r>
      </w:ins>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del w:id="47" w:author="Jacob Cram" w:date="2021-05-17T12:05:00Z">
        <w:r w:rsidDel="00374C9F">
          <w:rPr>
            <w:b/>
          </w:rPr>
          <w:delText>HA2</w:delText>
        </w:r>
      </w:del>
      <w:ins w:id="48" w:author="Jacob Cram" w:date="2021-05-17T12:05:00Z">
        <w:r w:rsidR="00374C9F">
          <w:rPr>
            <w:b/>
          </w:rPr>
          <w:t>H2</w:t>
        </w:r>
      </w:ins>
      <w:r>
        <w:rPr>
          <w:b/>
        </w:rPr>
        <w:t>:</w:t>
      </w:r>
      <w:r>
        <w:t xml:space="preserve"> Disaggregation by zooplankton is slower in ODZs than elsewhere. </w:t>
      </w:r>
      <w:del w:id="49" w:author="Jacob Cram" w:date="2021-05-17T12:06:00Z">
        <w:r w:rsidDel="00374C9F">
          <w:rPr>
            <w:b/>
          </w:rPr>
          <w:delText>HA3</w:delText>
        </w:r>
      </w:del>
      <w:ins w:id="50" w:author="Jacob Cram" w:date="2021-05-17T12:06:00Z">
        <w:r w:rsidR="00374C9F">
          <w:rPr>
            <w:b/>
          </w:rPr>
          <w:t>H3</w:t>
        </w:r>
      </w:ins>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3B6974">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3B6974" w:rsidRPr="003B6974">
        <w:t>(Bianchi et al., 2018; Lam &amp; Kuypers, 2011)</w:t>
      </w:r>
      <w:r w:rsidR="00911372">
        <w:fldChar w:fldCharType="end"/>
      </w:r>
      <w:r>
        <w:t>. Sulfide and organic matter sulfurization have been found on particles at this site</w:t>
      </w:r>
      <w:ins w:id="51" w:author="Clara Fuchsman" w:date="2021-05-13T14:14:00Z">
        <w:r w:rsidR="007262B8">
          <w:t xml:space="preserve"> at nanomolar concentrations</w:t>
        </w:r>
      </w:ins>
      <w:r>
        <w:t xml:space="preserv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3B6974" w:rsidRPr="003B6974">
        <w:t>(Raven et al., 2021)</w:t>
      </w:r>
      <w:r w:rsidR="00911372">
        <w:fldChar w:fldCharType="end"/>
      </w:r>
      <w:r>
        <w:t xml:space="preserve">. Microbial analysis of particles found sulfate reducers and S-oxidizing denitrifiers at low abundance </w:t>
      </w:r>
      <w:commentRangeStart w:id="52"/>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3B6974" w:rsidRPr="003B6974">
        <w:t>(Fuchsman et al., 2017; Saunders et al., 2019)</w:t>
      </w:r>
      <w:r w:rsidR="00911372">
        <w:fldChar w:fldCharType="end"/>
      </w:r>
      <w:commentRangeEnd w:id="52"/>
      <w:r w:rsidR="00B3090F">
        <w:rPr>
          <w:rStyle w:val="CommentReference"/>
        </w:rPr>
        <w:commentReference w:id="52"/>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del w:id="53" w:author="Jacob Cram" w:date="2021-05-17T12:05:00Z">
        <w:r w:rsidR="006E5628" w:rsidDel="00374C9F">
          <w:delText>HA</w:delText>
        </w:r>
        <w:r w:rsidDel="00374C9F">
          <w:delText>2</w:delText>
        </w:r>
      </w:del>
      <w:ins w:id="54" w:author="Jacob Cram" w:date="2021-05-17T12:05:00Z">
        <w:r w:rsidR="00374C9F">
          <w:t>H2</w:t>
        </w:r>
      </w:ins>
      <w:r>
        <w:t>) or because those particles are remineralized more quickly than larger particles (</w:t>
      </w:r>
      <w:r w:rsidR="006E5628">
        <w:t>HA</w:t>
      </w:r>
      <w:r>
        <w:t xml:space="preserve"> 3).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51A3748A"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3B6974" w:rsidRPr="003B6974">
        <w:t>(Fuchsman et al., 2019; Pennington et al., 2006)</w:t>
      </w:r>
      <w:r w:rsidR="00911372">
        <w:fldChar w:fldCharType="end"/>
      </w:r>
      <w:r>
        <w:t xml:space="preserve">. Meanwhile most flux data has been measured in </w:t>
      </w:r>
      <w:ins w:id="55" w:author="Clara Fuchsman" w:date="2021-05-13T14:15:00Z">
        <w:r w:rsidR="007262B8">
          <w:t xml:space="preserve">more coastal, </w:t>
        </w:r>
      </w:ins>
      <w:r>
        <w:t xml:space="preserve">higher productivity regions of the ETNP </w:t>
      </w:r>
      <w:r w:rsidR="00911372">
        <w:lastRenderedPageBreak/>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3B6974" w:rsidRPr="003B6974">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To provide the data to test hypotheses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6B0287">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77DB0268"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3B6974" w:rsidRPr="003B6974">
        <w:t>(2020)</w:t>
      </w:r>
      <w:r w:rsidR="00911372">
        <w:fldChar w:fldCharType="end"/>
      </w:r>
      <w:r>
        <w:t xml:space="preserve"> models (</w:t>
      </w:r>
      <w:del w:id="56" w:author="Jacob Cram" w:date="2021-05-17T12:04:00Z">
        <w:r w:rsidDel="00374C9F">
          <w:rPr>
            <w:b/>
          </w:rPr>
          <w:delText>HA</w:delText>
        </w:r>
      </w:del>
      <w:ins w:id="57" w:author="Jacob Cram" w:date="2021-05-17T12:04:00Z">
        <w:r w:rsidR="00374C9F">
          <w:rPr>
            <w:b/>
          </w:rPr>
          <w:t>H</w:t>
        </w:r>
      </w:ins>
      <w:r>
        <w:rPr>
          <w:b/>
        </w:rPr>
        <w:t>1-</w:t>
      </w:r>
      <w:del w:id="58" w:author="Jacob Cram" w:date="2021-05-17T12:04:00Z">
        <w:r w:rsidDel="00374C9F">
          <w:rPr>
            <w:b/>
          </w:rPr>
          <w:delText>HA</w:delText>
        </w:r>
      </w:del>
      <w:ins w:id="59" w:author="Jacob Cram" w:date="2021-05-17T12:04:00Z">
        <w:r w:rsidR="00374C9F">
          <w:rPr>
            <w:b/>
          </w:rPr>
          <w:t>H</w:t>
        </w:r>
      </w:ins>
      <w:r>
        <w:rPr>
          <w:b/>
        </w:rPr>
        <w:t>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6C124473" w:rsidR="00911372" w:rsidRDefault="004D045E">
      <w:commentRangeStart w:id="60"/>
      <w:del w:id="61" w:author="Jacob Cram" w:date="2021-05-17T12:03:00Z">
        <w:r w:rsidDel="00374C9F">
          <w:delText xml:space="preserve">Within the scope of this question, we have three hypotheses: </w:delText>
        </w:r>
        <w:r w:rsidDel="00374C9F">
          <w:rPr>
            <w:b/>
          </w:rPr>
          <w:delText>HB1:</w:delText>
        </w:r>
        <w:r w:rsidDel="00374C9F">
          <w:delText xml:space="preserve"> Temporal day to day variability in particle number, particle size distribution slope and flux would be evident. </w:delText>
        </w:r>
        <w:r w:rsidDel="00374C9F">
          <w:rPr>
            <w:b/>
          </w:rPr>
          <w:delText>HB2:</w:delText>
        </w:r>
        <w:r w:rsidDel="00374C9F">
          <w:delText xml:space="preserve"> This variability would relate to the location of migratory zooplankton, with a combination of increased particle flux and disaggregation present where zooplankton occur. </w:delText>
        </w:r>
        <w:r w:rsidDel="00374C9F">
          <w:rPr>
            <w:b/>
          </w:rPr>
          <w:delText>HB3:</w:delText>
        </w:r>
        <w:r w:rsidDel="00374C9F">
          <w:delText xml:space="preserve"> Disaggregation and particle production by zooplankton might lead to particle size patterns that cannot be explained by remineralization and sinking alone.</w:delText>
        </w:r>
      </w:del>
      <w:customXmlDelRangeStart w:id="62" w:author="Jacob Cram" w:date="2021-05-17T12:03:00Z"/>
      <w:sdt>
        <w:sdtPr>
          <w:tag w:val="goog_rdk_6"/>
          <w:id w:val="-488788168"/>
        </w:sdtPr>
        <w:sdtEndPr/>
        <w:sdtContent>
          <w:customXmlDelRangeEnd w:id="62"/>
          <w:customXmlDelRangeStart w:id="63" w:author="Jacob Cram" w:date="2021-05-17T12:03:00Z"/>
        </w:sdtContent>
      </w:sdt>
      <w:customXmlDelRangeEnd w:id="63"/>
      <w:customXmlDelRangeStart w:id="64" w:author="Jacob Cram" w:date="2021-05-17T12:03:00Z"/>
      <w:sdt>
        <w:sdtPr>
          <w:tag w:val="goog_rdk_7"/>
          <w:id w:val="1346672149"/>
        </w:sdtPr>
        <w:sdtEndPr/>
        <w:sdtContent>
          <w:customXmlDelRangeEnd w:id="64"/>
          <w:customXmlDelRangeStart w:id="65" w:author="Jacob Cram" w:date="2021-05-17T12:03:00Z"/>
        </w:sdtContent>
      </w:sdt>
      <w:customXmlDelRangeEnd w:id="65"/>
      <w:customXmlDelRangeStart w:id="66" w:author="Jacob Cram" w:date="2021-05-17T12:03:00Z"/>
      <w:sdt>
        <w:sdtPr>
          <w:tag w:val="goog_rdk_8"/>
          <w:id w:val="-129638171"/>
        </w:sdtPr>
        <w:sdtEndPr/>
        <w:sdtContent>
          <w:customXmlDelRangeEnd w:id="66"/>
          <w:customXmlDelRangeStart w:id="67" w:author="Jacob Cram" w:date="2021-05-17T12:03:00Z"/>
        </w:sdtContent>
      </w:sdt>
      <w:customXmlDelRangeEnd w:id="67"/>
      <w:commentRangeEnd w:id="60"/>
      <w:r w:rsidR="007262B8">
        <w:rPr>
          <w:rStyle w:val="CommentReference"/>
        </w:rPr>
        <w:commentReference w:id="60"/>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68" w:name="_heading=h.mszek3c207e" w:colFirst="0" w:colLast="0"/>
      <w:bookmarkStart w:id="69" w:name="bookmark=id.tyjcwt" w:colFirst="0" w:colLast="0"/>
      <w:bookmarkEnd w:id="68"/>
      <w:bookmarkEnd w:id="69"/>
      <w:r>
        <w:t>Methods</w:t>
      </w:r>
    </w:p>
    <w:p w14:paraId="00000029" w14:textId="21891AFE" w:rsidR="00104E87" w:rsidRDefault="004D045E">
      <w:r>
        <w:t xml:space="preserve">Unless specified otherwise, measurements were taken on board the R/V </w:t>
      </w:r>
      <w:proofErr w:type="spellStart"/>
      <w:r w:rsidRPr="007262B8">
        <w:rPr>
          <w:i/>
          <w:iCs/>
          <w:rPrChange w:id="70" w:author="Clara Fuchsman" w:date="2021-05-13T14:18:00Z">
            <w:rPr/>
          </w:rPrChange>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del w:id="71" w:author="Clara Fuchsman" w:date="2021-05-13T14:18:00Z">
        <w:r w:rsidDel="007262B8">
          <w:delText xml:space="preserve">which </w:delText>
        </w:r>
      </w:del>
      <w:ins w:id="72" w:author="Clara Fuchsman" w:date="2021-05-13T14:18:00Z">
        <w:r w:rsidR="007262B8">
          <w:t xml:space="preserve">but </w:t>
        </w:r>
      </w:ins>
      <w:r>
        <w:t>was not anoxic</w:t>
      </w:r>
      <w:r w:rsidR="003D3B05">
        <w:t xml:space="preserve"> </w:t>
      </w:r>
      <w:r>
        <w:t>(P16 Transect Station 100; Figure S1).</w:t>
      </w:r>
    </w:p>
    <w:p w14:paraId="0000002A" w14:textId="77777777" w:rsidR="00104E87" w:rsidRDefault="004D045E">
      <w:pPr>
        <w:pStyle w:val="Heading2"/>
      </w:pPr>
      <w:bookmarkStart w:id="73" w:name="bookmark=id.3dy6vkm" w:colFirst="0" w:colLast="0"/>
      <w:bookmarkEnd w:id="73"/>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74" w:name="bookmark=id.1t3h5sf" w:colFirst="0" w:colLast="0"/>
      <w:bookmarkEnd w:id="74"/>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ins w:id="75" w:author="Clara Fuchsman" w:date="2021-05-13T14:19:00Z">
        <w:r w:rsidR="001A5B17">
          <w:t>(</w:t>
        </w:r>
      </w:ins>
      <w:r>
        <w:t>13CW</w:t>
      </w:r>
      <w:ins w:id="76" w:author="Clara Fuchsman" w:date="2021-05-13T14:19:00Z">
        <w:r w:rsidR="001A5B17">
          <w:t>)</w:t>
        </w:r>
      </w:ins>
      <w:r>
        <w:t>,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77" w:name="bookmark=id.4d34og8" w:colFirst="0" w:colLast="0"/>
      <w:bookmarkEnd w:id="77"/>
      <w:r>
        <w:t>Particle size measurements</w:t>
      </w:r>
    </w:p>
    <w:p w14:paraId="0000002F" w14:textId="5A782160"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3B6974">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3B6974" w:rsidRPr="003B6974">
        <w:t>(Picheral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3B6974">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3B6974" w:rsidRPr="003B6974">
        <w:t>(Picheral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78" w:name="bookmark=id.2s8eyo1" w:colFirst="0" w:colLast="0"/>
      <w:bookmarkEnd w:id="78"/>
      <w:r>
        <w:lastRenderedPageBreak/>
        <w:t>Flux measurements</w:t>
      </w:r>
    </w:p>
    <w:p w14:paraId="00000031" w14:textId="7025ADF5" w:rsidR="00104E87" w:rsidRDefault="004D045E">
      <w:r>
        <w:t>Free floating, surface tethered particle traps were used to quantify carbon fluxes from sinking particles. Arrays, consisting of a surface float and two traps</w:t>
      </w:r>
      <w:r w:rsidR="006E5628">
        <w:t>,</w:t>
      </w:r>
      <w:r>
        <w:t xml:space="preserve"> were deployed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3B6974" w:rsidRPr="003B6974">
        <w:t>(2005)</w:t>
      </w:r>
      <w:r w:rsidR="00911372">
        <w:fldChar w:fldCharType="end"/>
      </w:r>
      <w:r>
        <w:t xml:space="preserve">.  In all cases, particles collected in the net or cone fell into one of two chambers. The bottom chamber collected particles from the net and incubated them -- we did not use these samples in this study. The top chamber collected particles for 22-27 hours, </w:t>
      </w:r>
      <w:ins w:id="79" w:author="Clara Fuchsman" w:date="2021-05-13T14:23:00Z">
        <w:r w:rsidR="001A5B17">
          <w:t xml:space="preserve">the door at the top of the trap closed, </w:t>
        </w:r>
      </w:ins>
      <w:r>
        <w:t xml:space="preserve">and then returned immediately to the surface. For some traps, </w:t>
      </w:r>
      <w:del w:id="80" w:author="Jacob Cram" w:date="2021-05-17T13:42:00Z">
        <w:r w:rsidDel="00394613">
          <w:delText xml:space="preserve">there was a </w:delText>
        </w:r>
        <w:commentRangeStart w:id="81"/>
        <w:r w:rsidDel="00394613">
          <w:delText>malfunction</w:delText>
        </w:r>
        <w:commentRangeEnd w:id="81"/>
        <w:r w:rsidR="001A5B17" w:rsidDel="00394613">
          <w:rPr>
            <w:rStyle w:val="CommentReference"/>
          </w:rPr>
          <w:commentReference w:id="81"/>
        </w:r>
        <w:r w:rsidDel="00394613">
          <w:delText xml:space="preserve"> such that</w:delText>
        </w:r>
      </w:del>
      <w:proofErr w:type="gramStart"/>
      <w:ins w:id="82" w:author="Jacob Cram" w:date="2021-05-17T13:42:00Z">
        <w:r w:rsidR="00394613">
          <w:t>in order to</w:t>
        </w:r>
        <w:proofErr w:type="gramEnd"/>
        <w:r w:rsidR="00394613">
          <w:t xml:space="preserve"> increase collection t</w:t>
        </w:r>
      </w:ins>
      <w:ins w:id="83" w:author="Jacob Cram" w:date="2021-05-17T13:43:00Z">
        <w:r w:rsidR="00394613">
          <w:t>ime,</w:t>
        </w:r>
      </w:ins>
      <w:r>
        <w:t xml:space="preserve"> the door between the bottom and top chamber </w:t>
      </w:r>
      <w:del w:id="84" w:author="Jacob Cram" w:date="2021-05-17T13:43:00Z">
        <w:r w:rsidDel="00394613">
          <w:delText xml:space="preserve">did </w:delText>
        </w:r>
      </w:del>
      <w:ins w:id="85" w:author="Jacob Cram" w:date="2021-05-17T13:43:00Z">
        <w:r w:rsidR="00394613">
          <w:t>was never closed</w:t>
        </w:r>
      </w:ins>
      <w:del w:id="86" w:author="Jacob Cram" w:date="2021-05-17T13:43:00Z">
        <w:r w:rsidDel="00394613">
          <w:delText>not close</w:delText>
        </w:r>
      </w:del>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w:t>
      </w:r>
      <w:del w:id="87" w:author="Clara Fuchsman" w:date="2021-05-13T14:24:00Z">
        <w:r w:rsidDel="001A5B17">
          <w:delText>, and also suffered from the trap door malfunction,</w:delText>
        </w:r>
      </w:del>
      <w:r>
        <w:t xml:space="preserve"> such that collection time was effectively 91 hours. No poisons were used, and living zooplankton, or ‘swimmers’, were manually removed from collection bottles, while zooplankton carcasses were retained. </w:t>
      </w:r>
    </w:p>
    <w:p w14:paraId="00000032" w14:textId="10A576DE" w:rsidR="00104E87" w:rsidRDefault="004D045E">
      <w:r>
        <w:t xml:space="preserve">Sediment trap material was filtered immediately upon trap recovery onto </w:t>
      </w:r>
      <w:r w:rsidRPr="00911372">
        <w:t>pre-combusted</w:t>
      </w:r>
      <w:r>
        <w:t xml:space="preserve"> GF-75 45mm filters </w:t>
      </w:r>
      <w:ins w:id="88" w:author="Clara Fuchsman" w:date="2021-05-13T14:25:00Z">
        <w:r w:rsidR="001A5B17">
          <w:t xml:space="preserve">(nominal pore size of 0.3 </w:t>
        </w:r>
      </w:ins>
      <w:ins w:id="89" w:author="Clara Fuchsman" w:date="2021-05-13T14:26:00Z">
        <w:r w:rsidR="001A5B17">
          <w:t>µ</w:t>
        </w:r>
      </w:ins>
      <w:ins w:id="90" w:author="Clara Fuchsman" w:date="2021-05-13T14:25:00Z">
        <w:r w:rsidR="001A5B17">
          <w:t xml:space="preserve">m) </w:t>
        </w:r>
      </w:ins>
      <w:r>
        <w:t xml:space="preserve">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91" w:name="bookmark=id.17dp8vu" w:colFirst="0" w:colLast="0"/>
      <w:bookmarkEnd w:id="91"/>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92" w:name="bookmark=id.3rdcrjn" w:colFirst="0" w:colLast="0"/>
      <w:bookmarkEnd w:id="92"/>
      <w:r>
        <w:t>Particle size distribution</w:t>
      </w:r>
    </w:p>
    <w:p w14:paraId="3B624680" w14:textId="76831CBB"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3B6974" w:rsidRPr="003B6974">
        <w:t>(Buonassissi &amp; Dierssen, 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pPr>
        <w:tabs>
          <w:tab w:val="left" w:pos="7200"/>
        </w:tabs>
        <w:pPrChange w:id="93" w:author="Jacob Cram" w:date="2021-05-15T15:08:00Z">
          <w:pPr/>
        </w:pPrChange>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ins w:id="94" w:author="Jacob Cram" w:date="2021-05-15T15:08:00Z">
        <w:r w:rsidR="00B87896">
          <w:tab/>
          <w:t>(</w:t>
        </w:r>
        <w:proofErr w:type="spellStart"/>
        <w:r w:rsidR="00B87896">
          <w:t>Eqn</w:t>
        </w:r>
        <w:proofErr w:type="spellEnd"/>
        <w:r w:rsidR="00B87896">
          <w:t xml:space="preserve"> 1). </w:t>
        </w:r>
      </w:ins>
    </w:p>
    <w:p w14:paraId="00000039" w14:textId="7A2CF6DA" w:rsidR="00104E87" w:rsidRDefault="004D045E">
      <w:r>
        <w:lastRenderedPageBreak/>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ins w:id="95" w:author="Jacob Cram" w:date="2021-05-15T15:09:00Z">
        <w:r w:rsidR="00B87896">
          <w:t xml:space="preserve">On the </w:t>
        </w:r>
        <w:proofErr w:type="gramStart"/>
        <w:r w:rsidR="00B87896">
          <w:t>left hand</w:t>
        </w:r>
        <w:proofErr w:type="gramEnd"/>
        <w:r w:rsidR="00B87896">
          <w:t xml:space="preserve"> side of </w:t>
        </w:r>
        <w:proofErr w:type="spellStart"/>
        <w:r w:rsidR="00B87896">
          <w:t>Eqn</w:t>
        </w:r>
        <w:proofErr w:type="spellEnd"/>
        <w:r w:rsidR="00B87896">
          <w:t xml:space="preserve"> 1. </w:t>
        </w:r>
      </w:ins>
      <w:ins w:id="96" w:author="Jacob Cram" w:date="2021-05-15T15:10:00Z">
        <w:r w:rsidR="00B87896" w:rsidRPr="00B945FB">
          <w:rPr>
            <w:i/>
            <w:iCs/>
          </w:rPr>
          <w:t>E(Total Particles)</w:t>
        </w:r>
        <w:r w:rsidR="00B87896">
          <w:t xml:space="preserve"> </w:t>
        </w:r>
      </w:ins>
      <w:del w:id="97" w:author="Jacob Cram" w:date="2021-05-15T15:10:00Z">
        <w:r w:rsidDel="00B87896">
          <w:delText>The term on the left describes</w:delText>
        </w:r>
      </w:del>
      <w:ins w:id="98" w:author="Jacob Cram" w:date="2021-05-15T15:10:00Z">
        <w:r w:rsidR="00B87896">
          <w:t>refers to</w:t>
        </w:r>
      </w:ins>
      <w:r>
        <w:t xml:space="preserve"> the expected number of particles seen in a given depth and particle size bin </w:t>
      </w:r>
      <w:del w:id="99" w:author="Jacob Cram" w:date="2021-05-15T15:10:00Z">
        <w:r w:rsidRPr="00B945FB" w:rsidDel="00B87896">
          <w:rPr>
            <w:i/>
            <w:iCs/>
          </w:rPr>
          <w:delText>E(Total Particles)</w:delText>
        </w:r>
        <w:r w:rsidDel="00B87896">
          <w:delText xml:space="preserve"> </w:delText>
        </w:r>
      </w:del>
      <w:r>
        <w:t xml:space="preserve">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3B6974" w:rsidRPr="003B6974">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w:t>
      </w:r>
      <w:commentRangeStart w:id="100"/>
      <w:r>
        <w:t xml:space="preserve">On the right hand </w:t>
      </w:r>
      <w:del w:id="101" w:author="Jacob Cram" w:date="2021-05-15T15:09:00Z">
        <w:r w:rsidDel="00B87896">
          <w:delText>size</w:delText>
        </w:r>
        <w:commentRangeEnd w:id="100"/>
        <w:r w:rsidR="001A5B17" w:rsidDel="00B87896">
          <w:rPr>
            <w:rStyle w:val="CommentReference"/>
          </w:rPr>
          <w:commentReference w:id="100"/>
        </w:r>
      </w:del>
      <w:ins w:id="102" w:author="Jacob Cram" w:date="2021-05-15T15:09:00Z">
        <w:r w:rsidR="00B87896">
          <w:t xml:space="preserve">side of </w:t>
        </w:r>
        <w:proofErr w:type="spellStart"/>
        <w:r w:rsidR="00B87896">
          <w:t>Eqn</w:t>
        </w:r>
        <w:proofErr w:type="spellEnd"/>
        <w:r w:rsidR="00B87896">
          <w:t xml:space="preserve"> 1.</w:t>
        </w:r>
      </w:ins>
      <w:r>
        <w:t xml:space="preserv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03" w:name="bookmark=id.26in1rg" w:colFirst="0" w:colLast="0"/>
      <w:bookmarkEnd w:id="103"/>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3754ED29"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del w:id="104" w:author="Jacob Cram" w:date="2021-05-15T15:09:00Z">
        <w:r w:rsidR="004D045E" w:rsidDel="00B87896">
          <w:delText>1</w:delText>
        </w:r>
      </w:del>
      <w:ins w:id="105" w:author="Jacob Cram" w:date="2021-05-15T15:09:00Z">
        <w:r w:rsidR="00B87896">
          <w:t>2</w:t>
        </w:r>
      </w:ins>
      <w:r w:rsidR="004D045E">
        <w:t>)</w:t>
      </w:r>
    </w:p>
    <w:p w14:paraId="0000003E" w14:textId="25351740" w:rsidR="00104E87" w:rsidRDefault="004D045E">
      <w:r>
        <w:t>Such that flux at a given depth is the sum of all 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02BE5419"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3B6974" w:rsidRPr="003B6974">
        <w:t>(Guidi et al., 2008)</w:t>
      </w:r>
      <w:r w:rsidR="008422C4">
        <w:fldChar w:fldCharType="end"/>
      </w:r>
      <w:r>
        <w:t>.</w:t>
      </w:r>
    </w:p>
    <w:p w14:paraId="00000043" w14:textId="77777777" w:rsidR="00104E87" w:rsidRDefault="004D045E">
      <w:pPr>
        <w:pStyle w:val="Heading3"/>
      </w:pPr>
      <w:bookmarkStart w:id="106" w:name="bookmark=id.lnxbz9" w:colFirst="0" w:colLast="0"/>
      <w:bookmarkEnd w:id="106"/>
      <w:r>
        <w:t>Size specific information</w:t>
      </w:r>
    </w:p>
    <w:p w14:paraId="00000044" w14:textId="3FE5DB2D"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3B6974" w:rsidRPr="003B6974">
        <w:t>(Simon et al., 2002)</w:t>
      </w:r>
      <w:r w:rsidR="008422C4">
        <w:fldChar w:fldCharType="end"/>
      </w:r>
      <w:r w:rsidR="008422C4">
        <w:t>.</w:t>
      </w:r>
    </w:p>
    <w:p w14:paraId="00000045" w14:textId="77777777" w:rsidR="00104E87" w:rsidRDefault="004D045E">
      <w:pPr>
        <w:pStyle w:val="Heading2"/>
      </w:pPr>
      <w:bookmarkStart w:id="107" w:name="bookmark=id.35nkun2" w:colFirst="0" w:colLast="0"/>
      <w:bookmarkEnd w:id="107"/>
      <w:r>
        <w:t>Variability</w:t>
      </w:r>
    </w:p>
    <w:p w14:paraId="00000046" w14:textId="77777777" w:rsidR="00104E87" w:rsidRDefault="004D045E">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229CE62F"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del w:id="108" w:author="Jacob Cram" w:date="2021-05-15T15:09:00Z">
        <w:r w:rsidDel="00B87896">
          <w:delText>2</w:delText>
        </w:r>
      </w:del>
      <w:ins w:id="109" w:author="Jacob Cram" w:date="2021-05-15T15:09:00Z">
        <w:r w:rsidR="00B87896">
          <w:t>3</w:t>
        </w:r>
      </w:ins>
      <w:r>
        <w:t>)</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110" w:name="_heading=h.tflkzqnarjy0" w:colFirst="0" w:colLast="0"/>
      <w:bookmarkEnd w:id="11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00m of the water column, taken on January 13 at 06:13, was smoothed with respect to depth, time, and particle size using a general additive model of form</w:t>
      </w:r>
    </w:p>
    <w:p w14:paraId="787EBB2F" w14:textId="78DA49A4"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del w:id="111" w:author="Jacob Cram" w:date="2021-05-15T15:09:00Z">
        <w:r w:rsidR="004D045E" w:rsidDel="00B87896">
          <w:delText>3</w:delText>
        </w:r>
      </w:del>
      <w:ins w:id="112" w:author="Jacob Cram" w:date="2021-05-15T15:09:00Z">
        <w:r w:rsidR="00B87896">
          <w:t>4</w:t>
        </w:r>
      </w:ins>
      <w:r w:rsidR="004D045E">
        <w:t>)</w:t>
      </w:r>
    </w:p>
    <w:p w14:paraId="0000004C" w14:textId="4077E5EC" w:rsidR="00104E87" w:rsidRDefault="004D045E">
      <w:r>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del w:id="113" w:author="Jacob Cram" w:date="2021-05-15T15:17:00Z">
        <w:r w:rsidR="003D3B05" w:rsidDel="00B87896">
          <w:delText>2</w:delText>
        </w:r>
        <w:r w:rsidDel="00B87896">
          <w:delText xml:space="preserve"> </w:delText>
        </w:r>
      </w:del>
      <w:ins w:id="114" w:author="Jacob Cram" w:date="2021-05-15T15:17:00Z">
        <w:r w:rsidR="00B87896">
          <w:t xml:space="preserve">3 </w:t>
        </w:r>
      </w:ins>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lastRenderedPageBreak/>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3B6974" w:rsidRPr="003B6974">
        <w:t>(2020)</w:t>
      </w:r>
      <w:r w:rsidR="00132F5F">
        <w:fldChar w:fldCharType="end"/>
      </w:r>
      <w:r>
        <w:t xml:space="preserve"> models, corresponding to our </w:t>
      </w:r>
      <w:del w:id="115" w:author="Jacob Cram" w:date="2021-05-17T12:05:00Z">
        <w:r w:rsidRPr="008422C4" w:rsidDel="00374C9F">
          <w:rPr>
            <w:b/>
            <w:bCs/>
          </w:rPr>
          <w:delText>HA1</w:delText>
        </w:r>
      </w:del>
      <w:ins w:id="116" w:author="Jacob Cram" w:date="2021-05-17T12:05:00Z">
        <w:r w:rsidR="00374C9F">
          <w:rPr>
            <w:b/>
            <w:bCs/>
          </w:rPr>
          <w:t>H1</w:t>
        </w:r>
      </w:ins>
      <w:r w:rsidRPr="008422C4">
        <w:rPr>
          <w:b/>
          <w:bCs/>
        </w:rPr>
        <w:t>-</w:t>
      </w:r>
      <w:del w:id="117" w:author="Jacob Cram" w:date="2021-05-17T12:06:00Z">
        <w:r w:rsidRPr="008422C4" w:rsidDel="00374C9F">
          <w:rPr>
            <w:b/>
            <w:bCs/>
          </w:rPr>
          <w:delText>HA3</w:delText>
        </w:r>
      </w:del>
      <w:ins w:id="118" w:author="Jacob Cram" w:date="2021-05-17T12:06:00Z">
        <w:r w:rsidR="00374C9F">
          <w:rPr>
            <w:b/>
            <w:bCs/>
          </w:rPr>
          <w:t>H3</w:t>
        </w:r>
      </w:ins>
      <w:r>
        <w:t>.</w:t>
      </w:r>
    </w:p>
    <w:p w14:paraId="0000004D" w14:textId="77777777" w:rsidR="00104E87" w:rsidRDefault="004D045E">
      <w:pPr>
        <w:pStyle w:val="Heading2"/>
      </w:pPr>
      <w:bookmarkStart w:id="119" w:name="bookmark=id.1ksv4uv" w:colFirst="0" w:colLast="0"/>
      <w:bookmarkEnd w:id="119"/>
      <w:r>
        <w:t>Modeling remineralization and sinking</w:t>
      </w:r>
    </w:p>
    <w:p w14:paraId="0000004E" w14:textId="242E0B81"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120" w:name="_Hlk71627840"/>
      <w:r w:rsidR="004D045E">
        <w:t>particle remineralization and sinking model (PRiSM)</w:t>
      </w:r>
      <w:bookmarkEnd w:id="120"/>
      <w:r w:rsidR="004D045E">
        <w:t xml:space="preserve">, modified from DeVries et al. </w:t>
      </w:r>
      <w:r w:rsidR="00132F5F">
        <w:fldChar w:fldCharType="begin"/>
      </w:r>
      <w:r w:rsidR="003B367B">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3B6974" w:rsidRPr="003B6974">
        <w:t>(2014)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58E80FBF"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del w:id="121" w:author="Clara Fuchsman" w:date="2021-05-13T14:51:00Z">
        <w:r w:rsidDel="00D95952">
          <w:delText xml:space="preserve">was </w:delText>
        </w:r>
      </w:del>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w:t>
      </w:r>
      <w:del w:id="122" w:author="Clara Fuchsman" w:date="2021-05-13T14:51:00Z">
        <w:r w:rsidR="00BF6DCA" w:rsidDel="00D95952">
          <w:delText>a</w:delText>
        </w:r>
      </w:del>
      <w:r w:rsidR="00BF6DCA">
        <w:t>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w:t>
      </w:r>
      <w:del w:id="123" w:author="Clara Fuchsman" w:date="2021-05-13T14:52:00Z">
        <w:r w:rsidR="00CC1484" w:rsidDel="00D95952">
          <w:delText>,</w:delText>
        </w:r>
      </w:del>
      <w:r w:rsidR="00CC1484">
        <w:t xml:space="preserve"> that would be expected if the shallower spectrum only sank and remineralized. In cases where flux increases</w:t>
      </w:r>
      <w:del w:id="124" w:author="Clara Fuchsman" w:date="2021-05-13T14:52:00Z">
        <w:r w:rsidR="00CC1484" w:rsidDel="00D95952">
          <w:delText>,</w:delText>
        </w:r>
      </w:del>
      <w:r w:rsidR="00CC1484">
        <w:t xml:space="preserve"> with depth, particles are assumed to put on mass</w:t>
      </w:r>
      <w:del w:id="125" w:author="Clara Fuchsman" w:date="2021-05-13T14:52:00Z">
        <w:r w:rsidR="00CC1484" w:rsidDel="00D95952">
          <w:delText>,</w:delText>
        </w:r>
      </w:del>
      <w:r w:rsidR="00CC1484">
        <w:t xml:space="preserve"> rather than lo</w:t>
      </w:r>
      <w:del w:id="126" w:author="Clara Fuchsman" w:date="2021-05-13T14:52:00Z">
        <w:r w:rsidR="00CC1484" w:rsidDel="00D95952">
          <w:delText>o</w:delText>
        </w:r>
      </w:del>
      <w:r w:rsidR="00CC1484">
        <w:t>se mass following a negative remineralization rate. While there is no</w:t>
      </w:r>
      <w:del w:id="127" w:author="Clara Fuchsman" w:date="2021-05-13T14:52:00Z">
        <w:r w:rsidR="00CC1484" w:rsidDel="00D95952">
          <w:delText>t</w:delText>
        </w:r>
      </w:del>
      <w:r w:rsidR="00CC1484">
        <w:t xml:space="preserve">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128" w:name="bookmark=id.44sinio" w:colFirst="0" w:colLast="0"/>
      <w:bookmarkEnd w:id="128"/>
      <w:r>
        <w:t>Results</w:t>
      </w:r>
    </w:p>
    <w:p w14:paraId="00000052" w14:textId="77777777" w:rsidR="00104E87" w:rsidRDefault="004D045E">
      <w:pPr>
        <w:pStyle w:val="Heading2"/>
      </w:pPr>
      <w:bookmarkStart w:id="129" w:name="bookmark=id.2jxsxqh" w:colFirst="0" w:colLast="0"/>
      <w:bookmarkEnd w:id="129"/>
      <w:r>
        <w:t>Physical and Chemical Data</w:t>
      </w:r>
    </w:p>
    <w:p w14:paraId="7C0AEE56" w14:textId="68099A12" w:rsidR="00CF7CA5" w:rsidDel="00CF7CA5" w:rsidRDefault="004D045E" w:rsidP="00CF7CA5">
      <w:pPr>
        <w:rPr>
          <w:del w:id="130" w:author="Clara Fuchsman" w:date="2021-05-13T16:17:00Z"/>
          <w:moveTo w:id="131" w:author="Clara Fuchsman" w:date="2021-05-13T16:17:00Z"/>
        </w:rPr>
      </w:pPr>
      <w:r>
        <w:t xml:space="preserve">The </w:t>
      </w:r>
      <w:del w:id="132" w:author="Clara Fuchsman" w:date="2021-05-13T14:53:00Z">
        <w:r w:rsidDel="00D95952">
          <w:delText>anoxic zone</w:delText>
        </w:r>
      </w:del>
      <w:ins w:id="133" w:author="Clara Fuchsman" w:date="2021-05-13T14:53:00Z">
        <w:r w:rsidR="00D95952">
          <w:t>ODZ</w:t>
        </w:r>
      </w:ins>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ins w:id="134" w:author="Clara Fuchsman" w:date="2021-05-13T16:14:00Z">
        <w:r w:rsidR="004C1D61">
          <w:t>However, this station has been prev</w:t>
        </w:r>
      </w:ins>
      <w:ins w:id="135" w:author="Clara Fuchsman" w:date="2021-05-13T16:15:00Z">
        <w:r w:rsidR="004C1D61">
          <w:t>iously proven to be anoxic with a STOX sensor (</w:t>
        </w:r>
        <w:proofErr w:type="spellStart"/>
        <w:r w:rsidR="004C1D61">
          <w:t>Tiano</w:t>
        </w:r>
        <w:proofErr w:type="spellEnd"/>
        <w:r w:rsidR="004C1D61">
          <w:t xml:space="preserve"> et al 2014). </w:t>
        </w:r>
      </w:ins>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moveToRangeStart w:id="136" w:author="Clara Fuchsman" w:date="2021-05-13T16:17:00Z" w:name="move71815088"/>
      <w:moveTo w:id="137" w:author="Clara Fuchsman" w:date="2021-05-13T16:17:00Z">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CF7CA5">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CF7CA5" w:rsidRPr="002922A3">
          <w:t>(Evans et al., 2020)</w:t>
        </w:r>
        <w:r w:rsidR="00CF7CA5">
          <w:fldChar w:fldCharType="end"/>
        </w:r>
        <w:r w:rsidR="00CF7CA5">
          <w:t>.</w:t>
        </w:r>
      </w:moveTo>
      <w:ins w:id="138" w:author="Clara Fuchsman" w:date="2021-05-13T16:17:00Z">
        <w:r w:rsidR="00CF7CA5">
          <w:t xml:space="preserve"> </w:t>
        </w:r>
      </w:ins>
    </w:p>
    <w:moveToRangeEnd w:id="136"/>
    <w:p w14:paraId="00000053" w14:textId="7A8BC910" w:rsidR="00104E87" w:rsidRDefault="004D045E">
      <w:r>
        <w:t xml:space="preserve">The site is characterized by two fluorescence maxima (Figure 1C). The larger, shallower fluorescence peak is positioned just above the oxycline, with fluorescence from this peak and oxygen attenuating together. The smaller, lower peak is inside of the </w:t>
      </w:r>
      <w:del w:id="139" w:author="Clara Fuchsman" w:date="2021-05-13T14:54:00Z">
        <w:r w:rsidDel="00D95952">
          <w:delText>anoxic zone</w:delText>
        </w:r>
      </w:del>
      <w:ins w:id="140" w:author="Clara Fuchsman" w:date="2021-05-13T14:54:00Z">
        <w:r w:rsidR="00D95952">
          <w:t>ODZ</w:t>
        </w:r>
      </w:ins>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ins w:id="141" w:author="Clara Fuchsman" w:date="2021-05-13T14:56:00Z">
        <w:r w:rsidR="00D95952">
          <w:t xml:space="preserve"> (Figure 1C)</w:t>
        </w:r>
      </w:ins>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ins w:id="142" w:author="Clara Fuchsman" w:date="2021-05-13T16:15:00Z">
        <w:r w:rsidR="004C1D61">
          <w:t xml:space="preserve">The </w:t>
        </w:r>
        <w:r w:rsidR="00CF7CA5">
          <w:t xml:space="preserve">cyanobacteria at the </w:t>
        </w:r>
        <w:r w:rsidR="004C1D61">
          <w:t xml:space="preserve">secondary chlorophyll max </w:t>
        </w:r>
      </w:ins>
      <w:ins w:id="143" w:author="Clara Fuchsman" w:date="2021-05-13T16:16:00Z">
        <w:r w:rsidR="00CF7CA5">
          <w:t xml:space="preserve">are known to be photosynthesizing </w:t>
        </w:r>
      </w:ins>
      <w:ins w:id="144" w:author="Clara Fuchsman" w:date="2021-05-13T16:19:00Z">
        <w:r w:rsidR="00CF7CA5">
          <w:t xml:space="preserve">and producing organic matter </w:t>
        </w:r>
      </w:ins>
      <w:ins w:id="145" w:author="Clara Fuchsman" w:date="2021-05-13T16:16:00Z">
        <w:r w:rsidR="00CF7CA5">
          <w:t>in the ODZ (Fuchsman et al 2019; Garcia</w:t>
        </w:r>
      </w:ins>
      <w:ins w:id="146" w:author="Clara Fuchsman" w:date="2021-05-13T16:23:00Z">
        <w:r w:rsidR="00B61FFF">
          <w:t>-Robledo</w:t>
        </w:r>
      </w:ins>
      <w:ins w:id="147" w:author="Clara Fuchsman" w:date="2021-05-13T16:16:00Z">
        <w:r w:rsidR="00CF7CA5">
          <w:t xml:space="preserve"> et al 201</w:t>
        </w:r>
      </w:ins>
      <w:ins w:id="148" w:author="Clara Fuchsman" w:date="2021-05-13T16:17:00Z">
        <w:r w:rsidR="00CF7CA5">
          <w:t>7)</w:t>
        </w:r>
      </w:ins>
      <w:ins w:id="149" w:author="Clara Fuchsman" w:date="2021-05-13T16:16:00Z">
        <w:r w:rsidR="00CF7CA5">
          <w:t xml:space="preserve">. </w:t>
        </w:r>
      </w:ins>
      <w:ins w:id="150" w:author="Clara Fuchsman" w:date="2021-05-13T16:18:00Z">
        <w:r w:rsidR="00CF7CA5">
          <w:t>T</w:t>
        </w:r>
      </w:ins>
      <w:ins w:id="151" w:author="Clara Fuchsman" w:date="2021-05-13T16:20:00Z">
        <w:r w:rsidR="00CF7CA5">
          <w:t xml:space="preserve">o avoid complication due to this organic matter production, </w:t>
        </w:r>
      </w:ins>
      <w:ins w:id="152" w:author="Clara Fuchsman" w:date="2021-05-13T16:18:00Z">
        <w:r w:rsidR="00CF7CA5">
          <w:t xml:space="preserve">we focus our further analysis below </w:t>
        </w:r>
      </w:ins>
      <w:moveFromRangeStart w:id="153" w:author="Clara Fuchsman" w:date="2021-05-13T16:17:00Z" w:name="move71815088"/>
      <w:moveFrom w:id="154" w:author="Clara Fuchsman" w:date="2021-05-13T16:17:00Z">
        <w:del w:id="155" w:author="Clara Fuchsman" w:date="2021-05-13T16:20:00Z">
          <w:r w:rsidDel="00CF7CA5">
            <w:delText>Water mass analysis indicated that water in the top part of the ODZ is dominated by the</w:delText>
          </w:r>
          <w:r w:rsidR="00E442E8" w:rsidDel="00CF7CA5">
            <w:delText xml:space="preserve"> </w:delText>
          </w:r>
          <w:r w:rsidDel="00CF7CA5">
            <w:delText xml:space="preserve">13CW water mass, while water </w:delText>
          </w:r>
          <w:r w:rsidR="002922A3" w:rsidDel="00CF7CA5">
            <w:delText>between 275 and</w:delText>
          </w:r>
          <w:r w:rsidDel="00CF7CA5">
            <w:delText xml:space="preserve"> </w:delText>
          </w:r>
          <w:r w:rsidR="002922A3" w:rsidDel="00CF7CA5">
            <w:delText>5</w:delText>
          </w:r>
          <w:r w:rsidDel="00CF7CA5">
            <w:delText xml:space="preserve">00m is primarily from the </w:delText>
          </w:r>
          <w:r w:rsidR="002922A3" w:rsidDel="00CF7CA5">
            <w:delText xml:space="preserve">NEPIW, with water from the AAIW dominating in the lower 500 m (Figure S2) </w:delText>
          </w:r>
          <w:r w:rsidR="002922A3" w:rsidDel="00CF7CA5">
            <w:fldChar w:fldCharType="begin"/>
          </w:r>
          <w:r w:rsidR="002922A3" w:rsidRPr="00CF7CA5" w:rsidDel="00CF7CA5">
            <w:del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delInstrText>
          </w:r>
          <w:r w:rsidR="002922A3" w:rsidDel="00CF7CA5">
            <w:fldChar w:fldCharType="separate"/>
          </w:r>
          <w:r w:rsidR="002922A3" w:rsidRPr="00CF7CA5" w:rsidDel="00CF7CA5">
            <w:delText>(Evans et al., 2020)</w:delText>
          </w:r>
          <w:r w:rsidR="002922A3" w:rsidDel="00CF7CA5">
            <w:fldChar w:fldCharType="end"/>
          </w:r>
          <w:r w:rsidR="009942FC" w:rsidDel="00CF7CA5">
            <w:delText>.</w:delText>
          </w:r>
        </w:del>
      </w:moveFrom>
      <w:moveFromRangeEnd w:id="153"/>
      <w:ins w:id="156" w:author="Clara Fuchsman" w:date="2021-05-13T16:20:00Z">
        <w:r w:rsidR="00CF7CA5">
          <w:t>160m.</w:t>
        </w:r>
      </w:ins>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physics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157" w:name="bookmark=id.z337ya" w:colFirst="0" w:colLast="0"/>
      <w:bookmarkEnd w:id="157"/>
      <w:r>
        <w:t>Acoustic data reveal diel migration patterns</w:t>
      </w:r>
    </w:p>
    <w:p w14:paraId="4206F545" w14:textId="0082F4E2"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3B6974" w:rsidRPr="003B6974">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w:t>
      </w:r>
      <w:r>
        <w:lastRenderedPageBreak/>
        <w:t>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30138" cy="3254499"/>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250m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158" w:name="bookmark=id.3j2qqm3" w:colFirst="0" w:colLast="0"/>
      <w:bookmarkEnd w:id="158"/>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159" w:name="bookmark=id.1y810tw" w:colFirst="0" w:colLast="0"/>
      <w:bookmarkEnd w:id="159"/>
      <w:r>
        <w:t>Particle abundance measurements vary with size and depth</w:t>
      </w:r>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ins w:id="160" w:author="Jacob Cram" w:date="2021-05-15T15:37:00Z">
        <w:r w:rsidR="00C92D2E">
          <w:t xml:space="preserve"> </w:t>
        </w:r>
      </w:ins>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ins w:id="161" w:author="Jacob Cram" w:date="2021-05-15T15:37:00Z">
        <w:r w:rsidR="00C92D2E">
          <w:t xml:space="preserve"> </w:t>
        </w:r>
      </w:ins>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458B0FDD">
            <wp:extent cx="4602145" cy="2969288"/>
            <wp:effectExtent l="0" t="0" r="8255" b="254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5" b="5"/>
                    <a:stretch>
                      <a:fillRect/>
                    </a:stretch>
                  </pic:blipFill>
                  <pic:spPr>
                    <a:xfrm>
                      <a:off x="0" y="0"/>
                      <a:ext cx="4606111" cy="2971847"/>
                    </a:xfrm>
                    <a:prstGeom prst="rect">
                      <a:avLst/>
                    </a:prstGeom>
                    <a:ln/>
                  </pic:spPr>
                </pic:pic>
              </a:graphicData>
            </a:graphic>
          </wp:inline>
        </w:drawing>
      </w:r>
    </w:p>
    <w:p w14:paraId="06C6A3E0" w14:textId="5D89C017"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del w:id="162" w:author="Clara Fuchsman" w:date="2021-05-13T16:05:00Z">
        <w:r w:rsidDel="004C1D61">
          <w:delText>lower oxycline</w:delText>
        </w:r>
      </w:del>
      <w:ins w:id="163" w:author="Clara Fuchsman" w:date="2021-05-13T16:05:00Z">
        <w:r w:rsidR="004C1D61">
          <w:t>ODZ</w:t>
        </w:r>
      </w:ins>
      <w:r>
        <w:t>.</w:t>
      </w:r>
    </w:p>
    <w:p w14:paraId="0000005D" w14:textId="77777777" w:rsidR="00104E87" w:rsidRDefault="004D045E">
      <w:pPr>
        <w:pStyle w:val="Heading2"/>
      </w:pPr>
      <w:bookmarkStart w:id="164" w:name="bookmark=id.4i7ojhp" w:colFirst="0" w:colLast="0"/>
      <w:bookmarkEnd w:id="164"/>
      <w:r>
        <w:t>Estimated particle flux sometimes increases with depth in the ODZ core</w:t>
      </w:r>
    </w:p>
    <w:p w14:paraId="24EA2D77" w14:textId="77777777" w:rsidR="00B87896" w:rsidRDefault="006932EA">
      <w:pPr>
        <w:rPr>
          <w:ins w:id="165" w:author="Jacob Cram" w:date="2021-05-15T15:18:00Z"/>
        </w:rPr>
      </w:pPr>
      <w:r>
        <w:t>O</w:t>
      </w:r>
      <w:r w:rsidR="004D045E">
        <w:t xml:space="preserve">ptimization found best agreement between particle flux measured by traps, and UVP estimated particle flux when per particle flux is </w:t>
      </w:r>
      <w:r>
        <w:t>fit by the equation</w:t>
      </w:r>
      <w:r w:rsidR="004D045E">
        <w:t>:</w:t>
      </w:r>
    </w:p>
    <w:p w14:paraId="30D11AC3" w14:textId="393AB0E5" w:rsidR="002D151D" w:rsidRDefault="004D045E">
      <w:pPr>
        <w:tabs>
          <w:tab w:val="left" w:pos="7200"/>
        </w:tabs>
        <w:rPr>
          <w:ins w:id="166" w:author="Jacob Cram" w:date="2021-05-15T15:18:00Z"/>
        </w:rPr>
        <w:pPrChange w:id="167" w:author="Jacob Cram" w:date="2021-05-15T15:19:00Z">
          <w:pPr/>
        </w:pPrChange>
      </w:pPr>
      <w:del w:id="168" w:author="Jacob Cram" w:date="2021-05-15T15:18:00Z">
        <w:r w:rsidDel="00B87896">
          <w:delText xml:space="preserve"> </w:delText>
        </w:r>
      </w:del>
      <w:r>
        <w:t xml:space="preserve">Flux = (133 </w:t>
      </w:r>
      <w:r w:rsidR="003D3B05">
        <w:t>μ</w:t>
      </w:r>
      <w:r>
        <w:t xml:space="preserve"> mol C / m^2/day) = </w:t>
      </w:r>
      <w:r>
        <w:rPr>
          <w:b/>
        </w:rPr>
        <w:t>133</w:t>
      </w:r>
      <w:r>
        <w:t xml:space="preserve"> * Size (mm) ^ </w:t>
      </w:r>
      <w:r>
        <w:rPr>
          <w:b/>
        </w:rPr>
        <w:t>2.00</w:t>
      </w:r>
      <w:ins w:id="169" w:author="Jacob Cram" w:date="2021-05-15T15:18:00Z">
        <w:r w:rsidR="002D151D">
          <w:rPr>
            <w:b/>
          </w:rPr>
          <w:tab/>
          <w:t>(</w:t>
        </w:r>
        <w:proofErr w:type="spellStart"/>
        <w:r w:rsidR="002D151D">
          <w:rPr>
            <w:b/>
          </w:rPr>
          <w:t>Eqn</w:t>
        </w:r>
      </w:ins>
      <w:proofErr w:type="spellEnd"/>
      <w:ins w:id="170" w:author="Jacob Cram" w:date="2021-05-15T15:19:00Z">
        <w:r w:rsidR="002D151D">
          <w:rPr>
            <w:b/>
          </w:rPr>
          <w:t xml:space="preserve"> 5)</w:t>
        </w:r>
      </w:ins>
    </w:p>
    <w:p w14:paraId="0000005E" w14:textId="22EE737C" w:rsidR="00104E87" w:rsidRDefault="004D045E">
      <w:del w:id="171" w:author="Jacob Cram" w:date="2021-05-15T15:18:00Z">
        <w:r w:rsidDel="002D151D">
          <w:delText xml:space="preserve">. </w:delText>
        </w:r>
      </w:del>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In particular, there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in order to highlight differences between values close to zero.</w:t>
      </w:r>
    </w:p>
    <w:p w14:paraId="00000061" w14:textId="77777777" w:rsidR="00104E87" w:rsidRDefault="004D045E">
      <w:pPr>
        <w:pStyle w:val="Heading2"/>
      </w:pPr>
      <w:bookmarkStart w:id="172" w:name="bookmark=id.2xcytpi" w:colFirst="0" w:colLast="0"/>
      <w:bookmarkEnd w:id="172"/>
      <w:r>
        <w:t>ETNP particle dynamics differ from those seen at an oxic site</w:t>
      </w:r>
    </w:p>
    <w:p w14:paraId="00000062" w14:textId="5C2930C1"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911970">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911970" w:rsidRPr="00911970">
        <w:t>(Boyer et al., 2018)</w:t>
      </w:r>
      <w:r w:rsidR="00911970">
        <w:fldChar w:fldCharType="end"/>
      </w:r>
      <w:r>
        <w:t xml:space="preserve"> suggest that the photic zone is characterized by a single fluorescence peak with a maximum at 110m and which disappeared at 200m (Figure S1C). </w:t>
      </w:r>
      <w:proofErr w:type="gramStart"/>
      <w:ins w:id="173" w:author="Clara Fuchsman" w:date="2021-05-13T16:25:00Z">
        <w:r w:rsidR="00546A5D">
          <w:t>Thus</w:t>
        </w:r>
        <w:proofErr w:type="gramEnd"/>
        <w:r w:rsidR="00546A5D">
          <w:t xml:space="preserve"> we </w:t>
        </w:r>
      </w:ins>
      <w:ins w:id="174" w:author="Clara Fuchsman" w:date="2021-05-13T16:26:00Z">
        <w:r w:rsidR="00FF6F93">
          <w:t xml:space="preserve">used data below 200m in our further calculations. </w:t>
        </w:r>
      </w:ins>
      <w:r>
        <w:t>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lastRenderedPageBreak/>
        <w:t>Particle numbers were higher, between the base of the photic zone through 1000 m at the ETNP ODZ site, than at the same-latitude, oxygenic P16 station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53E1AD03"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ins w:id="175" w:author="Clara Fuchsman" w:date="2021-05-13T16:08:00Z">
        <w:r w:rsidR="004C1D61">
          <w:sym w:font="Symbol" w:char="F020"/>
        </w:r>
        <w:r w:rsidR="004C1D61">
          <w:sym w:font="Symbol" w:char="F0B3"/>
        </w:r>
      </w:ins>
      <w:del w:id="176" w:author="Clara Fuchsman" w:date="2021-05-13T16:08:00Z">
        <w:r w:rsidDel="004C1D61">
          <w:delText>&gt;=</w:delText>
        </w:r>
      </w:del>
      <w:r>
        <w:t xml:space="preserve"> 500 </w:t>
      </w:r>
      <m:oMath>
        <m:r>
          <m:rPr>
            <m:sty m:val="p"/>
          </m:rPr>
          <w:rPr>
            <w:rFonts w:ascii="Cambria Math" w:hAnsi="Cambria Math"/>
          </w:rPr>
          <m:t>μ</m:t>
        </m:r>
      </m:oMath>
      <w:r>
        <w:t>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similar to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177" w:name="bookmark=id.1ci93xb" w:colFirst="0" w:colLast="0"/>
      <w:bookmarkEnd w:id="177"/>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178" w:name="bookmark=id.3whwml4" w:colFirst="0" w:colLast="0"/>
      <w:bookmarkEnd w:id="178"/>
      <w:r>
        <w:lastRenderedPageBreak/>
        <w:t>Particle number dynamics differ from model expectations</w:t>
      </w:r>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4DC501B8"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del w:id="179" w:author="Jacob Cram" w:date="2021-05-15T15:15:00Z">
        <w:r w:rsidR="00B87896" w:rsidDel="00B87896">
          <w:delText>4</w:delText>
        </w:r>
      </w:del>
      <w:ins w:id="180" w:author="Jacob Cram" w:date="2021-05-15T15:19:00Z">
        <w:r w:rsidR="002D151D">
          <w:t>6</w:t>
        </w:r>
      </w:ins>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3F7BD196" w:rsidR="00104E87" w:rsidRDefault="004D045E">
      <w:r>
        <w:t>DFM was positive between the photic zone</w:t>
      </w:r>
      <w:ins w:id="181" w:author="Clara Fuchsman" w:date="2021-05-13T16:30:00Z">
        <w:r w:rsidR="00913083">
          <w:t xml:space="preserve"> (1</w:t>
        </w:r>
      </w:ins>
      <w:ins w:id="182" w:author="Clara Fuchsman" w:date="2021-05-13T16:31:00Z">
        <w:r w:rsidR="00913083">
          <w:t>60m)</w:t>
        </w:r>
      </w:ins>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day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127B800C">
            <wp:extent cx="3883186" cy="2590230"/>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883186" cy="2590230"/>
                    </a:xfrm>
                    <a:prstGeom prst="rect">
                      <a:avLst/>
                    </a:prstGeom>
                    <a:ln/>
                  </pic:spPr>
                </pic:pic>
              </a:graphicData>
            </a:graphic>
          </wp:inline>
        </w:drawing>
      </w:r>
      <w:r>
        <w:t xml:space="preserve"> </w:t>
      </w:r>
    </w:p>
    <w:p w14:paraId="7E0001D5" w14:textId="18052B64" w:rsidR="00DC428E" w:rsidRDefault="00DC428E" w:rsidP="00CC1484">
      <w:pPr>
        <w:pStyle w:val="FigureCaption"/>
      </w:pPr>
      <w:r w:rsidRPr="00DC428E">
        <w:rPr>
          <w:b/>
          <w:bCs/>
        </w:rPr>
        <w:t>Figure 7.</w:t>
      </w:r>
      <w:r>
        <w:t xml:space="preserve"> </w:t>
      </w:r>
      <w:del w:id="183" w:author="Jacob Cram" w:date="2021-05-15T15:25:00Z">
        <w:r w:rsidDel="002D151D">
          <w:delText xml:space="preserve">Quantification of </w:delText>
        </w:r>
        <w:commentRangeStart w:id="184"/>
        <w:commentRangeStart w:id="185"/>
        <w:r w:rsidDel="002D151D">
          <w:delText xml:space="preserve">non remineralization </w:delText>
        </w:r>
        <w:commentRangeEnd w:id="184"/>
        <w:r w:rsidR="00913083" w:rsidDel="002D151D">
          <w:rPr>
            <w:rStyle w:val="CommentReference"/>
            <w:rFonts w:ascii="Times New Roman" w:hAnsi="Times New Roman" w:cs="Times New Roman"/>
          </w:rPr>
          <w:commentReference w:id="184"/>
        </w:r>
      </w:del>
      <w:commentRangeEnd w:id="185"/>
      <w:r w:rsidR="00C92D2E">
        <w:rPr>
          <w:rStyle w:val="CommentReference"/>
          <w:rFonts w:ascii="Times New Roman" w:hAnsi="Times New Roman" w:cs="Times New Roman"/>
        </w:rPr>
        <w:commentReference w:id="185"/>
      </w:r>
      <w:del w:id="186" w:author="Jacob Cram" w:date="2021-05-15T15:25:00Z">
        <w:r w:rsidDel="002D151D">
          <w:delText xml:space="preserve">and sinking like processes. </w:delText>
        </w:r>
      </w:del>
      <w:r>
        <w:rPr>
          <w:i/>
        </w:rPr>
        <w:t>Deviation from Model</w:t>
      </w:r>
      <w:ins w:id="187" w:author="Jacob Cram" w:date="2021-05-15T15:28:00Z">
        <w:r w:rsidR="002D151D">
          <w:rPr>
            <w:i/>
          </w:rPr>
          <w:t xml:space="preserve"> (DFM)</w:t>
        </w:r>
      </w:ins>
      <w:r>
        <w:t xml:space="preserve"> indicates the difference between the observed small particle flux, and the flux that would be estimated if particles from the size distribution in the </w:t>
      </w:r>
      <w:r>
        <w:lastRenderedPageBreak/>
        <w:t>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ins w:id="188" w:author="Jacob Cram" w:date="2021-05-15T15:25:00Z">
        <w:r w:rsidR="002D151D">
          <w:t xml:space="preserve"> This value serves </w:t>
        </w:r>
      </w:ins>
      <w:ins w:id="189" w:author="Jacob Cram" w:date="2021-05-15T15:29:00Z">
        <w:r w:rsidR="00C92D2E">
          <w:t xml:space="preserve">as a metric of </w:t>
        </w:r>
      </w:ins>
      <w:proofErr w:type="spellStart"/>
      <w:ins w:id="190" w:author="Jacob Cram" w:date="2021-05-15T15:28:00Z">
        <w:r w:rsidR="002D151D">
          <w:t>dissaggregation</w:t>
        </w:r>
        <w:proofErr w:type="spellEnd"/>
        <w:r w:rsidR="002D151D">
          <w:t xml:space="preserve"> and other processes </w:t>
        </w:r>
        <w:r w:rsidR="00C92D2E">
          <w:t>that can n</w:t>
        </w:r>
      </w:ins>
      <w:ins w:id="191" w:author="Jacob Cram" w:date="2021-05-15T15:29:00Z">
        <w:r w:rsidR="00C92D2E">
          <w:t xml:space="preserve">ot be captured by a null model that assumes that particles only sink and remineralize. </w:t>
        </w:r>
      </w:ins>
    </w:p>
    <w:bookmarkStart w:id="192" w:name="bookmark=id.2bn6wsx" w:colFirst="0" w:colLast="0"/>
    <w:bookmarkEnd w:id="192"/>
    <w:p w14:paraId="00000070" w14:textId="77777777" w:rsidR="00104E87" w:rsidRDefault="006B0287">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193" w:name="bookmark=id.qsh70q" w:colFirst="0" w:colLast="0"/>
      <w:bookmarkEnd w:id="193"/>
      <w:r>
        <w:t>Diel migrators spend time in the ODZ core</w:t>
      </w:r>
    </w:p>
    <w:p w14:paraId="00000072" w14:textId="5703053C"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3B6974" w:rsidRPr="003B6974">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3B6974" w:rsidRPr="003B6974">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3B6974" w:rsidRPr="003B6974">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(Maas et al., 2014; Wishner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(Wishner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6C639A1F"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3B6974" w:rsidRPr="003B6974">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3B6974" w:rsidRPr="003B6974">
        <w:t>(Parris et al., 2014)</w:t>
      </w:r>
      <w:r w:rsidR="00B04B63">
        <w:fldChar w:fldCharType="end"/>
      </w:r>
      <w:r>
        <w:t>.</w:t>
      </w:r>
    </w:p>
    <w:p w14:paraId="00000074" w14:textId="77777777" w:rsidR="00104E87" w:rsidRDefault="004D045E">
      <w:pPr>
        <w:pStyle w:val="Heading2"/>
      </w:pPr>
      <w:bookmarkStart w:id="194" w:name="bookmark=id.3as4poj" w:colFirst="0" w:colLast="0"/>
      <w:bookmarkEnd w:id="194"/>
      <w:r>
        <w:t>F</w:t>
      </w:r>
      <w:sdt>
        <w:sdtPr>
          <w:tag w:val="goog_rdk_28"/>
          <w:id w:val="1104533453"/>
        </w:sdtPr>
        <w:sdtEndPr/>
        <w:sdtContent/>
      </w:sdt>
      <w:r>
        <w:t>lux is lower at this site than previous measurements in the ETNP</w:t>
      </w:r>
    </w:p>
    <w:p w14:paraId="00000075" w14:textId="469B8532" w:rsidR="00104E87" w:rsidRDefault="004D045E">
      <w:r>
        <w:t xml:space="preserve">Flux at </w:t>
      </w:r>
      <w:del w:id="195" w:author="Clara Fuchsman" w:date="2021-05-13T21:55:00Z">
        <w:r w:rsidDel="005F35A0">
          <w:delText>our site</w:delText>
        </w:r>
      </w:del>
      <w:ins w:id="196" w:author="Clara Fuchsman" w:date="2021-05-13T21:55:00Z">
        <w:r w:rsidR="005F35A0">
          <w:t>P2</w:t>
        </w:r>
      </w:ins>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3B6974" w:rsidRPr="003B6974">
        <w:t>(Hartnett &amp; Devol, 2003; Van Mooy et al., 2002)</w:t>
      </w:r>
      <w:r w:rsidR="00B04B63">
        <w:fldChar w:fldCharType="end"/>
      </w:r>
      <w:r>
        <w:t>.</w:t>
      </w:r>
    </w:p>
    <w:p w14:paraId="00000076" w14:textId="77777777" w:rsidR="00104E87" w:rsidRDefault="004D045E">
      <w:pPr>
        <w:pStyle w:val="Heading2"/>
      </w:pPr>
      <w:bookmarkStart w:id="197" w:name="bookmark=id.1pxezwc" w:colFirst="0" w:colLast="0"/>
      <w:bookmarkEnd w:id="197"/>
      <w:r>
        <w:t>The flux to size relationship is typical of other sites</w:t>
      </w:r>
    </w:p>
    <w:p w14:paraId="00000077" w14:textId="75428509"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3B6974" w:rsidRPr="003B6974">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ins w:id="198" w:author="Clara Fuchsman" w:date="2021-05-13T21:58:00Z">
        <w:r w:rsidR="005F35A0">
          <w:t xml:space="preserve">Setting up, deploying and retrieving each trap </w:t>
        </w:r>
      </w:ins>
      <w:ins w:id="199" w:author="Clara Fuchsman" w:date="2021-05-13T21:59:00Z">
        <w:r w:rsidR="005F35A0">
          <w:t xml:space="preserve">array </w:t>
        </w:r>
      </w:ins>
      <w:ins w:id="200" w:author="Clara Fuchsman" w:date="2021-05-13T21:58:00Z">
        <w:r w:rsidR="005F35A0">
          <w:t>is a large effort. However,</w:t>
        </w:r>
      </w:ins>
      <w:ins w:id="201" w:author="Clara Fuchsman" w:date="2021-05-13T21:59:00Z">
        <w:r w:rsidR="005F35A0">
          <w:t xml:space="preserve"> c</w:t>
        </w:r>
      </w:ins>
      <w:del w:id="202" w:author="Clara Fuchsman" w:date="2021-05-13T21:59:00Z">
        <w:r w:rsidR="00D87184" w:rsidDel="005F35A0">
          <w:delText>C</w:delText>
        </w:r>
      </w:del>
      <w:r w:rsidR="00D87184">
        <w:t>oupled particle flux and size measurements that are more resolved with respect to</w:t>
      </w:r>
      <w:r>
        <w:t xml:space="preserve"> depth</w:t>
      </w:r>
      <w:r w:rsidR="00D87184">
        <w:t xml:space="preserve">, </w:t>
      </w:r>
      <w:r>
        <w:t xml:space="preserve">space </w:t>
      </w:r>
      <w:del w:id="203" w:author="Clara Fuchsman" w:date="2021-05-13T22:01:00Z">
        <w:r w:rsidDel="005F35A0">
          <w:delText xml:space="preserve">and </w:delText>
        </w:r>
      </w:del>
      <w:ins w:id="204" w:author="Clara Fuchsman" w:date="2021-05-13T22:01:00Z">
        <w:r w:rsidR="005F35A0">
          <w:t xml:space="preserve">or </w:t>
        </w:r>
      </w:ins>
      <w:r>
        <w:t xml:space="preserve">time might allow </w:t>
      </w:r>
      <w:r w:rsidR="00D87184">
        <w:t>for further exploration of the</w:t>
      </w:r>
      <w:r>
        <w:t xml:space="preserve"> </w:t>
      </w:r>
      <w:r>
        <w:lastRenderedPageBreak/>
        <w:t xml:space="preserve">spatiotemporal variability of this relationship. </w:t>
      </w:r>
      <w:ins w:id="205" w:author="Clara Fuchsman" w:date="2021-05-13T22:02:00Z">
        <w:r w:rsidR="005F35A0">
          <w:t>In o</w:t>
        </w:r>
      </w:ins>
      <w:ins w:id="206" w:author="Clara Fuchsman" w:date="2021-05-13T22:03:00Z">
        <w:r w:rsidR="005F35A0">
          <w:t>ther systems, c</w:t>
        </w:r>
      </w:ins>
      <w:del w:id="207" w:author="Clara Fuchsman" w:date="2021-05-13T22:03:00Z">
        <w:r w:rsidR="00D87184" w:rsidDel="005F35A0">
          <w:delText>C</w:delText>
        </w:r>
      </w:del>
      <w:r w:rsidR="00D87184">
        <w:t>ombined i</w:t>
      </w:r>
      <w:r>
        <w:t xml:space="preserve">mage analysis and gel traps </w:t>
      </w:r>
      <w:r w:rsidR="00EC3855">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3B6974" w:rsidRPr="003B6974">
        <w:t>(McDonnell &amp; Buesseler, 2010, 2012)</w:t>
      </w:r>
      <w:r w:rsidR="00EC3855">
        <w:fldChar w:fldCharType="end"/>
      </w:r>
      <w:r>
        <w:t xml:space="preserve"> </w:t>
      </w:r>
      <w:ins w:id="208" w:author="Clara Fuchsman" w:date="2021-05-13T22:02:00Z">
        <w:r w:rsidR="005F35A0">
          <w:t xml:space="preserve">has </w:t>
        </w:r>
      </w:ins>
      <w:r>
        <w:t>provide</w:t>
      </w:r>
      <w:ins w:id="209" w:author="Clara Fuchsman" w:date="2021-05-13T22:02:00Z">
        <w:r w:rsidR="005F35A0">
          <w:t>d</w:t>
        </w:r>
      </w:ins>
      <w:r>
        <w:t xml:space="preserve"> </w:t>
      </w:r>
      <w:del w:id="210" w:author="Clara Fuchsman" w:date="2021-05-13T22:02:00Z">
        <w:r w:rsidDel="005F35A0">
          <w:delText xml:space="preserve">the </w:delText>
        </w:r>
      </w:del>
      <w:r>
        <w:t>opportunit</w:t>
      </w:r>
      <w:ins w:id="211" w:author="Clara Fuchsman" w:date="2021-05-13T22:02:00Z">
        <w:r w:rsidR="005F35A0">
          <w:t>ies</w:t>
        </w:r>
      </w:ins>
      <w:del w:id="212" w:author="Clara Fuchsman" w:date="2021-05-13T22:02:00Z">
        <w:r w:rsidDel="005F35A0">
          <w:delText>y</w:delText>
        </w:r>
      </w:del>
      <w:r>
        <w:t xml:space="preserve"> to explore particle size to flux relationships and how they vary between particle types</w:t>
      </w:r>
      <w:ins w:id="213" w:author="Jacob Cram" w:date="2021-05-15T15:30:00Z">
        <w:r w:rsidR="00C92D2E">
          <w:t xml:space="preserve"> in more detail.</w:t>
        </w:r>
      </w:ins>
      <w:del w:id="214" w:author="Clara Fuchsman" w:date="2021-05-13T22:02:00Z">
        <w:r w:rsidDel="005F35A0">
          <w:delText xml:space="preserve"> in more </w:delText>
        </w:r>
        <w:commentRangeStart w:id="215"/>
        <w:r w:rsidDel="005F35A0">
          <w:delText>depth</w:delText>
        </w:r>
        <w:commentRangeEnd w:id="215"/>
        <w:r w:rsidR="005F35A0" w:rsidDel="005F35A0">
          <w:rPr>
            <w:rStyle w:val="CommentReference"/>
          </w:rPr>
          <w:commentReference w:id="215"/>
        </w:r>
      </w:del>
      <w:r w:rsidR="00D87184">
        <w:t>.</w:t>
      </w:r>
    </w:p>
    <w:p w14:paraId="00000078" w14:textId="1065E0A8" w:rsidR="00104E87" w:rsidRDefault="004D045E">
      <w:pPr>
        <w:pStyle w:val="Heading2"/>
      </w:pPr>
      <w:bookmarkStart w:id="216" w:name="bookmark=id.49x2ik5" w:colFirst="0" w:colLast="0"/>
      <w:bookmarkEnd w:id="216"/>
      <w:r>
        <w:t>Remineralization rates of all particles decrease in the ODZ, but disaggregation does not</w:t>
      </w:r>
    </w:p>
    <w:p w14:paraId="00000079" w14:textId="23044A0E"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“Model 1”. (Figure 5), and therefore our hypothesis </w:t>
      </w:r>
      <w:del w:id="217" w:author="Jacob Cram" w:date="2021-05-17T12:05:00Z">
        <w:r w:rsidDel="00374C9F">
          <w:rPr>
            <w:b/>
          </w:rPr>
          <w:delText>H</w:delText>
        </w:r>
        <w:r w:rsidR="00F06FFB" w:rsidDel="00374C9F">
          <w:rPr>
            <w:b/>
          </w:rPr>
          <w:delText>A</w:delText>
        </w:r>
        <w:r w:rsidDel="00374C9F">
          <w:rPr>
            <w:b/>
          </w:rPr>
          <w:delText>1</w:delText>
        </w:r>
      </w:del>
      <w:ins w:id="218" w:author="Jacob Cram" w:date="2021-05-17T12:05:00Z">
        <w:r w:rsidR="00374C9F">
          <w:rPr>
            <w:b/>
          </w:rPr>
          <w:t>H1</w:t>
        </w:r>
      </w:ins>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del w:id="219" w:author="Jacob Cram" w:date="2021-05-17T12:06:00Z">
        <w:r w:rsidR="00F06FFB" w:rsidRPr="00F06FFB" w:rsidDel="00374C9F">
          <w:rPr>
            <w:b/>
            <w:bCs/>
          </w:rPr>
          <w:delText>HA3</w:delText>
        </w:r>
      </w:del>
      <w:ins w:id="220" w:author="Jacob Cram" w:date="2021-05-17T12:06:00Z">
        <w:r w:rsidR="00374C9F">
          <w:rPr>
            <w:b/>
            <w:bCs/>
          </w:rPr>
          <w:t>H3</w:t>
        </w:r>
      </w:ins>
      <w:r>
        <w:t xml:space="preserve"> in which only the very large particles’ remineralization is slowed</w:t>
      </w:r>
      <w:ins w:id="221" w:author="Clara Fuchsman" w:date="2021-05-13T22:03:00Z">
        <w:r w:rsidR="005F35A0">
          <w:t xml:space="preserve"> due to sulfate reduction</w:t>
        </w:r>
      </w:ins>
      <w:r>
        <w:t>. The data at the oxic site, generally conformed to Weber and Bianchi’s</w:t>
      </w:r>
      <w:r w:rsidR="006E5628">
        <w:t xml:space="preserve"> null model</w:t>
      </w:r>
      <w:r>
        <w:t xml:space="preserve">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3B6974">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3B6974" w:rsidRPr="003B6974">
        <w:t>(Homoky et al., 2021; Lam et al., 2020)</w:t>
      </w:r>
      <w:r w:rsidR="00EC3855">
        <w:fldChar w:fldCharType="end"/>
      </w:r>
      <w:r>
        <w:t>.</w:t>
      </w:r>
    </w:p>
    <w:p w14:paraId="0000007A" w14:textId="77777777" w:rsidR="00104E87" w:rsidRDefault="004D045E">
      <w:pPr>
        <w:pStyle w:val="Heading2"/>
      </w:pPr>
      <w:bookmarkStart w:id="222" w:name="bookmark=id.2p2csry" w:colFirst="0" w:colLast="0"/>
      <w:bookmarkEnd w:id="222"/>
      <w:r>
        <w:t>Zooplankton likely transport organic matter into the ODZ core</w:t>
      </w:r>
    </w:p>
    <w:p w14:paraId="3A55F41E" w14:textId="43ABD270"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3B6974" w:rsidRPr="003B6974">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w:t>
      </w:r>
      <w:del w:id="223" w:author="Clara Fuchsman" w:date="2021-05-13T22:11:00Z">
        <w:r w:rsidDel="009C79F1">
          <w:delText xml:space="preserve">varies between days </w:delText>
        </w:r>
      </w:del>
      <w:r>
        <w:t xml:space="preserve">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ins w:id="224" w:author="Clara Fuchsman" w:date="2021-05-13T22:05:00Z">
        <w:r w:rsidR="005F35A0">
          <w:t>l</w:t>
        </w:r>
      </w:ins>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w:t>
      </w:r>
      <w:commentRangeStart w:id="225"/>
      <w:r>
        <w:t xml:space="preserve">particle flux itself does </w:t>
      </w:r>
      <w:proofErr w:type="gramStart"/>
      <w:r>
        <w:t>actually not</w:t>
      </w:r>
      <w:proofErr w:type="gramEnd"/>
      <w:r>
        <w:t xml:space="preserve"> vary</w:t>
      </w:r>
      <w:commentRangeEnd w:id="225"/>
      <w:r w:rsidR="009C79F1">
        <w:rPr>
          <w:rStyle w:val="CommentReference"/>
        </w:rPr>
        <w:commentReference w:id="225"/>
      </w:r>
      <w:r>
        <w:t>.</w:t>
      </w:r>
      <w:ins w:id="226" w:author="Jacob Cram" w:date="2021-05-15T15:33:00Z">
        <w:r w:rsidR="00C92D2E">
          <w:t xml:space="preserve"> </w:t>
        </w:r>
      </w:ins>
      <w:ins w:id="227" w:author="Jacob Cram" w:date="2021-05-15T15:41:00Z">
        <w:r w:rsidR="008072AE">
          <w:t xml:space="preserve">More likely, especially given the observation that this variability </w:t>
        </w:r>
      </w:ins>
      <w:ins w:id="228" w:author="Jacob Cram" w:date="2021-05-17T13:41:00Z">
        <w:r w:rsidR="00394613">
          <w:t>did not</w:t>
        </w:r>
      </w:ins>
      <w:ins w:id="229" w:author="Jacob Cram" w:date="2021-05-15T15:41:00Z">
        <w:r w:rsidR="008072AE">
          <w:t xml:space="preserve"> track well with the within day variability seen by the EK60 and the small number of particles that are zoop</w:t>
        </w:r>
      </w:ins>
      <w:ins w:id="230" w:author="Jacob Cram" w:date="2021-05-15T15:42:00Z">
        <w:r w:rsidR="008072AE">
          <w:t>lankton, is that such a factor only accounts for some of the observed variability in flux.</w:t>
        </w:r>
      </w:ins>
      <w:ins w:id="231" w:author="Jacob Cram" w:date="2021-05-15T15:40:00Z">
        <w:r w:rsidR="008072AE">
          <w:t xml:space="preserve"> </w:t>
        </w:r>
      </w:ins>
      <w:ins w:id="232" w:author="Jacob Cram" w:date="2021-05-15T15:42:00Z">
        <w:r w:rsidR="008072AE">
          <w:t xml:space="preserve">An additional source of temporal </w:t>
        </w:r>
      </w:ins>
      <w:ins w:id="233" w:author="Jacob Cram" w:date="2021-05-15T15:43:00Z">
        <w:r w:rsidR="008072AE">
          <w:t>variability</w:t>
        </w:r>
      </w:ins>
      <w:ins w:id="234" w:author="Jacob Cram" w:date="2021-05-15T15:42:00Z">
        <w:r w:rsidR="008072AE">
          <w:t xml:space="preserve"> in flux is variation in particle export</w:t>
        </w:r>
      </w:ins>
      <w:ins w:id="235" w:author="Jacob Cram" w:date="2021-05-15T15:43:00Z">
        <w:r w:rsidR="008072AE">
          <w:t xml:space="preserve"> from the photic zone.</w:t>
        </w:r>
      </w:ins>
      <w:del w:id="236" w:author="Jacob Cram" w:date="2021-05-15T15:42:00Z">
        <w:r w:rsidR="00F94AB5" w:rsidDel="008072AE">
          <w:delText xml:space="preserve"> </w:delText>
        </w:r>
      </w:del>
      <w:del w:id="237" w:author="Clara Fuchsman" w:date="2021-05-13T22:05:00Z">
        <w:r w:rsidR="00F94AB5" w:rsidDel="009C79F1">
          <w:delText>Another possible interpretation of our data is that surface production varies in such a way as to generate the apparent increases in flux with depth.</w:delText>
        </w:r>
      </w:del>
    </w:p>
    <w:p w14:paraId="0000007B" w14:textId="0295833B" w:rsidR="00104E87" w:rsidRDefault="00EC3855">
      <w:r>
        <w:t xml:space="preserve">Zooplankton are known to also congregate at the lower boundaries of ODZs </w:t>
      </w:r>
      <w:commentRangeStart w:id="238"/>
      <w:r>
        <w:fldChar w:fldCharType="begin"/>
      </w:r>
      <w:r>
        <w:instrText xml:space="preserve"> ADDIN ZOTERO_ITEM CSL_CITATION {"citationID":"t3hwfUiC","properties":{"formattedCitation":"(Wishner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Pr>
          <w:rFonts w:ascii="Cambria Math" w:hAnsi="Cambria Math" w:cs="Cambria Math"/>
        </w:rPr>
        <w:instrText>∘</w:instrText>
      </w:r>
      <w:r>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Pr>
          <w:rFonts w:ascii="Cambria Math" w:hAnsi="Cambria Math" w:cs="Cambria Math"/>
        </w:rPr>
        <w:instrText>∼</w:instrText>
      </w:r>
      <w:r>
        <w:instrText>600 to\n</w:instrText>
      </w:r>
      <w:r>
        <w:rPr>
          <w:rFonts w:ascii="Cambria Math" w:hAnsi="Cambria Math" w:cs="Cambria Math"/>
        </w:rPr>
        <w:instrText>∼</w:instrText>
      </w:r>
      <w:r>
        <w:instrText>800 m, and the depth of diapause for Eucalanus inermis shifted from\n</w:instrText>
      </w:r>
      <w:r>
        <w:rPr>
          <w:rFonts w:ascii="Cambria Math" w:hAnsi="Cambria Math" w:cs="Cambria Math"/>
        </w:rPr>
        <w:instrText>∼</w:instrText>
      </w:r>
      <w:r>
        <w:instrText xml:space="preserve">500 to </w:instrText>
      </w:r>
      <w:r>
        <w:rPr>
          <w:rFonts w:ascii="Cambria Math" w:hAnsi="Cambria Math" w:cs="Cambria Math"/>
        </w:rPr>
        <w:instrText>∼</w:instrText>
      </w:r>
      <w:r>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Pr>
          <w:rFonts w:ascii="Cambria Math" w:hAnsi="Cambria Math" w:cs="Cambria Math"/>
        </w:rPr>
        <w:instrText>∼</w:instrText>
      </w:r>
      <w:r>
        <w:instrText>20 m) when the aerobic mixed layer was thin and the low-oxygen OMZ broad, but it was much deeper (</w:instrText>
      </w:r>
      <w:r>
        <w:rPr>
          <w:rFonts w:ascii="Cambria Math" w:hAnsi="Cambria Math" w:cs="Cambria Math"/>
        </w:rPr>
        <w:instrText>∼</w:instrText>
      </w:r>
      <w:r>
        <w:instrText xml:space="preserve">100 m) when the mixed\nlayer and higher oxygen extended deeper; daytime depth in both situations\nwas </w:instrText>
      </w:r>
      <w:r>
        <w:rPr>
          <w:rFonts w:ascii="Cambria Math" w:hAnsi="Cambria Math" w:cs="Cambria Math"/>
        </w:rPr>
        <w:instrText>∼</w:instrText>
      </w:r>
      <w:r>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3B6974" w:rsidRPr="003B6974">
        <w:t>(Wishner et al., 2020)</w:t>
      </w:r>
      <w:r>
        <w:fldChar w:fldCharType="end"/>
      </w:r>
      <w:commentRangeEnd w:id="238"/>
      <w:r w:rsidR="009C79F1">
        <w:rPr>
          <w:rStyle w:val="CommentReference"/>
        </w:rPr>
        <w:commentReference w:id="238"/>
      </w:r>
      <w:r>
        <w:t xml:space="preserve"> and high urea concentrations in the lower oxycline of the ETNP has been suggested to be due to these zooplankton </w:t>
      </w:r>
      <w:commentRangeStart w:id="239"/>
      <w:r>
        <w:fldChar w:fldCharType="begin"/>
      </w:r>
      <w:r>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Pr>
          <w:rFonts w:ascii="Cambria Math" w:hAnsi="Cambria Math" w:cs="Cambria Math"/>
        </w:rPr>
        <w:instrText>∼</w:instrText>
      </w:r>
      <w:r>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3B6974" w:rsidRPr="003B6974">
        <w:t>(Widner et al., 2018)</w:t>
      </w:r>
      <w:r>
        <w:fldChar w:fldCharType="end"/>
      </w:r>
      <w:commentRangeEnd w:id="239"/>
      <w:r w:rsidR="00A250C2">
        <w:rPr>
          <w:rStyle w:val="CommentReference"/>
        </w:rPr>
        <w:commentReference w:id="239"/>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w:t>
      </w:r>
      <w:commentRangeStart w:id="240"/>
      <w:r>
        <w:t>in-situ formation</w:t>
      </w:r>
      <w:ins w:id="241" w:author="Jacob Cram" w:date="2021-05-15T15:32:00Z">
        <w:r w:rsidR="00C92D2E">
          <w:t xml:space="preserve"> by chemoautotrophic processes</w:t>
        </w:r>
      </w:ins>
      <w:r>
        <w:t xml:space="preserve"> or horizontal advection of small particles</w:t>
      </w:r>
      <w:commentRangeEnd w:id="240"/>
      <w:r w:rsidR="009C79F1">
        <w:rPr>
          <w:rStyle w:val="CommentReference"/>
        </w:rPr>
        <w:commentReference w:id="240"/>
      </w:r>
      <w:r>
        <w:t>.</w:t>
      </w:r>
      <w:bookmarkStart w:id="242" w:name="bookmark=id.147n2zr" w:colFirst="0" w:colLast="0"/>
      <w:bookmarkEnd w:id="242"/>
    </w:p>
    <w:p w14:paraId="0000007C" w14:textId="77777777" w:rsidR="00104E87" w:rsidRDefault="004D045E">
      <w:pPr>
        <w:pStyle w:val="Heading2"/>
      </w:pPr>
      <w:r>
        <w:t>Zooplankton likely disaggregate particles in the ODZ core</w:t>
      </w:r>
    </w:p>
    <w:p w14:paraId="0000007D" w14:textId="430B9DFF"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t>
      </w:r>
      <w:r>
        <w:lastRenderedPageBreak/>
        <w:t xml:space="preserve">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3B6974" w:rsidRPr="003B6974">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3B6974" w:rsidRPr="003B6974">
        <w:t>(Dilling &amp; Alldredge, 2000; Goldthwait et al., 2005)</w:t>
      </w:r>
      <w:r w:rsidR="00EC3855">
        <w:fldChar w:fldCharType="end"/>
      </w:r>
      <w:r>
        <w:t xml:space="preserve">. While other processes such as horizontal 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3B6974" w:rsidRPr="003B6974">
        <w:t>(Inthorn,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16A80E2C" w:rsidR="00104E87" w:rsidRDefault="004D045E">
      <w:r>
        <w:t xml:space="preserve">Other deviations from model assumptions could also explain the increase in small particles relative to model predictions. </w:t>
      </w:r>
      <w:del w:id="243" w:author="Clara Fuchsman" w:date="2021-05-13T22:13:00Z">
        <w:r w:rsidDel="009C79F1">
          <w:delText xml:space="preserve">For instance, if the model’s assumed relationships between size, flux, sinking speed and biomass are not all accurate, particle dynamics might differ from our predictions. </w:delText>
        </w:r>
      </w:del>
      <w:r>
        <w:t xml:space="preserve">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3B6974" w:rsidRPr="003B6974">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3B6974" w:rsidRPr="003B6974">
        <w:t>(Cram et al., 2018; Guidi et al., 2008)</w:t>
      </w:r>
      <w:r w:rsidR="00EC3855">
        <w:fldChar w:fldCharType="end"/>
      </w:r>
      <w:r>
        <w:t>, and that these two values sum to the particle flux fractal dimension. If any of these assumptions do not hold, the magnitude of the values may differ.</w:t>
      </w:r>
    </w:p>
    <w:p w14:paraId="0000007F" w14:textId="39EE938B"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3B6974" w:rsidRPr="003B6974">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3B6974" w:rsidRPr="003B6974">
        <w:t>(2020)</w:t>
      </w:r>
      <w:r w:rsidR="004A766D">
        <w:fldChar w:fldCharType="end"/>
      </w:r>
      <w:r>
        <w:t xml:space="preserve"> Model 3, corresponding to </w:t>
      </w:r>
      <w:del w:id="244" w:author="Jacob Cram" w:date="2021-05-17T12:06:00Z">
        <w:r w:rsidRPr="006065A2" w:rsidDel="00374C9F">
          <w:rPr>
            <w:b/>
            <w:bCs/>
          </w:rPr>
          <w:delText>H</w:delText>
        </w:r>
        <w:r w:rsidR="006065A2" w:rsidRPr="006065A2" w:rsidDel="00374C9F">
          <w:rPr>
            <w:b/>
            <w:bCs/>
          </w:rPr>
          <w:delText>A3</w:delText>
        </w:r>
      </w:del>
      <w:ins w:id="245" w:author="Jacob Cram" w:date="2021-05-17T12:06:00Z">
        <w:r w:rsidR="00374C9F">
          <w:rPr>
            <w:b/>
            <w:bCs/>
          </w:rPr>
          <w:t>H3</w:t>
        </w:r>
      </w:ins>
      <w:r>
        <w:t xml:space="preserve">, in which large particles remineralize slower than larger ones could also be occurring. Like aggregation, this process could be occurring through the </w:t>
      </w:r>
      <w:del w:id="246" w:author="Clara Fuchsman" w:date="2021-05-13T22:13:00Z">
        <w:r w:rsidDel="009C79F1">
          <w:delText xml:space="preserve">OMZ </w:delText>
        </w:r>
      </w:del>
      <w:ins w:id="247" w:author="Clara Fuchsman" w:date="2021-05-13T22:13:00Z">
        <w:r w:rsidR="009C79F1">
          <w:t xml:space="preserve">ODZ </w:t>
        </w:r>
      </w:ins>
      <w:r>
        <w:t>but is overwhelmed by the effects of disaggregation above 500 m.</w:t>
      </w:r>
    </w:p>
    <w:p w14:paraId="00000080" w14:textId="77777777" w:rsidR="00104E87" w:rsidRDefault="004D045E">
      <w:pPr>
        <w:pStyle w:val="Heading2"/>
      </w:pPr>
      <w:bookmarkStart w:id="248" w:name="bookmark=id.3o7alnk" w:colFirst="0" w:colLast="0"/>
      <w:bookmarkEnd w:id="248"/>
      <w:r>
        <w:t>Water mass changes may affect particle flux and size changes</w:t>
      </w:r>
    </w:p>
    <w:p w14:paraId="60F17794" w14:textId="2513353F"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commentRangeStart w:id="249"/>
      <w:r w:rsidR="004A766D">
        <w:t>The</w:t>
      </w:r>
      <w:r>
        <w:t xml:space="preserve"> AAIW is suggested to have </w:t>
      </w:r>
      <w:del w:id="250" w:author="Clara Fuchsman" w:date="2021-05-13T22:17:00Z">
        <w:r w:rsidDel="00107BA2">
          <w:delText xml:space="preserve">higher </w:delText>
        </w:r>
      </w:del>
      <w:ins w:id="251" w:author="Clara Fuchsman" w:date="2021-05-13T22:17:00Z">
        <w:r w:rsidR="00107BA2">
          <w:t xml:space="preserve">nanomolar </w:t>
        </w:r>
      </w:ins>
      <w:r>
        <w:t>oxygen concentration</w:t>
      </w:r>
      <w:ins w:id="252" w:author="Clara Fuchsman" w:date="2021-05-13T22:18:00Z">
        <w:r w:rsidR="00107BA2">
          <w:t>s</w:t>
        </w:r>
      </w:ins>
      <w:r>
        <w:t xml:space="preserve"> </w:t>
      </w:r>
      <w:ins w:id="253" w:author="Jacob Cram" w:date="2021-05-15T16:02:00Z">
        <w:r w:rsidR="00537C42">
          <w:t xml:space="preserve">based on iodine </w:t>
        </w:r>
      </w:ins>
      <w:ins w:id="254" w:author="Jacob Cram" w:date="2021-05-15T16:03:00Z">
        <w:r w:rsidR="00537C42">
          <w:t>oxidation</w:t>
        </w:r>
      </w:ins>
      <w:ins w:id="255" w:author="Jacob Cram" w:date="2021-05-15T16:02:00Z">
        <w:r w:rsidR="00537C42">
          <w:t xml:space="preserve"> state </w:t>
        </w:r>
      </w:ins>
      <w:ins w:id="256" w:author="Jacob Cram" w:date="2021-05-15T16:03:00Z">
        <w:r w:rsidR="00537C42">
          <w:t>proxy</w:t>
        </w:r>
      </w:ins>
      <w:ins w:id="257" w:author="Jacob Cram" w:date="2021-05-15T16:02:00Z">
        <w:r w:rsidR="00537C42">
          <w:t xml:space="preserve"> data, likely as a result of having a different history than the overlying waters in which less organic matter has </w:t>
        </w:r>
      </w:ins>
      <w:ins w:id="258" w:author="Jacob Cram" w:date="2021-05-15T16:03:00Z">
        <w:r w:rsidR="00537C42">
          <w:t>remineralized in this water mass by the time it reaches the ETNP</w:t>
        </w:r>
      </w:ins>
      <w:commentRangeStart w:id="259"/>
      <w:commentRangeStart w:id="260"/>
      <w:ins w:id="261" w:author="Clara Fuchsman" w:date="2021-05-13T22:19:00Z">
        <w:del w:id="262" w:author="Jacob Cram" w:date="2021-05-15T16:02:00Z">
          <w:r w:rsidR="00107BA2" w:rsidDel="00537C42">
            <w:delText>due to</w:delText>
          </w:r>
          <w:commentRangeEnd w:id="259"/>
          <w:r w:rsidR="00107BA2" w:rsidDel="00537C42">
            <w:rPr>
              <w:rStyle w:val="CommentReference"/>
            </w:rPr>
            <w:commentReference w:id="259"/>
          </w:r>
        </w:del>
      </w:ins>
      <w:commentRangeEnd w:id="260"/>
      <w:r w:rsidR="00537C42">
        <w:rPr>
          <w:rStyle w:val="CommentReference"/>
        </w:rPr>
        <w:commentReference w:id="260"/>
      </w:r>
      <w:ins w:id="263" w:author="Clara Fuchsman" w:date="2021-05-13T22:19:00Z">
        <w:del w:id="264" w:author="Jacob Cram" w:date="2021-05-15T16:02:00Z">
          <w:r w:rsidR="00107BA2" w:rsidDel="00537C42">
            <w:delText>…</w:delText>
          </w:r>
        </w:del>
        <w:r w:rsidR="00107BA2">
          <w:t>..</w:t>
        </w:r>
      </w:ins>
      <w:del w:id="265" w:author="Clara Fuchsman" w:date="2021-05-13T22:17:00Z">
        <w:r w:rsidDel="00107BA2">
          <w:delText>than overlying waters</w:delText>
        </w:r>
        <w:r w:rsidR="004A766D" w:rsidDel="00107BA2">
          <w:delText xml:space="preserve"> though much of the ODZ</w:delText>
        </w:r>
        <w:commentRangeEnd w:id="249"/>
        <w:r w:rsidR="009C79F1" w:rsidDel="00107BA2">
          <w:rPr>
            <w:rStyle w:val="CommentReference"/>
          </w:rPr>
          <w:commentReference w:id="249"/>
        </w:r>
        <w:r w:rsidDel="00107BA2">
          <w:delText xml:space="preserve"> </w:delText>
        </w:r>
      </w:del>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3B6974" w:rsidRPr="003B6974">
        <w:t>(Evans et al., 2020)</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3B6974" w:rsidRPr="003B6974">
        <w:t>(Tiano et al., 2014)</w:t>
      </w:r>
      <w:r w:rsidR="001F2172">
        <w:fldChar w:fldCharType="end"/>
      </w:r>
      <w:r w:rsidR="004A766D">
        <w:t xml:space="preserve">. It is conceivable that </w:t>
      </w:r>
      <w:del w:id="266" w:author="Jacob Cram" w:date="2021-05-15T15:46:00Z">
        <w:r w:rsidR="004A766D" w:rsidDel="008072AE">
          <w:delText xml:space="preserve">the AAIW water mass </w:delText>
        </w:r>
        <w:r w:rsidR="001F2172" w:rsidDel="008072AE">
          <w:delText>harbored trace oxygen</w:delText>
        </w:r>
        <w:r w:rsidR="004A766D" w:rsidDel="008072AE">
          <w:delText xml:space="preserve"> during our study, </w:delText>
        </w:r>
        <w:commentRangeStart w:id="267"/>
        <w:r w:rsidR="004A766D" w:rsidDel="008072AE">
          <w:delText>but not in 2012</w:delText>
        </w:r>
        <w:commentRangeEnd w:id="267"/>
        <w:r w:rsidR="00107BA2" w:rsidDel="008072AE">
          <w:rPr>
            <w:rStyle w:val="CommentReference"/>
          </w:rPr>
          <w:commentReference w:id="267"/>
        </w:r>
        <w:r w:rsidR="004A766D" w:rsidDel="008072AE">
          <w:delText xml:space="preserve">. It is also possible that </w:delText>
        </w:r>
      </w:del>
      <w:r w:rsidR="004A766D">
        <w:t xml:space="preserve">the AAIW has </w:t>
      </w:r>
      <w:del w:id="268" w:author="Clara Fuchsman" w:date="2021-05-13T22:29:00Z">
        <w:r w:rsidR="004A766D" w:rsidDel="00B22615">
          <w:delText xml:space="preserve">different </w:delText>
        </w:r>
      </w:del>
      <w:ins w:id="269" w:author="Clara Fuchsman" w:date="2021-05-13T22:29:00Z">
        <w:r w:rsidR="00B22615">
          <w:t xml:space="preserve">bigger </w:t>
        </w:r>
      </w:ins>
      <w:r w:rsidR="004A766D">
        <w:t xml:space="preserve">particle size and </w:t>
      </w:r>
      <w:ins w:id="270" w:author="Clara Fuchsman" w:date="2021-05-13T22:29:00Z">
        <w:r w:rsidR="00B22615">
          <w:t xml:space="preserve">lower </w:t>
        </w:r>
      </w:ins>
      <w:r w:rsidR="004A766D">
        <w:t>abundance characteristics due to its having advected from different geographic regions than the overlying water</w:t>
      </w:r>
      <w:ins w:id="271" w:author="Clara Fuchsman" w:date="2021-05-13T22:29:00Z">
        <w:r w:rsidR="00B22615">
          <w:t xml:space="preserve">, </w:t>
        </w:r>
      </w:ins>
      <w:ins w:id="272" w:author="Clara Fuchsman" w:date="2021-05-13T22:30:00Z">
        <w:r w:rsidR="00B22615">
          <w:t xml:space="preserve">but it is difficult to see why </w:t>
        </w:r>
      </w:ins>
      <w:ins w:id="273" w:author="Clara Fuchsman" w:date="2021-05-13T22:31:00Z">
        <w:r w:rsidR="00B22615">
          <w:t xml:space="preserve">this would be the case as these water masses </w:t>
        </w:r>
      </w:ins>
      <w:ins w:id="274" w:author="Clara Fuchsman" w:date="2021-05-13T22:34:00Z">
        <w:r w:rsidR="00B22615">
          <w:t>stay</w:t>
        </w:r>
      </w:ins>
      <w:ins w:id="275" w:author="Clara Fuchsman" w:date="2021-05-13T22:31:00Z">
        <w:r w:rsidR="00B22615">
          <w:t xml:space="preserve"> in the ODZ region for </w:t>
        </w:r>
        <w:commentRangeStart w:id="276"/>
        <w:r w:rsidR="00B22615">
          <w:t>years</w:t>
        </w:r>
      </w:ins>
      <w:commentRangeEnd w:id="276"/>
      <w:ins w:id="277" w:author="Clara Fuchsman" w:date="2021-05-13T22:32:00Z">
        <w:r w:rsidR="00B22615">
          <w:rPr>
            <w:rStyle w:val="CommentReference"/>
          </w:rPr>
          <w:commentReference w:id="276"/>
        </w:r>
        <w:r w:rsidR="00B22615">
          <w:t xml:space="preserve"> </w:t>
        </w:r>
      </w:ins>
      <w:r w:rsidR="00394613">
        <w:fldChar w:fldCharType="begin"/>
      </w:r>
      <w:r w:rsidR="00394613">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394613" w:rsidRPr="00394613">
        <w:t>(DeVries et al., 2012)</w:t>
      </w:r>
      <w:r w:rsidR="00394613">
        <w:fldChar w:fldCharType="end"/>
      </w:r>
      <w:ins w:id="278" w:author="Clara Fuchsman" w:date="2021-05-13T22:33:00Z">
        <w:r w:rsidR="00B22615">
          <w:t xml:space="preserve"> and particles have a much shorter residence t</w:t>
        </w:r>
      </w:ins>
      <w:ins w:id="279" w:author="Clara Fuchsman" w:date="2021-05-13T22:34:00Z">
        <w:r w:rsidR="00B22615">
          <w:t>ime</w:t>
        </w:r>
      </w:ins>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w:t>
      </w:r>
      <w:ins w:id="280" w:author="Clara Fuchsman" w:date="2021-05-13T22:20:00Z">
        <w:r w:rsidR="00107BA2">
          <w:t xml:space="preserve">even </w:t>
        </w:r>
      </w:ins>
      <w:r w:rsidR="006065A2">
        <w:t>be using water mass characteristics</w:t>
      </w:r>
      <w:r w:rsidR="00F71511">
        <w:t>, such as temperature or salinity,</w:t>
      </w:r>
      <w:r w:rsidR="006065A2">
        <w:t xml:space="preserve"> to determine their migration depths.</w:t>
      </w:r>
    </w:p>
    <w:p w14:paraId="00000082" w14:textId="27ACA872"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del w:id="281" w:author="Clara Fuchsman" w:date="2021-05-13T22:28:00Z">
        <w:r w:rsidDel="00B22615">
          <w:delText xml:space="preserve">, </w:delText>
        </w:r>
        <w:commentRangeStart w:id="282"/>
        <w:r w:rsidR="001F2172" w:rsidDel="00B22615">
          <w:delText xml:space="preserve">even though </w:delText>
        </w:r>
        <w:r w:rsidDel="00B22615">
          <w:delText xml:space="preserve">the 13CW </w:delText>
        </w:r>
        <w:r w:rsidR="001F2172" w:rsidDel="00B22615">
          <w:delText>is more anoxic through much of the ODZ than the</w:delText>
        </w:r>
        <w:r w:rsidDel="00B22615">
          <w:delText xml:space="preserve"> NEPIW </w:delText>
        </w:r>
        <w:commentRangeEnd w:id="282"/>
        <w:r w:rsidR="00107BA2" w:rsidDel="00B22615">
          <w:rPr>
            <w:rStyle w:val="CommentReference"/>
          </w:rPr>
          <w:commentReference w:id="282"/>
        </w:r>
        <w:commentRangeStart w:id="283"/>
        <w:r w:rsidR="004A766D" w:rsidDel="00B22615">
          <w:fldChar w:fldCharType="begin"/>
        </w:r>
        <w:r w:rsidR="004A766D" w:rsidRPr="00B22615" w:rsidDel="00B22615">
          <w:delInstrText xml:space="preserve"> ADDIN ZOTERO_ITEM CSL_CITATION {"citationID":"fQEf5Qkx","properties":{"formattedCitation":"(Evans et al., 2020; Larsen et al., 2016)","plainCitation":"(Evans et al., 2020; Larsen et al., 2016)","noteIndex":0},"citationItems":[{"id":9408,"uris":["http://zotero.org/users/158097/items/V6EYTHZW"],"uri":["http://zotero.org/users/158097/items/V6EYTHZW"],"itemData":{"id":9408,"type":"article-journal","abstract":"Oceanic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W."}],"issued":{"date-parts":[["2020"]]}}},{"id":9402,"uris":["http://zotero.org/users/158097/items/EAR6C4DW"],"uri":["http://zotero.org/users/158097/items/EAR6C4DW"],"itemData":{"id":9402,"type":"article-journal","abstract":"Conventional sensors for the quantification of O2 availability in aquatic environments typically have limits of detection (LOD) of &gt; 1 μmol L−1 and do not have sufficient resolution to reliably measure concentrations in strongly O2 depleted environments. We present a novel trace optical sensor based on the palladium(II)-benzoporphyrin luminophore, immobilized in a perfluorinated matrix with high O2 permeability. The trace sensor has a detection limit of </w:delInstrText>
        </w:r>
        <w:r w:rsidR="004A766D" w:rsidRPr="00B22615" w:rsidDel="00B22615">
          <w:rPr>
            <w:rFonts w:ascii="Cambria Math" w:hAnsi="Cambria Math" w:cs="Cambria Math"/>
          </w:rPr>
          <w:delInstrText>∼</w:delInstrText>
        </w:r>
        <w:r w:rsidR="004A766D" w:rsidRPr="00B22615" w:rsidDel="00B22615">
          <w:delInstrText xml:space="preserve">5 nmol L−1 with a dynamic range extending up to </w:delInstrText>
        </w:r>
        <w:r w:rsidR="004A766D" w:rsidRPr="00B22615" w:rsidDel="00B22615">
          <w:rPr>
            <w:rFonts w:ascii="Cambria Math" w:hAnsi="Cambria Math" w:cs="Cambria Math"/>
          </w:rPr>
          <w:delInstrText>∼</w:delInstrText>
        </w:r>
        <w:r w:rsidR="004A766D" w:rsidRPr="00B22615" w:rsidDel="00B22615">
          <w:delInstrText xml:space="preserve">2 μmol L−1. The sensor demonstrates a response time &lt; 30 s and a small, predictable, and fully reversible response to hydrostatic pressure and temperature. The sensor showed excellent stability for continuously measurements during depth profiling in Oxygen Minimum Zones (OMZ). The novel sensor was deployed in situ using a Trace Oxygen Profiler instrument (TOP) equipped with two additional O2 optical sensors, with higher dynamic range, allowing, when combined, measurements of O2 concentration from </w:delInstrText>
        </w:r>
        <w:r w:rsidR="004A766D" w:rsidRPr="00B22615" w:rsidDel="00B22615">
          <w:rPr>
            <w:rFonts w:ascii="Cambria Math" w:hAnsi="Cambria Math" w:cs="Cambria Math"/>
          </w:rPr>
          <w:delInstrText>∼</w:delInstrText>
        </w:r>
        <w:r w:rsidR="004A766D" w:rsidRPr="00B22615" w:rsidDel="00B22615">
          <w:delInstrText xml:space="preserve">5 nmol L−1 to 1000 μmol L−1 with a single instrument. The TOP instrument was deployed in the OMZ regions of the Eastern Tropical North Pacific (ETNP) and Bay of Bengal (BoB). The measurements demonstrated that O2 concentrations in the ETNP generally were below the LOD of the trace sensor, but that large sub-micromolar O2 intrusions, spanning 60–80 m with maximum O2 concentrations above 50 nmol L−1, could be observed in the OMZ core. The O2 concentrations in the BoB were high compared to the ETNP and rarely decreased below 50 nmol L−1, but demonstrated tremendous small-scale variability.","container-title":"Limnology and Oceanography: Methods","DOI":"https://doi.org/10.1002/lom3.10126","ISSN":"1541-5856","issue":"12","language":"en","note":"_eprint: https://onlinelibrary.wiley.com/doi/pdf/10.1002/lom3.10126","page":"784-800","source":"Wiley Online Library","title":"In situ quantification of ultra-low O2 concentrations in oxygen minimum zones: Application of novel optodes","title-short":"In situ quantification of ultra-low O2 concentrations in oxygen minimum zones","volume":"14","author":[{"family":"Larsen","given":"Morten"},{"family":"Lehner","given":"Philipp"},{"family":"Borisov","given":"Sergey M."},{"family":"Klimant","given":"Ingo"},{"family":"Fischer","given":"Jan P."},{"family":"Stewart","given":"Frank J."},{"family":"Canfield","given":"Donald E."},{"family":"Glud","given":"Ronnie N."}],"issued":{"date-parts":[["2016"]]}}}],"schema":"https://github.com/citation-style-language/schema/raw/master/csl-citation.json"} </w:delInstrText>
        </w:r>
        <w:r w:rsidR="004A766D" w:rsidDel="00B22615">
          <w:fldChar w:fldCharType="separate"/>
        </w:r>
        <w:r w:rsidR="003B6974" w:rsidRPr="00B22615" w:rsidDel="00B22615">
          <w:delText>(Evans et al., 2020; Larsen et al., 2016)</w:delText>
        </w:r>
        <w:r w:rsidR="004A766D" w:rsidDel="00B22615">
          <w:fldChar w:fldCharType="end"/>
        </w:r>
        <w:commentRangeEnd w:id="283"/>
        <w:r w:rsidR="00B22615" w:rsidDel="00B22615">
          <w:rPr>
            <w:rStyle w:val="CommentReference"/>
          </w:rPr>
          <w:commentReference w:id="283"/>
        </w:r>
        <w:r w:rsidDel="00B22615">
          <w:delText>.</w:delText>
        </w:r>
      </w:del>
      <w:ins w:id="284" w:author="Clara Fuchsman" w:date="2021-05-13T22:28:00Z">
        <w:r w:rsidR="00B22615">
          <w:t>.</w:t>
        </w:r>
      </w:ins>
      <w:r w:rsidR="001F2172" w:rsidRPr="001F2172">
        <w:t xml:space="preserve"> </w:t>
      </w:r>
      <w:r w:rsidR="001F2172">
        <w:t xml:space="preserve">Thus, we would argue that any </w:t>
      </w:r>
      <w:del w:id="285" w:author="Clara Fuchsman" w:date="2021-05-13T22:28:00Z">
        <w:r w:rsidR="001F2172" w:rsidDel="00B22615">
          <w:delText>trace oxygen</w:delText>
        </w:r>
        <w:r w:rsidR="00F71511" w:rsidDel="00B22615">
          <w:delText xml:space="preserve"> or </w:delText>
        </w:r>
      </w:del>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513E1CBD" w14:textId="7DB928FE" w:rsidR="00537C42" w:rsidRPr="007E19EE" w:rsidDel="007E19EE" w:rsidRDefault="004D045E">
      <w:pPr>
        <w:rPr>
          <w:del w:id="286" w:author="Jacob Cram" w:date="2021-05-17T11:53:00Z"/>
          <w:b/>
          <w:bCs/>
          <w:rPrChange w:id="287" w:author="Jacob Cram" w:date="2021-05-17T11:53:00Z">
            <w:rPr>
              <w:del w:id="288" w:author="Jacob Cram" w:date="2021-05-17T11:53:00Z"/>
            </w:rPr>
          </w:rPrChange>
        </w:rPr>
        <w:pPrChange w:id="289" w:author="Jacob Cram" w:date="2021-05-15T16:07:00Z">
          <w:pPr>
            <w:pStyle w:val="Heading2"/>
          </w:pPr>
        </w:pPrChange>
      </w:pPr>
      <w:bookmarkStart w:id="290" w:name="bookmark=id.23ckvvd" w:colFirst="0" w:colLast="0"/>
      <w:bookmarkEnd w:id="290"/>
      <w:del w:id="291" w:author="Jacob Cram" w:date="2021-05-17T12:03:00Z">
        <w:r w:rsidDel="00DD1F8F">
          <w:delText xml:space="preserve">Revisiting </w:delText>
        </w:r>
      </w:del>
      <w:del w:id="292" w:author="Jacob Cram" w:date="2021-05-17T11:52:00Z">
        <w:r w:rsidDel="007E19EE">
          <w:delText>Hypotheses</w:delText>
        </w:r>
      </w:del>
    </w:p>
    <w:p w14:paraId="00000084" w14:textId="725B6652" w:rsidR="00104E87" w:rsidDel="00DD1F8F" w:rsidRDefault="004D045E">
      <w:pPr>
        <w:rPr>
          <w:del w:id="293" w:author="Jacob Cram" w:date="2021-05-17T12:03:00Z"/>
        </w:rPr>
      </w:pPr>
      <w:del w:id="294" w:author="Jacob Cram" w:date="2021-05-17T12:03:00Z">
        <w:r w:rsidDel="00DD1F8F">
          <w:delText xml:space="preserve">Our data provide the first combined look at the relationship between particle size, particle flux, and migratory organisms. </w:delText>
        </w:r>
      </w:del>
      <w:del w:id="295" w:author="Jacob Cram" w:date="2021-05-17T11:54:00Z">
        <w:r w:rsidDel="007E19EE">
          <w:delText xml:space="preserve">Our data support only the first of the three </w:delText>
        </w:r>
        <w:r w:rsidR="006E5628" w:rsidDel="007E19EE">
          <w:delText xml:space="preserve">of Weber and Bianchi’s </w:delText>
        </w:r>
        <w:r w:rsidR="006E5628" w:rsidDel="007E19EE">
          <w:fldChar w:fldCharType="begin"/>
        </w:r>
        <w:r w:rsidR="006E5628" w:rsidDel="007E19EE">
          <w:delInstrText xml:space="preserve"> ADDIN ZOTERO_ITEM CSL_CITATION {"citationID":"qldZrOwc","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delInstrText>
        </w:r>
        <w:r w:rsidR="006E5628" w:rsidDel="007E19EE">
          <w:fldChar w:fldCharType="separate"/>
        </w:r>
        <w:r w:rsidR="003B6974" w:rsidRPr="003B6974" w:rsidDel="007E19EE">
          <w:delText>(2020)</w:delText>
        </w:r>
        <w:r w:rsidR="006E5628" w:rsidDel="007E19EE">
          <w:fldChar w:fldCharType="end"/>
        </w:r>
        <w:r w:rsidDel="007E19EE">
          <w:delText xml:space="preserve"> </w:delText>
        </w:r>
      </w:del>
      <w:del w:id="296" w:author="Jacob Cram" w:date="2021-05-17T12:03:00Z">
        <w:r w:rsidDel="00DD1F8F">
          <w:delText xml:space="preserve">hypotheses that particles of all sizes remineralize more slowly in ODZs </w:delText>
        </w:r>
        <w:r w:rsidDel="00DD1F8F">
          <w:rPr>
            <w:b/>
          </w:rPr>
          <w:delText>HA1</w:delText>
        </w:r>
        <w:r w:rsidDel="00DD1F8F">
          <w:delText xml:space="preserve">. It </w:delText>
        </w:r>
        <w:r w:rsidDel="00DD1F8F">
          <w:rPr>
            <w:i/>
          </w:rPr>
          <w:delText>did not support</w:delText>
        </w:r>
        <w:r w:rsidDel="00DD1F8F">
          <w:delText xml:space="preserve"> the hypotheses that disaggregation is lower in the ODZ </w:delText>
        </w:r>
        <w:r w:rsidDel="00DD1F8F">
          <w:rPr>
            <w:b/>
          </w:rPr>
          <w:delText>HA2</w:delText>
        </w:r>
        <w:r w:rsidDel="00DD1F8F">
          <w:delText xml:space="preserve">, </w:delText>
        </w:r>
        <w:r w:rsidDel="00DD1F8F">
          <w:rPr>
            <w:i/>
          </w:rPr>
          <w:delText>nor</w:delText>
        </w:r>
        <w:r w:rsidDel="00DD1F8F">
          <w:delText xml:space="preserve"> that the largest particles degraded particularly slowly in ODZs </w:delText>
        </w:r>
        <w:r w:rsidDel="00DD1F8F">
          <w:rPr>
            <w:b/>
          </w:rPr>
          <w:delText>HA3</w:delText>
        </w:r>
        <w:r w:rsidDel="00DD1F8F">
          <w:delText>.</w:delText>
        </w:r>
      </w:del>
    </w:p>
    <w:p w14:paraId="00000085" w14:textId="514C8DD3" w:rsidR="00104E87" w:rsidDel="00DD1F8F" w:rsidRDefault="004D045E">
      <w:pPr>
        <w:rPr>
          <w:del w:id="297" w:author="Jacob Cram" w:date="2021-05-17T12:03:00Z"/>
        </w:rPr>
      </w:pPr>
      <w:del w:id="298" w:author="Jacob Cram" w:date="2021-05-17T12:03:00Z">
        <w:r w:rsidDel="00DD1F8F">
          <w:delText xml:space="preserve">While we hypothesized temporal variability in particle size, </w:delText>
        </w:r>
        <w:r w:rsidR="008422C4" w:rsidDel="00DD1F8F">
          <w:delText>number,</w:delText>
        </w:r>
        <w:r w:rsidDel="00DD1F8F">
          <w:delText xml:space="preserve"> and flux (</w:delText>
        </w:r>
        <w:r w:rsidDel="00DD1F8F">
          <w:rPr>
            <w:b/>
          </w:rPr>
          <w:delText>HB1)</w:delText>
        </w:r>
        <w:r w:rsidDel="00DD1F8F">
          <w:delText xml:space="preserve">, we only observed statistically significant temporal variability in flux, and this variability was relatively small, compared to the total amount of flux. Flux was, </w:delText>
        </w:r>
        <w:r w:rsidR="00F71511" w:rsidDel="00DD1F8F">
          <w:delText>non-significantly</w:delText>
        </w:r>
        <w:r w:rsidDel="00DD1F8F">
          <w:delText xml:space="preserve"> highest in the </w:delText>
        </w:r>
        <w:r w:rsidR="00F71511" w:rsidDel="00DD1F8F">
          <w:delText>early morning</w:delText>
        </w:r>
        <w:r w:rsidR="00C66B70" w:rsidDel="00DD1F8F">
          <w:delText xml:space="preserve"> (Figure S6C)</w:delText>
        </w:r>
        <w:r w:rsidDel="00DD1F8F">
          <w:delText xml:space="preserve">, </w:delText>
        </w:r>
        <w:r w:rsidR="00F71511" w:rsidDel="00DD1F8F">
          <w:delText>which could indicate weekly spatially variable</w:delText>
        </w:r>
        <w:r w:rsidDel="00DD1F8F">
          <w:delText xml:space="preserve"> transport by diel migrators</w:delText>
        </w:r>
        <w:r w:rsidR="00F71511" w:rsidDel="00DD1F8F">
          <w:delText xml:space="preserve">, but might also emerge from random temporal variability in particle flux. </w:delText>
        </w:r>
        <w:r w:rsidDel="00DD1F8F">
          <w:delText>This suggests that particle sinking speed may be slow enough that the diel migratory patterns of zooplankton occur on a shorter time-scale than that at which particles sink out of different water column layers. Future measurements of particle sinking speeds in this region would help to constrain</w:delText>
        </w:r>
        <w:r w:rsidR="001F2172" w:rsidDel="00DD1F8F">
          <w:delText xml:space="preserve"> </w:delText>
        </w:r>
        <w:r w:rsidDel="00DD1F8F">
          <w:delText xml:space="preserve">these time scales. </w:delText>
        </w:r>
      </w:del>
      <w:commentRangeStart w:id="299"/>
      <w:del w:id="300" w:author="Jacob Cram" w:date="2021-05-15T16:08:00Z">
        <w:r w:rsidDel="00537C42">
          <w:delText xml:space="preserve">That </w:delText>
        </w:r>
      </w:del>
      <w:del w:id="301" w:author="Jacob Cram" w:date="2021-05-15T16:12:00Z">
        <w:r w:rsidDel="009A6364">
          <w:delText xml:space="preserve">the decreased flux attenuation happened primarily in the DVM region supported </w:delText>
        </w:r>
      </w:del>
      <w:del w:id="302" w:author="Jacob Cram" w:date="2021-05-17T12:03:00Z">
        <w:r w:rsidDel="00DD1F8F">
          <w:delText xml:space="preserve">our hypothesis </w:delText>
        </w:r>
        <w:r w:rsidDel="00DD1F8F">
          <w:rPr>
            <w:b/>
          </w:rPr>
          <w:delText>HB2</w:delText>
        </w:r>
      </w:del>
      <w:del w:id="303" w:author="Jacob Cram" w:date="2021-05-15T16:12:00Z">
        <w:r w:rsidDel="009A6364">
          <w:delText xml:space="preserve"> that changes in flux corresponded with migrator abundances</w:delText>
        </w:r>
      </w:del>
      <w:del w:id="304" w:author="Jacob Cram" w:date="2021-05-17T12:03:00Z">
        <w:r w:rsidDel="00DD1F8F">
          <w:delText>.</w:delText>
        </w:r>
        <w:commentRangeEnd w:id="299"/>
        <w:r w:rsidR="00A250C2" w:rsidDel="00DD1F8F">
          <w:rPr>
            <w:rStyle w:val="CommentReference"/>
          </w:rPr>
          <w:commentReference w:id="299"/>
        </w:r>
      </w:del>
    </w:p>
    <w:p w14:paraId="00000086" w14:textId="4CF32EDF" w:rsidR="00104E87" w:rsidDel="00DD1F8F" w:rsidRDefault="00F71511">
      <w:pPr>
        <w:rPr>
          <w:del w:id="305" w:author="Jacob Cram" w:date="2021-05-17T12:03:00Z"/>
        </w:rPr>
      </w:pPr>
      <w:del w:id="306" w:author="Jacob Cram" w:date="2021-05-17T12:03:00Z">
        <w:r w:rsidDel="00DD1F8F">
          <w:delText>The</w:delText>
        </w:r>
        <w:r w:rsidR="004D045E" w:rsidDel="00DD1F8F">
          <w:delText xml:space="preserve"> data supported our hypothesis that particle size patterns cannot be explained by remineralization and sinking alone (</w:delText>
        </w:r>
        <w:r w:rsidR="004D045E" w:rsidDel="00DD1F8F">
          <w:rPr>
            <w:b/>
          </w:rPr>
          <w:delText>HB3)</w:delText>
        </w:r>
        <w:r w:rsidR="004D045E" w:rsidDel="00DD1F8F">
          <w:delText xml:space="preserve">. </w:delText>
        </w:r>
        <w:r w:rsidR="001F2172" w:rsidDel="00DD1F8F">
          <w:delText>Indeed,</w:delText>
        </w:r>
        <w:r w:rsidR="004D045E" w:rsidDel="00DD1F8F">
          <w:delText xml:space="preserve"> the abundance of small particles above 500</w:delText>
        </w:r>
        <w:r w:rsidDel="00DD1F8F">
          <w:delText xml:space="preserve"> </w:delText>
        </w:r>
        <w:r w:rsidR="004D045E" w:rsidDel="00DD1F8F">
          <w:delText>m, suggested and important role for disaggregation is shaping the particle spectrum in the upper ODZ.</w:delText>
        </w:r>
      </w:del>
    </w:p>
    <w:p w14:paraId="00000087" w14:textId="77777777" w:rsidR="00104E87" w:rsidRDefault="004D045E">
      <w:pPr>
        <w:pStyle w:val="Heading2"/>
      </w:pPr>
      <w:bookmarkStart w:id="307" w:name="bookmark=id.ihv636" w:colFirst="0" w:colLast="0"/>
      <w:bookmarkEnd w:id="307"/>
      <w:r>
        <w:t>Opportunities for future directions</w:t>
      </w:r>
    </w:p>
    <w:p w14:paraId="00000088" w14:textId="6EB6E06F" w:rsidR="00104E87" w:rsidRDefault="001F2172">
      <w:r>
        <w:t>Due to the relatively small effect sizes of day to day and within day variability in particle f</w:t>
      </w:r>
      <w:r w:rsidR="00C66B70">
        <w:t>l</w:t>
      </w:r>
      <w:r>
        <w:t xml:space="preserve">ux and disaggregation, </w:t>
      </w:r>
      <w:commentRangeStart w:id="308"/>
      <w:commentRangeStart w:id="309"/>
      <w:del w:id="310" w:author="Jacob Cram" w:date="2021-05-15T16:13:00Z">
        <w:r w:rsidDel="009A6364">
          <w:delText xml:space="preserve">we argue that particle size measurements can be generally thought of as representative of similar environments over a time scale of at least a week. </w:delText>
        </w:r>
        <w:commentRangeEnd w:id="308"/>
        <w:r w:rsidR="00A250C2" w:rsidDel="009A6364">
          <w:rPr>
            <w:rStyle w:val="CommentReference"/>
          </w:rPr>
          <w:commentReference w:id="308"/>
        </w:r>
      </w:del>
      <w:commentRangeEnd w:id="309"/>
      <w:r w:rsidR="009A6364">
        <w:rPr>
          <w:rStyle w:val="CommentReference"/>
        </w:rPr>
        <w:commentReference w:id="309"/>
      </w:r>
      <w:del w:id="311" w:author="Jacob Cram" w:date="2021-05-15T16:13:00Z">
        <w:r w:rsidDel="009A6364">
          <w:delText xml:space="preserve">Therefore, </w:delText>
        </w:r>
      </w:del>
      <w:r>
        <w:t xml:space="preserve">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del w:id="312" w:author="Jacob Cram" w:date="2021-05-17T12:05:00Z">
        <w:r w:rsidR="004D045E" w:rsidDel="00374C9F">
          <w:rPr>
            <w:b/>
          </w:rPr>
          <w:delText>HA1</w:delText>
        </w:r>
      </w:del>
      <w:ins w:id="313" w:author="Jacob Cram" w:date="2021-05-17T12:05:00Z">
        <w:r w:rsidR="00374C9F">
          <w:rPr>
            <w:b/>
          </w:rPr>
          <w:t>H1</w:t>
        </w:r>
      </w:ins>
      <w:r w:rsidR="004D045E">
        <w:rPr>
          <w:b/>
        </w:rPr>
        <w:t>)</w:t>
      </w:r>
      <w:r w:rsidR="004D045E">
        <w:t xml:space="preserve">, that particles of all sizes break down more slowly in ODZs, applies elsewhere. </w:t>
      </w:r>
      <w:r w:rsidR="004D045E">
        <w:lastRenderedPageBreak/>
        <w:t>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3B6974" w:rsidRPr="003B6974">
        <w:t>(Guidi et al., 2008; Kiko et al., 2017, 2020)</w:t>
      </w:r>
      <w:r w:rsidR="00A935E8">
        <w:fldChar w:fldCharType="end"/>
      </w:r>
      <w:r w:rsidR="004D045E">
        <w:t>.</w:t>
      </w:r>
    </w:p>
    <w:p w14:paraId="00000089" w14:textId="77777777" w:rsidR="00104E87" w:rsidRDefault="004D045E">
      <w:pPr>
        <w:pStyle w:val="Heading1"/>
      </w:pPr>
      <w:bookmarkStart w:id="314" w:name="bookmark=id.32hioqz" w:colFirst="0" w:colLast="0"/>
      <w:bookmarkEnd w:id="314"/>
      <w:r>
        <w:t>Conclusions</w:t>
      </w:r>
    </w:p>
    <w:p w14:paraId="0000008A" w14:textId="3261DD8A" w:rsidR="00104E87" w:rsidRDefault="004D045E">
      <w:r>
        <w:t xml:space="preserve">If </w:t>
      </w:r>
      <w:del w:id="315" w:author="Clara Fuchsman" w:date="2021-05-13T22:39:00Z">
        <w:r w:rsidDel="00A250C2">
          <w:delText xml:space="preserve">OMZs </w:delText>
        </w:r>
      </w:del>
      <w:ins w:id="316" w:author="Clara Fuchsman" w:date="2021-05-13T22:39:00Z">
        <w:r w:rsidR="00A250C2">
          <w:t xml:space="preserve">ODZs </w:t>
        </w:r>
      </w:ins>
      <w:r>
        <w:t xml:space="preserve">expand in response to the changing climate, larger areas of the ocean are likely to resemble this environment, which is oligotrophic and </w:t>
      </w:r>
      <w:r w:rsidR="00C66B70">
        <w:t>has</w:t>
      </w:r>
      <w:r>
        <w:t xml:space="preserve"> an oxygen deficient zone spanning most of the mesopel</w:t>
      </w:r>
      <w:ins w:id="317" w:author="Clara Fuchsman" w:date="2021-05-13T22:39:00Z">
        <w:r w:rsidR="00A250C2">
          <w:t>a</w:t>
        </w:r>
      </w:ins>
      <w:del w:id="318" w:author="Clara Fuchsman" w:date="2021-05-13T22:39:00Z">
        <w:r w:rsidDel="00A250C2">
          <w:delText>e</w:delText>
        </w:r>
      </w:del>
      <w:r>
        <w:t>gic zone. Previous models</w:t>
      </w:r>
      <w:r w:rsidR="00C66B70">
        <w:t xml:space="preserve"> and observations</w:t>
      </w:r>
      <w:r>
        <w:t xml:space="preserve"> have suggested that </w:t>
      </w:r>
      <w:del w:id="319" w:author="Clara Fuchsman" w:date="2021-05-13T22:39:00Z">
        <w:r w:rsidDel="00A250C2">
          <w:delText xml:space="preserve">OMZs </w:delText>
        </w:r>
      </w:del>
      <w:ins w:id="320" w:author="Clara Fuchsman" w:date="2021-05-13T22:39:00Z">
        <w:r w:rsidR="00A250C2">
          <w:t xml:space="preserve">ODZs </w:t>
        </w:r>
      </w:ins>
      <w:r>
        <w:t>are site</w:t>
      </w:r>
      <w:r w:rsidR="00C66B70">
        <w:t>s</w:t>
      </w:r>
      <w:r>
        <w:t xml:space="preserve"> of efficient carbon transfer to the deep ocean</w:t>
      </w:r>
      <w:r w:rsidR="00C66B70">
        <w:t xml:space="preserve"> </w:t>
      </w:r>
      <w:r w:rsidR="00C66B70">
        <w:fldChar w:fldCharType="begin"/>
      </w:r>
      <w:r w:rsidR="00C66B70">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C66B70" w:rsidRPr="00C66B70">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5A719C7F"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3B6974" w:rsidRPr="003B6974">
        <w:t>(e.g. Weber &amp; Bianchi, 2020)</w:t>
      </w:r>
      <w:r w:rsidR="00A935E8">
        <w:fldChar w:fldCharType="end"/>
      </w:r>
      <w:r>
        <w:t xml:space="preserve"> to constrain the relative carbon oxidation rate by </w:t>
      </w:r>
      <w:del w:id="321" w:author="Jacob Cram" w:date="2021-05-15T16:16:00Z">
        <w:r w:rsidDel="009A6364">
          <w:delText xml:space="preserve">the </w:delText>
        </w:r>
      </w:del>
      <w:ins w:id="322" w:author="Jacob Cram" w:date="2021-05-15T16:16:00Z">
        <w:r w:rsidR="009A6364">
          <w:t xml:space="preserve">denitrification and sulfate </w:t>
        </w:r>
        <w:proofErr w:type="spellStart"/>
        <w:r w:rsidR="009A6364">
          <w:t>reduction</w:t>
        </w:r>
      </w:ins>
      <w:commentRangeStart w:id="323"/>
      <w:del w:id="324" w:author="Jacob Cram" w:date="2021-05-15T16:16:00Z">
        <w:r w:rsidDel="009A6364">
          <w:delText xml:space="preserve">two metabolic </w:delText>
        </w:r>
      </w:del>
      <w:r>
        <w:t>processes</w:t>
      </w:r>
      <w:commentRangeEnd w:id="323"/>
      <w:proofErr w:type="spellEnd"/>
      <w:r w:rsidR="00A250C2">
        <w:rPr>
          <w:rStyle w:val="CommentReference"/>
        </w:rPr>
        <w:commentReference w:id="323"/>
      </w:r>
      <w:r>
        <w:t xml:space="preserve">, which is currently poorly understood </w:t>
      </w:r>
      <w:commentRangeStart w:id="325"/>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3B6974" w:rsidRPr="003B6974">
        <w:t>(Bristow, 2018)</w:t>
      </w:r>
      <w:r w:rsidR="00A935E8">
        <w:fldChar w:fldCharType="end"/>
      </w:r>
      <w:commentRangeEnd w:id="325"/>
      <w:r w:rsidR="00A250C2">
        <w:rPr>
          <w:rStyle w:val="CommentReference"/>
        </w:rPr>
        <w:commentReference w:id="325"/>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326" w:name="_heading=h.uz166cm11no7" w:colFirst="0" w:colLast="0"/>
      <w:bookmarkEnd w:id="326"/>
      <w:r>
        <w:t>Acknowledgements</w:t>
      </w:r>
    </w:p>
    <w:p w14:paraId="0000008F" w14:textId="5C26F1DC" w:rsidR="00104E87" w:rsidRDefault="004D045E">
      <w:r>
        <w:t xml:space="preserve">The authors thank the captain and crew of the RV </w:t>
      </w:r>
      <w:proofErr w:type="spellStart"/>
      <w:r w:rsidRPr="00A250C2">
        <w:rPr>
          <w:i/>
          <w:iCs/>
          <w:rPrChange w:id="327" w:author="Clara Fuchsman" w:date="2021-05-13T22:41:00Z">
            <w:rPr/>
          </w:rPrChange>
        </w:rPr>
        <w:t>Sikuliaq</w:t>
      </w:r>
      <w:proofErr w:type="spellEnd"/>
      <w:r>
        <w:t xml:space="preserve"> for making field collection possible. The authors also thank Gabr</w:t>
      </w:r>
      <w:ins w:id="328" w:author="Clara Fuchsman" w:date="2021-05-13T22:41:00Z">
        <w:r w:rsidR="00A250C2">
          <w:t>i</w:t>
        </w:r>
      </w:ins>
      <w:r>
        <w:t xml:space="preserve">elle Rocap, Curtis </w:t>
      </w:r>
      <w:ins w:id="329" w:author="Clara Fuchsman" w:date="2021-05-13T22:42:00Z">
        <w:r w:rsidR="00A250C2">
          <w:rPr>
            <w:color w:val="000000"/>
          </w:rPr>
          <w:t>Deutsch</w:t>
        </w:r>
        <w:r w:rsidR="00A250C2" w:rsidDel="00A250C2">
          <w:t xml:space="preserve"> </w:t>
        </w:r>
      </w:ins>
      <w:del w:id="330" w:author="Clara Fuchsman" w:date="2021-05-13T22:42:00Z">
        <w:r w:rsidDel="00A250C2">
          <w:delText xml:space="preserve">Deutch </w:delText>
        </w:r>
      </w:del>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331" w:name="bookmark=id.1hmsyys" w:colFirst="0" w:colLast="0"/>
      <w:bookmarkStart w:id="332" w:name="bookmark=id.3fwokq0" w:colFirst="0" w:colLast="0"/>
      <w:bookmarkEnd w:id="331"/>
      <w:bookmarkEnd w:id="332"/>
    </w:p>
    <w:p w14:paraId="24F48064" w14:textId="1307B64A" w:rsidR="00DC428E" w:rsidRDefault="009B2BA7">
      <w:pPr>
        <w:rPr>
          <w:b/>
          <w:i/>
          <w:sz w:val="36"/>
          <w:szCs w:val="36"/>
        </w:rPr>
      </w:pPr>
      <w:r>
        <w:t>Data for this research, as well as analy</w:t>
      </w:r>
      <w:ins w:id="333" w:author="Clara Fuchsman" w:date="2021-05-13T22:41:00Z">
        <w:r w:rsidR="00A250C2">
          <w:t>s</w:t>
        </w:r>
      </w:ins>
      <w:r>
        <w:t xml:space="preserve">is and model code are available on GitHub at </w:t>
      </w:r>
      <w:hyperlink r:id="rId19"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pPr>
        <w:pStyle w:val="Heading1"/>
      </w:pPr>
      <w:r>
        <w:lastRenderedPageBreak/>
        <w:t>References</w:t>
      </w:r>
    </w:p>
    <w:bookmarkStart w:id="334" w:name="bookmark=id.1v1yuxt" w:colFirst="0" w:colLast="0"/>
    <w:bookmarkStart w:id="335" w:name="bookmark=id.4f1mdlm" w:colFirst="0" w:colLast="0"/>
    <w:bookmarkEnd w:id="334"/>
    <w:bookmarkEnd w:id="335"/>
    <w:p w14:paraId="0C934339" w14:textId="77777777" w:rsidR="006B0287" w:rsidRPr="006B0287" w:rsidRDefault="006B0287" w:rsidP="006B0287">
      <w:pPr>
        <w:pStyle w:val="Bibliography"/>
      </w:pPr>
      <w:r>
        <w:rPr>
          <w:color w:val="000000"/>
        </w:rPr>
        <w:fldChar w:fldCharType="begin"/>
      </w:r>
      <w:r>
        <w:rPr>
          <w:color w:val="000000"/>
        </w:rPr>
        <w:instrText xml:space="preserve"> ADDIN ZOTERO_BIBL {"uncited":[],"omitted":[],"custom":[]} CSL_BIBLIOGRAPHY </w:instrText>
      </w:r>
      <w:r>
        <w:rPr>
          <w:color w:val="000000"/>
        </w:rPr>
        <w:fldChar w:fldCharType="separate"/>
      </w:r>
      <w:r w:rsidRPr="006B0287">
        <w:t xml:space="preserve">Andersen, L. N. (2001). The new </w:t>
      </w:r>
      <w:proofErr w:type="spellStart"/>
      <w:r w:rsidRPr="006B0287">
        <w:t>Simrad</w:t>
      </w:r>
      <w:proofErr w:type="spellEnd"/>
      <w:r w:rsidRPr="006B0287">
        <w:t xml:space="preserve"> EK60 scientific echo sounder system. </w:t>
      </w:r>
      <w:r w:rsidRPr="006B0287">
        <w:rPr>
          <w:i/>
          <w:iCs/>
        </w:rPr>
        <w:t>The Journal of the Acoustical Society of America</w:t>
      </w:r>
      <w:r w:rsidRPr="006B0287">
        <w:t xml:space="preserve">, </w:t>
      </w:r>
      <w:r w:rsidRPr="006B0287">
        <w:rPr>
          <w:i/>
          <w:iCs/>
        </w:rPr>
        <w:t>109</w:t>
      </w:r>
      <w:r w:rsidRPr="006B0287">
        <w:t>(5), 2336–2336. https://doi.org/10.1121/1.4744207</w:t>
      </w:r>
    </w:p>
    <w:p w14:paraId="0886A79F" w14:textId="77777777" w:rsidR="006B0287" w:rsidRPr="006B0287" w:rsidRDefault="006B0287" w:rsidP="006B0287">
      <w:pPr>
        <w:pStyle w:val="Bibliography"/>
      </w:pPr>
      <w:r w:rsidRPr="006B0287">
        <w:t xml:space="preserve">Antezana, T. (2009). Species-specific patterns of diel migration into the Oxygen Minimum Zone by euphausiids in the Humboldt Current Ecosystem. </w:t>
      </w:r>
      <w:r w:rsidRPr="006B0287">
        <w:rPr>
          <w:i/>
          <w:iCs/>
        </w:rPr>
        <w:t>Progress in Oceanography</w:t>
      </w:r>
      <w:r w:rsidRPr="006B0287">
        <w:t xml:space="preserve">, </w:t>
      </w:r>
      <w:r w:rsidRPr="006B0287">
        <w:rPr>
          <w:i/>
          <w:iCs/>
        </w:rPr>
        <w:t>83</w:t>
      </w:r>
      <w:r w:rsidRPr="006B0287">
        <w:t>(1), 228–236. https://doi.org/10.1016/j.pocean.2009.07.039</w:t>
      </w:r>
    </w:p>
    <w:p w14:paraId="30D934ED" w14:textId="77777777" w:rsidR="006B0287" w:rsidRPr="006B0287" w:rsidRDefault="006B0287" w:rsidP="006B0287">
      <w:pPr>
        <w:pStyle w:val="Bibliography"/>
      </w:pPr>
      <w:r w:rsidRPr="006B0287">
        <w:t xml:space="preserve">Archibald, K. M., Siegel, D. A., &amp; </w:t>
      </w:r>
      <w:proofErr w:type="spellStart"/>
      <w:r w:rsidRPr="006B0287">
        <w:t>Doney</w:t>
      </w:r>
      <w:proofErr w:type="spellEnd"/>
      <w:r w:rsidRPr="006B0287">
        <w:t xml:space="preserve">, S. C. (2019). Modeling the Impact of Zooplankton Diel Vertical Migration on the Carbon Export Flux of the Biological Pump. </w:t>
      </w:r>
      <w:r w:rsidRPr="006B0287">
        <w:rPr>
          <w:i/>
          <w:iCs/>
        </w:rPr>
        <w:t>Global Biogeochemical Cycles</w:t>
      </w:r>
      <w:r w:rsidRPr="006B0287">
        <w:t xml:space="preserve">, </w:t>
      </w:r>
      <w:r w:rsidRPr="006B0287">
        <w:rPr>
          <w:i/>
          <w:iCs/>
        </w:rPr>
        <w:t>33</w:t>
      </w:r>
      <w:r w:rsidRPr="006B0287">
        <w:t>(2), 181–199. https://doi.org/10.1029/2018GB005983</w:t>
      </w:r>
    </w:p>
    <w:p w14:paraId="17D03F32" w14:textId="77777777" w:rsidR="006B0287" w:rsidRPr="006B0287" w:rsidRDefault="006B0287" w:rsidP="006B0287">
      <w:pPr>
        <w:pStyle w:val="Bibliography"/>
      </w:pPr>
      <w:r w:rsidRPr="006B0287">
        <w:t xml:space="preserve">Bianchi, D., Stock, C., Galbraith, E. D., &amp; Sarmiento, J. L. (2013). Diel vertical migration: Ecological controls and impacts on the biological pump in a one-dimensional ocean model. </w:t>
      </w:r>
      <w:r w:rsidRPr="006B0287">
        <w:rPr>
          <w:i/>
          <w:iCs/>
        </w:rPr>
        <w:t>Global Biogeochemical Cycles</w:t>
      </w:r>
      <w:r w:rsidRPr="006B0287">
        <w:t xml:space="preserve">, </w:t>
      </w:r>
      <w:r w:rsidRPr="006B0287">
        <w:rPr>
          <w:i/>
          <w:iCs/>
        </w:rPr>
        <w:t>27</w:t>
      </w:r>
      <w:r w:rsidRPr="006B0287">
        <w:t>(2), 478–491. https://doi.org/10.1002/gbc.20031</w:t>
      </w:r>
    </w:p>
    <w:p w14:paraId="2B151E9B" w14:textId="77777777" w:rsidR="006B0287" w:rsidRPr="006B0287" w:rsidRDefault="006B0287" w:rsidP="006B0287">
      <w:pPr>
        <w:pStyle w:val="Bibliography"/>
      </w:pPr>
      <w:r w:rsidRPr="006B0287">
        <w:t xml:space="preserve">Bianchi, D., Weber, T. S., </w:t>
      </w:r>
      <w:proofErr w:type="spellStart"/>
      <w:r w:rsidRPr="006B0287">
        <w:t>Kiko</w:t>
      </w:r>
      <w:proofErr w:type="spellEnd"/>
      <w:r w:rsidRPr="006B0287">
        <w:t xml:space="preserve">, R., &amp; Deutsch, C. (2018). Global niche of marine anaerobic metabolisms expanded by particle microenvironments. </w:t>
      </w:r>
      <w:r w:rsidRPr="006B0287">
        <w:rPr>
          <w:i/>
          <w:iCs/>
        </w:rPr>
        <w:t>Nature Geoscience</w:t>
      </w:r>
      <w:r w:rsidRPr="006B0287">
        <w:t xml:space="preserve">, </w:t>
      </w:r>
      <w:r w:rsidRPr="006B0287">
        <w:rPr>
          <w:i/>
          <w:iCs/>
        </w:rPr>
        <w:t>11</w:t>
      </w:r>
      <w:r w:rsidRPr="006B0287">
        <w:t>(4), 263. https://doi.org/10.1038/s41561-018-0081-0</w:t>
      </w:r>
    </w:p>
    <w:p w14:paraId="6443F80C" w14:textId="77777777" w:rsidR="006B0287" w:rsidRPr="006B0287" w:rsidRDefault="006B0287" w:rsidP="006B0287">
      <w:pPr>
        <w:pStyle w:val="Bibliography"/>
      </w:pPr>
      <w:r w:rsidRPr="006B0287">
        <w:t xml:space="preserve">Boyer, T., Garcia, H. E., </w:t>
      </w:r>
      <w:proofErr w:type="spellStart"/>
      <w:r w:rsidRPr="006B0287">
        <w:t>Locarini</w:t>
      </w:r>
      <w:proofErr w:type="spellEnd"/>
      <w:r w:rsidRPr="006B0287">
        <w:t xml:space="preserve">, R. A., Ricardo, A., </w:t>
      </w:r>
      <w:proofErr w:type="spellStart"/>
      <w:r w:rsidRPr="006B0287">
        <w:t>Zweng</w:t>
      </w:r>
      <w:proofErr w:type="spellEnd"/>
      <w:r w:rsidRPr="006B0287">
        <w:t xml:space="preserve">, M. M., </w:t>
      </w:r>
      <w:proofErr w:type="spellStart"/>
      <w:r w:rsidRPr="006B0287">
        <w:t>Mishonov</w:t>
      </w:r>
      <w:proofErr w:type="spellEnd"/>
      <w:r w:rsidRPr="006B0287">
        <w:t xml:space="preserve">, A. V., et al. (2018). </w:t>
      </w:r>
      <w:r w:rsidRPr="006B0287">
        <w:rPr>
          <w:i/>
          <w:iCs/>
        </w:rPr>
        <w:t>World Ocean Atlas 2018.</w:t>
      </w:r>
      <w:r w:rsidRPr="006B0287">
        <w:t xml:space="preserve"> NOAA National Centers for </w:t>
      </w:r>
      <w:proofErr w:type="spellStart"/>
      <w:r w:rsidRPr="006B0287">
        <w:t>Environmntal</w:t>
      </w:r>
      <w:proofErr w:type="spellEnd"/>
      <w:r w:rsidRPr="006B0287">
        <w:t xml:space="preserve"> Information.</w:t>
      </w:r>
    </w:p>
    <w:p w14:paraId="1E8FD91A" w14:textId="77777777" w:rsidR="006B0287" w:rsidRPr="006B0287" w:rsidRDefault="006B0287" w:rsidP="006B0287">
      <w:pPr>
        <w:pStyle w:val="Bibliography"/>
      </w:pPr>
      <w:r w:rsidRPr="006B0287">
        <w:t xml:space="preserve">Briggs, N., </w:t>
      </w:r>
      <w:proofErr w:type="spellStart"/>
      <w:r w:rsidRPr="006B0287">
        <w:t>Dall’Olmo</w:t>
      </w:r>
      <w:proofErr w:type="spellEnd"/>
      <w:r w:rsidRPr="006B0287">
        <w:t xml:space="preserve">, G., &amp; </w:t>
      </w:r>
      <w:proofErr w:type="spellStart"/>
      <w:r w:rsidRPr="006B0287">
        <w:t>Claustre</w:t>
      </w:r>
      <w:proofErr w:type="spellEnd"/>
      <w:r w:rsidRPr="006B0287">
        <w:t xml:space="preserve">, H. (2020). Major role of particle fragmentation in regulating biological sequestration of CO2 by the oceans. </w:t>
      </w:r>
      <w:r w:rsidRPr="006B0287">
        <w:rPr>
          <w:i/>
          <w:iCs/>
        </w:rPr>
        <w:t>Science</w:t>
      </w:r>
      <w:r w:rsidRPr="006B0287">
        <w:t xml:space="preserve">, </w:t>
      </w:r>
      <w:r w:rsidRPr="006B0287">
        <w:rPr>
          <w:i/>
          <w:iCs/>
        </w:rPr>
        <w:t>367</w:t>
      </w:r>
      <w:r w:rsidRPr="006B0287">
        <w:t>(6479), 791–793. https://doi.org/10.1126/science.aay1790</w:t>
      </w:r>
    </w:p>
    <w:p w14:paraId="0F886DC6" w14:textId="77777777" w:rsidR="006B0287" w:rsidRPr="006B0287" w:rsidRDefault="006B0287" w:rsidP="006B0287">
      <w:pPr>
        <w:pStyle w:val="Bibliography"/>
      </w:pPr>
      <w:r w:rsidRPr="006B0287">
        <w:t xml:space="preserve">Bristow, L. A. (2018). Anoxia in the snow. </w:t>
      </w:r>
      <w:r w:rsidRPr="006B0287">
        <w:rPr>
          <w:i/>
          <w:iCs/>
        </w:rPr>
        <w:t>Nature Geoscience</w:t>
      </w:r>
      <w:r w:rsidRPr="006B0287">
        <w:t xml:space="preserve">, </w:t>
      </w:r>
      <w:r w:rsidRPr="006B0287">
        <w:rPr>
          <w:i/>
          <w:iCs/>
        </w:rPr>
        <w:t>11</w:t>
      </w:r>
      <w:r w:rsidRPr="006B0287">
        <w:t>(4), 226–227. https://doi.org/10.1038/s41561-018-0088-6</w:t>
      </w:r>
    </w:p>
    <w:p w14:paraId="7FE808A9" w14:textId="77777777" w:rsidR="006B0287" w:rsidRPr="006B0287" w:rsidRDefault="006B0287" w:rsidP="006B0287">
      <w:pPr>
        <w:pStyle w:val="Bibliography"/>
      </w:pPr>
      <w:proofErr w:type="spellStart"/>
      <w:r w:rsidRPr="006B0287">
        <w:t>Buonassissi</w:t>
      </w:r>
      <w:proofErr w:type="spellEnd"/>
      <w:r w:rsidRPr="006B0287">
        <w:t xml:space="preserve">, C. J., &amp; </w:t>
      </w:r>
      <w:proofErr w:type="spellStart"/>
      <w:r w:rsidRPr="006B0287">
        <w:t>Dierssen</w:t>
      </w:r>
      <w:proofErr w:type="spellEnd"/>
      <w:r w:rsidRPr="006B0287">
        <w:t xml:space="preserve">, H. M. (2010). A regional comparison of particle size distributions and the power law approximation in oceanic and estuarine surface waters. </w:t>
      </w:r>
      <w:r w:rsidRPr="006B0287">
        <w:rPr>
          <w:i/>
          <w:iCs/>
        </w:rPr>
        <w:t>Journal of Geophysical Research: Oceans</w:t>
      </w:r>
      <w:r w:rsidRPr="006B0287">
        <w:t xml:space="preserve">, </w:t>
      </w:r>
      <w:r w:rsidRPr="006B0287">
        <w:rPr>
          <w:i/>
          <w:iCs/>
        </w:rPr>
        <w:t>115</w:t>
      </w:r>
      <w:r w:rsidRPr="006B0287">
        <w:t>(C10). https://doi.org/10.1029/2010JC006256</w:t>
      </w:r>
    </w:p>
    <w:p w14:paraId="03A14365" w14:textId="77777777" w:rsidR="006B0287" w:rsidRPr="006B0287" w:rsidRDefault="006B0287" w:rsidP="006B0287">
      <w:pPr>
        <w:pStyle w:val="Bibliography"/>
      </w:pPr>
      <w:proofErr w:type="spellStart"/>
      <w:r w:rsidRPr="006B0287">
        <w:lastRenderedPageBreak/>
        <w:t>Burd</w:t>
      </w:r>
      <w:proofErr w:type="spellEnd"/>
      <w:r w:rsidRPr="006B0287">
        <w:t xml:space="preserve">, A. B., &amp; Jackson, G. A. (2009). Particle Aggregation. </w:t>
      </w:r>
      <w:r w:rsidRPr="006B0287">
        <w:rPr>
          <w:i/>
          <w:iCs/>
        </w:rPr>
        <w:t>Annual Review of Marine Science</w:t>
      </w:r>
      <w:r w:rsidRPr="006B0287">
        <w:t xml:space="preserve">, </w:t>
      </w:r>
      <w:r w:rsidRPr="006B0287">
        <w:rPr>
          <w:i/>
          <w:iCs/>
        </w:rPr>
        <w:t>1</w:t>
      </w:r>
      <w:r w:rsidRPr="006B0287">
        <w:t>(1), 65–90. https://doi.org/10.1146/annurev.marine.010908.163904</w:t>
      </w:r>
    </w:p>
    <w:p w14:paraId="5CA320E1" w14:textId="77777777" w:rsidR="006B0287" w:rsidRPr="006B0287" w:rsidRDefault="006B0287" w:rsidP="006B0287">
      <w:pPr>
        <w:pStyle w:val="Bibliography"/>
      </w:pPr>
      <w:proofErr w:type="spellStart"/>
      <w:r w:rsidRPr="006B0287">
        <w:t>Cavan</w:t>
      </w:r>
      <w:proofErr w:type="spellEnd"/>
      <w:r w:rsidRPr="006B0287">
        <w:t xml:space="preserve">, E. L., Trimmer, M., Shelley, F., &amp; Sanders, R. (2017). Remineralization of particulate organic carbon in an ocean oxygen minimum zone. </w:t>
      </w:r>
      <w:r w:rsidRPr="006B0287">
        <w:rPr>
          <w:i/>
          <w:iCs/>
        </w:rPr>
        <w:t>Nature Communications</w:t>
      </w:r>
      <w:r w:rsidRPr="006B0287">
        <w:t xml:space="preserve">, </w:t>
      </w:r>
      <w:r w:rsidRPr="006B0287">
        <w:rPr>
          <w:i/>
          <w:iCs/>
        </w:rPr>
        <w:t>8</w:t>
      </w:r>
      <w:r w:rsidRPr="006B0287">
        <w:t>, 14847. https://doi.org/10.1038/ncomms14847</w:t>
      </w:r>
    </w:p>
    <w:p w14:paraId="79313180" w14:textId="77777777" w:rsidR="006B0287" w:rsidRPr="006B0287" w:rsidRDefault="006B0287" w:rsidP="006B0287">
      <w:pPr>
        <w:pStyle w:val="Bibliography"/>
      </w:pPr>
      <w:proofErr w:type="spellStart"/>
      <w:r w:rsidRPr="006B0287">
        <w:t>Cisewski</w:t>
      </w:r>
      <w:proofErr w:type="spellEnd"/>
      <w:r w:rsidRPr="006B0287">
        <w:t xml:space="preserve">, B., Strass, V. H., Rhein, M., &amp; </w:t>
      </w:r>
      <w:proofErr w:type="spellStart"/>
      <w:r w:rsidRPr="006B0287">
        <w:t>Krägefsky</w:t>
      </w:r>
      <w:proofErr w:type="spellEnd"/>
      <w:r w:rsidRPr="006B0287">
        <w:t xml:space="preserve">, S. (2010). Seasonal variation of diel vertical migration of zooplankton from ADCP backscatter time series data in the </w:t>
      </w:r>
      <w:proofErr w:type="spellStart"/>
      <w:r w:rsidRPr="006B0287">
        <w:t>Lazarev</w:t>
      </w:r>
      <w:proofErr w:type="spellEnd"/>
      <w:r w:rsidRPr="006B0287">
        <w:t xml:space="preserve"> Sea, Antarctica. </w:t>
      </w:r>
      <w:r w:rsidRPr="006B0287">
        <w:rPr>
          <w:i/>
          <w:iCs/>
        </w:rPr>
        <w:t>Deep Sea Research Part I: Oceanographic Research Papers</w:t>
      </w:r>
      <w:r w:rsidRPr="006B0287">
        <w:t xml:space="preserve">, </w:t>
      </w:r>
      <w:r w:rsidRPr="006B0287">
        <w:rPr>
          <w:i/>
          <w:iCs/>
        </w:rPr>
        <w:t>57</w:t>
      </w:r>
      <w:r w:rsidRPr="006B0287">
        <w:t>(1), 78–94. https://doi.org/10.1016/j.dsr.2009.10.005</w:t>
      </w:r>
    </w:p>
    <w:p w14:paraId="6F44EC90" w14:textId="77777777" w:rsidR="006B0287" w:rsidRPr="006B0287" w:rsidRDefault="006B0287" w:rsidP="006B0287">
      <w:pPr>
        <w:pStyle w:val="Bibliography"/>
      </w:pPr>
      <w:r w:rsidRPr="006B0287">
        <w:t xml:space="preserve">Cram, J. A., Weber, T., Leung, S. W., McDonnell, A. M. P., Liang, J.-H., &amp; Deutsch, C. (2018). The Role of Particle Size, Ballast, Temperature, and Oxygen in the Sinking Flux to the Deep Sea. </w:t>
      </w:r>
      <w:r w:rsidRPr="006B0287">
        <w:rPr>
          <w:i/>
          <w:iCs/>
        </w:rPr>
        <w:t>Global Biogeochemical Cycles</w:t>
      </w:r>
      <w:r w:rsidRPr="006B0287">
        <w:t xml:space="preserve">, </w:t>
      </w:r>
      <w:r w:rsidRPr="006B0287">
        <w:rPr>
          <w:i/>
          <w:iCs/>
        </w:rPr>
        <w:t>32</w:t>
      </w:r>
      <w:r w:rsidRPr="006B0287">
        <w:t>(5), 858–876. https://doi.org/10.1029/2017GB005710</w:t>
      </w:r>
    </w:p>
    <w:p w14:paraId="42345443" w14:textId="77777777" w:rsidR="006B0287" w:rsidRPr="006B0287" w:rsidRDefault="006B0287" w:rsidP="006B0287">
      <w:pPr>
        <w:pStyle w:val="Bibliography"/>
      </w:pPr>
      <w:r w:rsidRPr="006B0287">
        <w:t xml:space="preserve">Date, S. (2020, November 21). Generalized Linear Models. Retrieved May 2, 2021, from </w:t>
      </w:r>
      <w:proofErr w:type="gramStart"/>
      <w:r w:rsidRPr="006B0287">
        <w:t>https://towardsdatascience.com/generalized-linear-models-9ec4dfe3dc3f</w:t>
      </w:r>
      <w:proofErr w:type="gramEnd"/>
    </w:p>
    <w:p w14:paraId="6C91633B" w14:textId="77777777" w:rsidR="006B0287" w:rsidRPr="006B0287" w:rsidRDefault="006B0287" w:rsidP="006B0287">
      <w:pPr>
        <w:pStyle w:val="Bibliography"/>
      </w:pPr>
      <w:r w:rsidRPr="006B0287">
        <w:t xml:space="preserve">Deutsch, C., </w:t>
      </w:r>
      <w:proofErr w:type="spellStart"/>
      <w:r w:rsidRPr="006B0287">
        <w:t>Berelson</w:t>
      </w:r>
      <w:proofErr w:type="spellEnd"/>
      <w:r w:rsidRPr="006B0287">
        <w:t xml:space="preserve">, W., Thunell, R., Weber, T., </w:t>
      </w:r>
      <w:proofErr w:type="spellStart"/>
      <w:r w:rsidRPr="006B0287">
        <w:t>Tems</w:t>
      </w:r>
      <w:proofErr w:type="spellEnd"/>
      <w:r w:rsidRPr="006B0287">
        <w:t xml:space="preserve">, C., McManus, J., et al. (2014). Centennial changes in North Pacific anoxia linked to tropical trade winds. </w:t>
      </w:r>
      <w:r w:rsidRPr="006B0287">
        <w:rPr>
          <w:i/>
          <w:iCs/>
        </w:rPr>
        <w:t>Science</w:t>
      </w:r>
      <w:r w:rsidRPr="006B0287">
        <w:t xml:space="preserve">, </w:t>
      </w:r>
      <w:r w:rsidRPr="006B0287">
        <w:rPr>
          <w:i/>
          <w:iCs/>
        </w:rPr>
        <w:t>345</w:t>
      </w:r>
      <w:r w:rsidRPr="006B0287">
        <w:t>(6197), 665–668. https://doi.org/10.1126/science.1252332</w:t>
      </w:r>
    </w:p>
    <w:p w14:paraId="2098C6EC" w14:textId="77777777" w:rsidR="006B0287" w:rsidRPr="006B0287" w:rsidRDefault="006B0287" w:rsidP="006B0287">
      <w:pPr>
        <w:pStyle w:val="Bibliography"/>
      </w:pPr>
      <w:r w:rsidRPr="006B0287">
        <w:t xml:space="preserve">DeVries, T., &amp; Weber, T. (2017). The export and fate of organic matter in the ocean: New constraints from combining satellite and oceanographic tracer observations. </w:t>
      </w:r>
      <w:r w:rsidRPr="006B0287">
        <w:rPr>
          <w:i/>
          <w:iCs/>
        </w:rPr>
        <w:t>Global Biogeochemical Cycles</w:t>
      </w:r>
      <w:r w:rsidRPr="006B0287">
        <w:t>, 2016GB005551. https://doi.org/10.1002/2016GB005551</w:t>
      </w:r>
    </w:p>
    <w:p w14:paraId="20140236" w14:textId="77777777" w:rsidR="006B0287" w:rsidRPr="006B0287" w:rsidRDefault="006B0287" w:rsidP="006B0287">
      <w:pPr>
        <w:pStyle w:val="Bibliography"/>
      </w:pPr>
      <w:r w:rsidRPr="006B0287">
        <w:t xml:space="preserve">DeVries, T., Deutsch, C., </w:t>
      </w:r>
      <w:proofErr w:type="spellStart"/>
      <w:r w:rsidRPr="006B0287">
        <w:t>Primeau</w:t>
      </w:r>
      <w:proofErr w:type="spellEnd"/>
      <w:r w:rsidRPr="006B0287">
        <w:t xml:space="preserve">, F., Chang, B., &amp; </w:t>
      </w:r>
      <w:proofErr w:type="spellStart"/>
      <w:r w:rsidRPr="006B0287">
        <w:t>Devol</w:t>
      </w:r>
      <w:proofErr w:type="spellEnd"/>
      <w:r w:rsidRPr="006B0287">
        <w:t xml:space="preserve">, A. (2012). Global rates of water-column denitrification derived from nitrogen gas measurements. </w:t>
      </w:r>
      <w:r w:rsidRPr="006B0287">
        <w:rPr>
          <w:i/>
          <w:iCs/>
        </w:rPr>
        <w:t>Nature Geoscience</w:t>
      </w:r>
      <w:r w:rsidRPr="006B0287">
        <w:t xml:space="preserve">, </w:t>
      </w:r>
      <w:r w:rsidRPr="006B0287">
        <w:rPr>
          <w:i/>
          <w:iCs/>
        </w:rPr>
        <w:t>5</w:t>
      </w:r>
      <w:r w:rsidRPr="006B0287">
        <w:t>(8), 547–550. https://doi.org/10.1038/ngeo1515</w:t>
      </w:r>
    </w:p>
    <w:p w14:paraId="3AA5871E" w14:textId="77777777" w:rsidR="006B0287" w:rsidRPr="006B0287" w:rsidRDefault="006B0287" w:rsidP="006B0287">
      <w:pPr>
        <w:pStyle w:val="Bibliography"/>
      </w:pPr>
      <w:r w:rsidRPr="006B0287">
        <w:t xml:space="preserve">DeVries, T., Liang, J.-H., &amp; Deutsch, C. (2014). A mechanistic particle flux model applied to the oceanic phosphorus cycle. </w:t>
      </w:r>
      <w:proofErr w:type="spellStart"/>
      <w:r w:rsidRPr="006B0287">
        <w:rPr>
          <w:i/>
          <w:iCs/>
        </w:rPr>
        <w:t>Biogeosciences</w:t>
      </w:r>
      <w:proofErr w:type="spellEnd"/>
      <w:r w:rsidRPr="006B0287">
        <w:rPr>
          <w:i/>
          <w:iCs/>
        </w:rPr>
        <w:t xml:space="preserve"> Discuss.</w:t>
      </w:r>
      <w:r w:rsidRPr="006B0287">
        <w:t xml:space="preserve">, </w:t>
      </w:r>
      <w:r w:rsidRPr="006B0287">
        <w:rPr>
          <w:i/>
          <w:iCs/>
        </w:rPr>
        <w:t>11</w:t>
      </w:r>
      <w:r w:rsidRPr="006B0287">
        <w:t>(3), 3653–3699. https://doi.org/10.5194/bgd-11-3653-2014</w:t>
      </w:r>
    </w:p>
    <w:p w14:paraId="7B3D57E5" w14:textId="77777777" w:rsidR="006B0287" w:rsidRPr="006B0287" w:rsidRDefault="006B0287" w:rsidP="006B0287">
      <w:pPr>
        <w:pStyle w:val="Bibliography"/>
      </w:pPr>
      <w:proofErr w:type="spellStart"/>
      <w:r w:rsidRPr="006B0287">
        <w:lastRenderedPageBreak/>
        <w:t>Dilling</w:t>
      </w:r>
      <w:proofErr w:type="spellEnd"/>
      <w:r w:rsidRPr="006B0287">
        <w:t xml:space="preserve">, L., &amp; </w:t>
      </w:r>
      <w:proofErr w:type="spellStart"/>
      <w:r w:rsidRPr="006B0287">
        <w:t>Alldredge</w:t>
      </w:r>
      <w:proofErr w:type="spellEnd"/>
      <w:r w:rsidRPr="006B0287">
        <w:t xml:space="preserve">, A. L. (2000). Fragmentation of marine snow by swimming </w:t>
      </w:r>
      <w:proofErr w:type="spellStart"/>
      <w:r w:rsidRPr="006B0287">
        <w:t>macrozooplankton</w:t>
      </w:r>
      <w:proofErr w:type="spellEnd"/>
      <w:r w:rsidRPr="006B0287">
        <w:t xml:space="preserve">: A new process impacting carbon cycling in the sea. </w:t>
      </w:r>
      <w:r w:rsidRPr="006B0287">
        <w:rPr>
          <w:i/>
          <w:iCs/>
        </w:rPr>
        <w:t>Deep Sea Research Part I: Oceanographic Research Papers</w:t>
      </w:r>
      <w:r w:rsidRPr="006B0287">
        <w:t xml:space="preserve">, </w:t>
      </w:r>
      <w:r w:rsidRPr="006B0287">
        <w:rPr>
          <w:i/>
          <w:iCs/>
        </w:rPr>
        <w:t>47</w:t>
      </w:r>
      <w:r w:rsidRPr="006B0287">
        <w:t>(7), 1227–1245. https://doi.org/10.1016/S0967-0637(99)00105-3</w:t>
      </w:r>
    </w:p>
    <w:p w14:paraId="7B61EFC3" w14:textId="77777777" w:rsidR="006B0287" w:rsidRPr="006B0287" w:rsidRDefault="006B0287" w:rsidP="006B0287">
      <w:pPr>
        <w:pStyle w:val="Bibliography"/>
      </w:pPr>
      <w:r w:rsidRPr="006B0287">
        <w:t xml:space="preserve">Durkin, C. A., </w:t>
      </w:r>
      <w:proofErr w:type="spellStart"/>
      <w:r w:rsidRPr="006B0287">
        <w:t>Estapa</w:t>
      </w:r>
      <w:proofErr w:type="spellEnd"/>
      <w:r w:rsidRPr="006B0287">
        <w:t xml:space="preserve">, M. L., &amp; </w:t>
      </w:r>
      <w:proofErr w:type="spellStart"/>
      <w:r w:rsidRPr="006B0287">
        <w:t>Buesseler</w:t>
      </w:r>
      <w:proofErr w:type="spellEnd"/>
      <w:r w:rsidRPr="006B0287">
        <w:t xml:space="preserve">, K. O. (2015). Observations of carbon export by small sinking particles in the upper mesopelagic. </w:t>
      </w:r>
      <w:r w:rsidRPr="006B0287">
        <w:rPr>
          <w:i/>
          <w:iCs/>
        </w:rPr>
        <w:t>Marine Chemistry</w:t>
      </w:r>
      <w:r w:rsidRPr="006B0287">
        <w:t xml:space="preserve">, </w:t>
      </w:r>
      <w:r w:rsidRPr="006B0287">
        <w:rPr>
          <w:i/>
          <w:iCs/>
        </w:rPr>
        <w:t>175</w:t>
      </w:r>
      <w:r w:rsidRPr="006B0287">
        <w:t>, 72–81. https://doi.org/10.1016/j.marchem.2015.02.011</w:t>
      </w:r>
    </w:p>
    <w:p w14:paraId="77380A8A" w14:textId="77777777" w:rsidR="006B0287" w:rsidRPr="006B0287" w:rsidRDefault="006B0287" w:rsidP="006B0287">
      <w:pPr>
        <w:pStyle w:val="Bibliography"/>
      </w:pPr>
      <w:r w:rsidRPr="006B0287">
        <w:t xml:space="preserve">Evans, N., Boles, E., </w:t>
      </w:r>
      <w:proofErr w:type="spellStart"/>
      <w:r w:rsidRPr="006B0287">
        <w:t>Kwiecinski</w:t>
      </w:r>
      <w:proofErr w:type="spellEnd"/>
      <w:r w:rsidRPr="006B0287">
        <w:t xml:space="preserve">, J. V., Mullen, S., Wolf, M., </w:t>
      </w:r>
      <w:proofErr w:type="spellStart"/>
      <w:r w:rsidRPr="006B0287">
        <w:t>Devol</w:t>
      </w:r>
      <w:proofErr w:type="spellEnd"/>
      <w:r w:rsidRPr="006B0287">
        <w:t xml:space="preserve">, A. H., et al. (2020). The role of water masses in shaping the distribution of redox active compounds in the Eastern Tropical North Pacific oxygen deficient zone and influencing low oxygen concentrations in the eastern Pacific Ocean. </w:t>
      </w:r>
      <w:r w:rsidRPr="006B0287">
        <w:rPr>
          <w:i/>
          <w:iCs/>
        </w:rPr>
        <w:t>Limnology and Oceanography</w:t>
      </w:r>
      <w:r w:rsidRPr="006B0287">
        <w:t xml:space="preserve">, </w:t>
      </w:r>
      <w:r w:rsidRPr="006B0287">
        <w:rPr>
          <w:i/>
          <w:iCs/>
        </w:rPr>
        <w:t>65</w:t>
      </w:r>
      <w:r w:rsidRPr="006B0287">
        <w:t>(8), 1688–1705. https://doi.org/10.1002/lno.11412</w:t>
      </w:r>
    </w:p>
    <w:p w14:paraId="3BF95654" w14:textId="77777777" w:rsidR="006B0287" w:rsidRPr="006B0287" w:rsidRDefault="006B0287" w:rsidP="006B0287">
      <w:pPr>
        <w:pStyle w:val="Bibliography"/>
      </w:pPr>
      <w:r w:rsidRPr="006B0287">
        <w:t xml:space="preserve">Francois, R., </w:t>
      </w:r>
      <w:proofErr w:type="spellStart"/>
      <w:r w:rsidRPr="006B0287">
        <w:t>Honjo</w:t>
      </w:r>
      <w:proofErr w:type="spellEnd"/>
      <w:r w:rsidRPr="006B0287">
        <w:t xml:space="preserve">, S., </w:t>
      </w:r>
      <w:proofErr w:type="spellStart"/>
      <w:r w:rsidRPr="006B0287">
        <w:t>Krishfield</w:t>
      </w:r>
      <w:proofErr w:type="spellEnd"/>
      <w:r w:rsidRPr="006B0287">
        <w:t xml:space="preserve">, R., &amp; </w:t>
      </w:r>
      <w:proofErr w:type="spellStart"/>
      <w:r w:rsidRPr="006B0287">
        <w:t>Manganini</w:t>
      </w:r>
      <w:proofErr w:type="spellEnd"/>
      <w:r w:rsidRPr="006B0287">
        <w:t xml:space="preserve">, S. (2002). Factors controlling the flux of organic carbon to the bathypelagic zone of the ocean. </w:t>
      </w:r>
      <w:r w:rsidRPr="006B0287">
        <w:rPr>
          <w:i/>
          <w:iCs/>
        </w:rPr>
        <w:t>Global Biogeochemical Cycles</w:t>
      </w:r>
      <w:r w:rsidRPr="006B0287">
        <w:t xml:space="preserve">, </w:t>
      </w:r>
      <w:r w:rsidRPr="006B0287">
        <w:rPr>
          <w:i/>
          <w:iCs/>
        </w:rPr>
        <w:t>16</w:t>
      </w:r>
      <w:r w:rsidRPr="006B0287">
        <w:t>(4), 34-1-34–20. https://doi.org/10.1029/2001GB001722</w:t>
      </w:r>
    </w:p>
    <w:p w14:paraId="6771BAA4" w14:textId="77777777" w:rsidR="006B0287" w:rsidRPr="006B0287" w:rsidRDefault="006B0287" w:rsidP="006B0287">
      <w:pPr>
        <w:pStyle w:val="Bibliography"/>
      </w:pPr>
      <w:proofErr w:type="spellStart"/>
      <w:r w:rsidRPr="006B0287">
        <w:t>Fuchsman</w:t>
      </w:r>
      <w:proofErr w:type="spellEnd"/>
      <w:r w:rsidRPr="006B0287">
        <w:t xml:space="preserve">, C. A., </w:t>
      </w:r>
      <w:proofErr w:type="spellStart"/>
      <w:r w:rsidRPr="006B0287">
        <w:t>Devol</w:t>
      </w:r>
      <w:proofErr w:type="spellEnd"/>
      <w:r w:rsidRPr="006B0287">
        <w:t xml:space="preserve">, A. H., Saunders, J. K., McKay, C., &amp; </w:t>
      </w:r>
      <w:proofErr w:type="spellStart"/>
      <w:r w:rsidRPr="006B0287">
        <w:t>Rocap</w:t>
      </w:r>
      <w:proofErr w:type="spellEnd"/>
      <w:r w:rsidRPr="006B0287">
        <w:t xml:space="preserve">, G. (2017). Niche Partitioning of the N Cycling Microbial Community of an Offshore Oxygen Deficient Zone. </w:t>
      </w:r>
      <w:r w:rsidRPr="006B0287">
        <w:rPr>
          <w:i/>
          <w:iCs/>
        </w:rPr>
        <w:t>Frontiers in Microbiology</w:t>
      </w:r>
      <w:r w:rsidRPr="006B0287">
        <w:t xml:space="preserve">, </w:t>
      </w:r>
      <w:r w:rsidRPr="006B0287">
        <w:rPr>
          <w:i/>
          <w:iCs/>
        </w:rPr>
        <w:t>8</w:t>
      </w:r>
      <w:r w:rsidRPr="006B0287">
        <w:t>. https://doi.org/10.3389/fmicb.2017.02384</w:t>
      </w:r>
    </w:p>
    <w:p w14:paraId="11121586" w14:textId="77777777" w:rsidR="006B0287" w:rsidRPr="006B0287" w:rsidRDefault="006B0287" w:rsidP="006B0287">
      <w:pPr>
        <w:pStyle w:val="Bibliography"/>
      </w:pPr>
      <w:proofErr w:type="spellStart"/>
      <w:r w:rsidRPr="006B0287">
        <w:t>Fuchsman</w:t>
      </w:r>
      <w:proofErr w:type="spellEnd"/>
      <w:r w:rsidRPr="006B0287">
        <w:t xml:space="preserve">, C. A., Palevsky, H. I., </w:t>
      </w:r>
      <w:proofErr w:type="spellStart"/>
      <w:r w:rsidRPr="006B0287">
        <w:t>Widner</w:t>
      </w:r>
      <w:proofErr w:type="spellEnd"/>
      <w:r w:rsidRPr="006B0287">
        <w:t xml:space="preserve">, B., Duffy, M., Carlson, M. C. G., </w:t>
      </w:r>
      <w:proofErr w:type="spellStart"/>
      <w:r w:rsidRPr="006B0287">
        <w:t>Neibauer</w:t>
      </w:r>
      <w:proofErr w:type="spellEnd"/>
      <w:r w:rsidRPr="006B0287">
        <w:t xml:space="preserve">, J. A., et al. (2019). Cyanobacteria and cyanophage contributions to carbon and nitrogen cycling in an oligotrophic oxygen-deficient zone. </w:t>
      </w:r>
      <w:r w:rsidRPr="006B0287">
        <w:rPr>
          <w:i/>
          <w:iCs/>
        </w:rPr>
        <w:t>The ISME Journal</w:t>
      </w:r>
      <w:r w:rsidRPr="006B0287">
        <w:t>, 1. https://doi.org/10.1038/s41396-019-0452-6</w:t>
      </w:r>
    </w:p>
    <w:p w14:paraId="7DD07763" w14:textId="77777777" w:rsidR="006B0287" w:rsidRPr="006B0287" w:rsidRDefault="006B0287" w:rsidP="006B0287">
      <w:pPr>
        <w:pStyle w:val="Bibliography"/>
      </w:pPr>
      <w:r w:rsidRPr="006B0287">
        <w:t xml:space="preserve">Gilly, W. F., </w:t>
      </w:r>
      <w:proofErr w:type="spellStart"/>
      <w:r w:rsidRPr="006B0287">
        <w:t>Beman</w:t>
      </w:r>
      <w:proofErr w:type="spellEnd"/>
      <w:r w:rsidRPr="006B0287">
        <w:t xml:space="preserve">, J. M., </w:t>
      </w:r>
      <w:proofErr w:type="spellStart"/>
      <w:r w:rsidRPr="006B0287">
        <w:t>Litvin</w:t>
      </w:r>
      <w:proofErr w:type="spellEnd"/>
      <w:r w:rsidRPr="006B0287">
        <w:t xml:space="preserve">, S. Y., &amp; Robison, B. H. (2013). Oceanographic and Biological Effects of Shoaling of the Oxygen Minimum Zone. </w:t>
      </w:r>
      <w:r w:rsidRPr="006B0287">
        <w:rPr>
          <w:i/>
          <w:iCs/>
        </w:rPr>
        <w:t>Annual Review of Marine Science</w:t>
      </w:r>
      <w:r w:rsidRPr="006B0287">
        <w:t xml:space="preserve">, </w:t>
      </w:r>
      <w:r w:rsidRPr="006B0287">
        <w:rPr>
          <w:i/>
          <w:iCs/>
        </w:rPr>
        <w:t>5</w:t>
      </w:r>
      <w:r w:rsidRPr="006B0287">
        <w:t>(1), 393–420. https://doi.org/10.1146/annurev-marine-120710-100849</w:t>
      </w:r>
    </w:p>
    <w:p w14:paraId="41811CA2" w14:textId="77777777" w:rsidR="006B0287" w:rsidRPr="006B0287" w:rsidRDefault="006B0287" w:rsidP="006B0287">
      <w:pPr>
        <w:pStyle w:val="Bibliography"/>
      </w:pPr>
      <w:proofErr w:type="spellStart"/>
      <w:r w:rsidRPr="006B0287">
        <w:t>Goldthwait</w:t>
      </w:r>
      <w:proofErr w:type="spellEnd"/>
      <w:r w:rsidRPr="006B0287">
        <w:t xml:space="preserve">, S. A., Carlson, C. A., Henderson, G. K., &amp; </w:t>
      </w:r>
      <w:proofErr w:type="spellStart"/>
      <w:r w:rsidRPr="006B0287">
        <w:t>Alldredge</w:t>
      </w:r>
      <w:proofErr w:type="spellEnd"/>
      <w:r w:rsidRPr="006B0287">
        <w:t xml:space="preserve">, A. L. (2005). Effects of physical fragmentation on remineralization of marine snow. </w:t>
      </w:r>
      <w:r w:rsidRPr="006B0287">
        <w:rPr>
          <w:i/>
          <w:iCs/>
        </w:rPr>
        <w:t>Marine Ecology Progress Series</w:t>
      </w:r>
      <w:r w:rsidRPr="006B0287">
        <w:t xml:space="preserve">, </w:t>
      </w:r>
      <w:r w:rsidRPr="006B0287">
        <w:rPr>
          <w:i/>
          <w:iCs/>
        </w:rPr>
        <w:t>305</w:t>
      </w:r>
      <w:r w:rsidRPr="006B0287">
        <w:t>, 59–65.</w:t>
      </w:r>
    </w:p>
    <w:p w14:paraId="11343C82" w14:textId="77777777" w:rsidR="006B0287" w:rsidRPr="006B0287" w:rsidRDefault="006B0287" w:rsidP="006B0287">
      <w:pPr>
        <w:pStyle w:val="Bibliography"/>
      </w:pPr>
      <w:proofErr w:type="spellStart"/>
      <w:r w:rsidRPr="006B0287">
        <w:lastRenderedPageBreak/>
        <w:t>Guidi</w:t>
      </w:r>
      <w:proofErr w:type="spellEnd"/>
      <w:r w:rsidRPr="006B0287">
        <w:t xml:space="preserve">, L., Jackson, G. A., </w:t>
      </w:r>
      <w:proofErr w:type="spellStart"/>
      <w:r w:rsidRPr="006B0287">
        <w:t>Stemmann</w:t>
      </w:r>
      <w:proofErr w:type="spellEnd"/>
      <w:r w:rsidRPr="006B0287">
        <w:t xml:space="preserve">, L., Miquel, J. C., </w:t>
      </w:r>
      <w:proofErr w:type="spellStart"/>
      <w:r w:rsidRPr="006B0287">
        <w:t>Picheral</w:t>
      </w:r>
      <w:proofErr w:type="spellEnd"/>
      <w:r w:rsidRPr="006B0287">
        <w:t xml:space="preserve">, M., &amp; </w:t>
      </w:r>
      <w:proofErr w:type="spellStart"/>
      <w:r w:rsidRPr="006B0287">
        <w:t>Gorsky</w:t>
      </w:r>
      <w:proofErr w:type="spellEnd"/>
      <w:r w:rsidRPr="006B0287">
        <w:t xml:space="preserve">, G. (2008). Relationship between particle size distribution and flux in the mesopelagic zone. </w:t>
      </w:r>
      <w:r w:rsidRPr="006B0287">
        <w:rPr>
          <w:i/>
          <w:iCs/>
        </w:rPr>
        <w:t>Deep Sea Research Part I: Oceanographic Research Papers</w:t>
      </w:r>
      <w:r w:rsidRPr="006B0287">
        <w:t xml:space="preserve">, </w:t>
      </w:r>
      <w:r w:rsidRPr="006B0287">
        <w:rPr>
          <w:i/>
          <w:iCs/>
        </w:rPr>
        <w:t>55</w:t>
      </w:r>
      <w:r w:rsidRPr="006B0287">
        <w:t>(10), 1364–1374. https://doi.org/10.1016/j.dsr.2008.05.014</w:t>
      </w:r>
    </w:p>
    <w:p w14:paraId="1C020FE9" w14:textId="77777777" w:rsidR="006B0287" w:rsidRPr="006B0287" w:rsidRDefault="006B0287" w:rsidP="006B0287">
      <w:pPr>
        <w:pStyle w:val="Bibliography"/>
      </w:pPr>
      <w:proofErr w:type="spellStart"/>
      <w:r w:rsidRPr="006B0287">
        <w:t>Hannides</w:t>
      </w:r>
      <w:proofErr w:type="spellEnd"/>
      <w:r w:rsidRPr="006B0287">
        <w:t xml:space="preserve">, C. C. S., Landry, M. R., Benitez-Nelson, C. R., Styles, R. M., Montoya, J. P., &amp; Karl, D. M. (2009). Export stoichiometry and migrant-mediated flux of phosphorus in the North Pacific Subtropical Gyre. </w:t>
      </w:r>
      <w:r w:rsidRPr="006B0287">
        <w:rPr>
          <w:i/>
          <w:iCs/>
        </w:rPr>
        <w:t>Deep Sea Research Part I: Oceanographic Research Papers</w:t>
      </w:r>
      <w:r w:rsidRPr="006B0287">
        <w:t xml:space="preserve">, </w:t>
      </w:r>
      <w:r w:rsidRPr="006B0287">
        <w:rPr>
          <w:i/>
          <w:iCs/>
        </w:rPr>
        <w:t>56</w:t>
      </w:r>
      <w:r w:rsidRPr="006B0287">
        <w:t>(1), 73–88. https://doi.org/10.1016/j.dsr.2008.08.003</w:t>
      </w:r>
    </w:p>
    <w:p w14:paraId="16291877" w14:textId="77777777" w:rsidR="006B0287" w:rsidRPr="006B0287" w:rsidRDefault="006B0287" w:rsidP="006B0287">
      <w:pPr>
        <w:pStyle w:val="Bibliography"/>
      </w:pPr>
      <w:r w:rsidRPr="006B0287">
        <w:t xml:space="preserve">Hartnett, H. E., &amp; </w:t>
      </w:r>
      <w:proofErr w:type="spellStart"/>
      <w:r w:rsidRPr="006B0287">
        <w:t>Devol</w:t>
      </w:r>
      <w:proofErr w:type="spellEnd"/>
      <w:r w:rsidRPr="006B0287">
        <w:t xml:space="preserve">, A. H. (2003). Role of a strong oxygen-deficient zone in the preservation and degradation of organic matter: a carbon budget for the continental margins of northwest Mexico and Washington State. </w:t>
      </w:r>
      <w:proofErr w:type="spellStart"/>
      <w:r w:rsidRPr="006B0287">
        <w:rPr>
          <w:i/>
          <w:iCs/>
        </w:rPr>
        <w:t>Geochimica</w:t>
      </w:r>
      <w:proofErr w:type="spellEnd"/>
      <w:r w:rsidRPr="006B0287">
        <w:rPr>
          <w:i/>
          <w:iCs/>
        </w:rPr>
        <w:t xml:space="preserve"> et </w:t>
      </w:r>
      <w:proofErr w:type="spellStart"/>
      <w:r w:rsidRPr="006B0287">
        <w:rPr>
          <w:i/>
          <w:iCs/>
        </w:rPr>
        <w:t>Cosmochimica</w:t>
      </w:r>
      <w:proofErr w:type="spellEnd"/>
      <w:r w:rsidRPr="006B0287">
        <w:rPr>
          <w:i/>
          <w:iCs/>
        </w:rPr>
        <w:t xml:space="preserve"> Acta</w:t>
      </w:r>
      <w:r w:rsidRPr="006B0287">
        <w:t xml:space="preserve">, </w:t>
      </w:r>
      <w:r w:rsidRPr="006B0287">
        <w:rPr>
          <w:i/>
          <w:iCs/>
        </w:rPr>
        <w:t>67</w:t>
      </w:r>
      <w:r w:rsidRPr="006B0287">
        <w:t>(2), 247–264. https://doi.org/10.1016/S0016-7037(02)01076-1</w:t>
      </w:r>
    </w:p>
    <w:p w14:paraId="419C5743" w14:textId="77777777" w:rsidR="006B0287" w:rsidRPr="006B0287" w:rsidRDefault="006B0287" w:rsidP="006B0287">
      <w:pPr>
        <w:pStyle w:val="Bibliography"/>
      </w:pPr>
      <w:r w:rsidRPr="006B0287">
        <w:t xml:space="preserve">Hays, G. C. (2003). A review of the adaptive significance and ecosystem consequences of zooplankton diel vertical migrations. In M. B. Jones, A. </w:t>
      </w:r>
      <w:proofErr w:type="spellStart"/>
      <w:r w:rsidRPr="006B0287">
        <w:t>Ingólfsson</w:t>
      </w:r>
      <w:proofErr w:type="spellEnd"/>
      <w:r w:rsidRPr="006B0287">
        <w:t xml:space="preserve">, E. </w:t>
      </w:r>
      <w:proofErr w:type="spellStart"/>
      <w:r w:rsidRPr="006B0287">
        <w:t>Ólafsson</w:t>
      </w:r>
      <w:proofErr w:type="spellEnd"/>
      <w:r w:rsidRPr="006B0287">
        <w:t xml:space="preserve">, G. V. </w:t>
      </w:r>
      <w:proofErr w:type="spellStart"/>
      <w:r w:rsidRPr="006B0287">
        <w:t>Helgason</w:t>
      </w:r>
      <w:proofErr w:type="spellEnd"/>
      <w:r w:rsidRPr="006B0287">
        <w:t xml:space="preserve">, K. Gunnarsson, &amp; J. </w:t>
      </w:r>
      <w:proofErr w:type="spellStart"/>
      <w:r w:rsidRPr="006B0287">
        <w:t>Svavarsson</w:t>
      </w:r>
      <w:proofErr w:type="spellEnd"/>
      <w:r w:rsidRPr="006B0287">
        <w:t xml:space="preserve"> (Eds.), </w:t>
      </w:r>
      <w:r w:rsidRPr="006B0287">
        <w:rPr>
          <w:i/>
          <w:iCs/>
        </w:rPr>
        <w:t>Migrations and Dispersal of Marine Organisms</w:t>
      </w:r>
      <w:r w:rsidRPr="006B0287">
        <w:t xml:space="preserve"> (pp. 163–170). Dordrecht: Springer Netherlands. https://doi.org/10.1007/978-94-017-2276-6_18</w:t>
      </w:r>
    </w:p>
    <w:p w14:paraId="25CC6A80" w14:textId="77777777" w:rsidR="006B0287" w:rsidRPr="006B0287" w:rsidRDefault="006B0287" w:rsidP="006B0287">
      <w:pPr>
        <w:pStyle w:val="Bibliography"/>
      </w:pPr>
      <w:r w:rsidRPr="006B0287">
        <w:t xml:space="preserve">Herrera, I., </w:t>
      </w:r>
      <w:proofErr w:type="spellStart"/>
      <w:r w:rsidRPr="006B0287">
        <w:t>Yebra</w:t>
      </w:r>
      <w:proofErr w:type="spellEnd"/>
      <w:r w:rsidRPr="006B0287">
        <w:t xml:space="preserve">, L., Antezana, T., </w:t>
      </w:r>
      <w:proofErr w:type="spellStart"/>
      <w:r w:rsidRPr="006B0287">
        <w:t>Giraldo</w:t>
      </w:r>
      <w:proofErr w:type="spellEnd"/>
      <w:r w:rsidRPr="006B0287">
        <w:t xml:space="preserve">, A., </w:t>
      </w:r>
      <w:proofErr w:type="spellStart"/>
      <w:r w:rsidRPr="006B0287">
        <w:t>Färber-Lorda</w:t>
      </w:r>
      <w:proofErr w:type="spellEnd"/>
      <w:r w:rsidRPr="006B0287">
        <w:t xml:space="preserve">, J., &amp; Hernández-León, S. (2019). Vertical variability of </w:t>
      </w:r>
      <w:proofErr w:type="spellStart"/>
      <w:r w:rsidRPr="006B0287">
        <w:t>Euphausia</w:t>
      </w:r>
      <w:proofErr w:type="spellEnd"/>
      <w:r w:rsidRPr="006B0287">
        <w:t xml:space="preserve"> </w:t>
      </w:r>
      <w:proofErr w:type="spellStart"/>
      <w:r w:rsidRPr="006B0287">
        <w:t>distinguenda</w:t>
      </w:r>
      <w:proofErr w:type="spellEnd"/>
      <w:r w:rsidRPr="006B0287">
        <w:t xml:space="preserve"> metabolic rates during diel migration into the oxygen minimum zone of the Eastern Tropical Pacific off Mexico. </w:t>
      </w:r>
      <w:r w:rsidRPr="006B0287">
        <w:rPr>
          <w:i/>
          <w:iCs/>
        </w:rPr>
        <w:t>Journal of Plankton Research</w:t>
      </w:r>
      <w:r w:rsidRPr="006B0287">
        <w:t xml:space="preserve">, </w:t>
      </w:r>
      <w:r w:rsidRPr="006B0287">
        <w:rPr>
          <w:i/>
          <w:iCs/>
        </w:rPr>
        <w:t>41</w:t>
      </w:r>
      <w:r w:rsidRPr="006B0287">
        <w:t>(2), 165–176. https://doi.org/10.1093/plankt/fbz004</w:t>
      </w:r>
    </w:p>
    <w:p w14:paraId="2E1E7D14" w14:textId="77777777" w:rsidR="006B0287" w:rsidRPr="006B0287" w:rsidRDefault="006B0287" w:rsidP="006B0287">
      <w:pPr>
        <w:pStyle w:val="Bibliography"/>
      </w:pPr>
      <w:r w:rsidRPr="006B0287">
        <w:t xml:space="preserve">Heywood, K. J. (1996). Diel vertical migration of zooplankton in the Northeast Atlantic. </w:t>
      </w:r>
      <w:r w:rsidRPr="006B0287">
        <w:rPr>
          <w:i/>
          <w:iCs/>
        </w:rPr>
        <w:t>Journal of Plankton Research</w:t>
      </w:r>
      <w:r w:rsidRPr="006B0287">
        <w:t xml:space="preserve">, </w:t>
      </w:r>
      <w:r w:rsidRPr="006B0287">
        <w:rPr>
          <w:i/>
          <w:iCs/>
        </w:rPr>
        <w:t>18</w:t>
      </w:r>
      <w:r w:rsidRPr="006B0287">
        <w:t>(2), 163–184. https://doi.org/10.1093/plankt/18.2.163</w:t>
      </w:r>
    </w:p>
    <w:p w14:paraId="62B1342B" w14:textId="77777777" w:rsidR="006B0287" w:rsidRPr="006B0287" w:rsidRDefault="006B0287" w:rsidP="006B0287">
      <w:pPr>
        <w:pStyle w:val="Bibliography"/>
      </w:pPr>
      <w:r w:rsidRPr="006B0287">
        <w:t xml:space="preserve">Hidalgo, P., </w:t>
      </w:r>
      <w:proofErr w:type="spellStart"/>
      <w:r w:rsidRPr="006B0287">
        <w:t>Escribano</w:t>
      </w:r>
      <w:proofErr w:type="spellEnd"/>
      <w:r w:rsidRPr="006B0287">
        <w:t xml:space="preserve">, R., &amp; Morales, C. E. (2005). Ontogenetic vertical distribution and diel migration of the copepod </w:t>
      </w:r>
      <w:proofErr w:type="spellStart"/>
      <w:r w:rsidRPr="006B0287">
        <w:t>Eucalanus</w:t>
      </w:r>
      <w:proofErr w:type="spellEnd"/>
      <w:r w:rsidRPr="006B0287">
        <w:t xml:space="preserve"> </w:t>
      </w:r>
      <w:proofErr w:type="spellStart"/>
      <w:r w:rsidRPr="006B0287">
        <w:t>inermis</w:t>
      </w:r>
      <w:proofErr w:type="spellEnd"/>
      <w:r w:rsidRPr="006B0287">
        <w:t xml:space="preserve"> in the oxygen minimum zone off northern Chile (20–21° S). </w:t>
      </w:r>
      <w:r w:rsidRPr="006B0287">
        <w:rPr>
          <w:i/>
          <w:iCs/>
        </w:rPr>
        <w:t>Journal of Plankton Research</w:t>
      </w:r>
      <w:r w:rsidRPr="006B0287">
        <w:t xml:space="preserve">, </w:t>
      </w:r>
      <w:r w:rsidRPr="006B0287">
        <w:rPr>
          <w:i/>
          <w:iCs/>
        </w:rPr>
        <w:t>27</w:t>
      </w:r>
      <w:r w:rsidRPr="006B0287">
        <w:t>(6), 519–529. https://doi.org/10.1093/plankt/fbi025</w:t>
      </w:r>
    </w:p>
    <w:p w14:paraId="432B2F89" w14:textId="77777777" w:rsidR="006B0287" w:rsidRPr="006B0287" w:rsidRDefault="006B0287" w:rsidP="006B0287">
      <w:pPr>
        <w:pStyle w:val="Bibliography"/>
      </w:pPr>
      <w:proofErr w:type="spellStart"/>
      <w:r w:rsidRPr="006B0287">
        <w:t>Homoky</w:t>
      </w:r>
      <w:proofErr w:type="spellEnd"/>
      <w:r w:rsidRPr="006B0287">
        <w:t xml:space="preserve">, W. B., Conway, T. M., John, S. G., König, D., Deng, F., Tagliabue, A., &amp; Mills, R. A. (2021). Iron colloids dominate sedimentary supply to the ocean interior. </w:t>
      </w:r>
      <w:r w:rsidRPr="006B0287">
        <w:rPr>
          <w:i/>
          <w:iCs/>
        </w:rPr>
        <w:t>Proceedings of the National Academy of Sciences</w:t>
      </w:r>
      <w:r w:rsidRPr="006B0287">
        <w:t xml:space="preserve">, </w:t>
      </w:r>
      <w:r w:rsidRPr="006B0287">
        <w:rPr>
          <w:i/>
          <w:iCs/>
        </w:rPr>
        <w:t>118</w:t>
      </w:r>
      <w:r w:rsidRPr="006B0287">
        <w:t>(13), e2016078118. https://doi.org/10.1073/pnas.2016078118</w:t>
      </w:r>
    </w:p>
    <w:p w14:paraId="6ACB7368" w14:textId="77777777" w:rsidR="006B0287" w:rsidRPr="006B0287" w:rsidRDefault="006B0287" w:rsidP="006B0287">
      <w:pPr>
        <w:pStyle w:val="Bibliography"/>
      </w:pPr>
      <w:proofErr w:type="spellStart"/>
      <w:r w:rsidRPr="006B0287">
        <w:t>Horak</w:t>
      </w:r>
      <w:proofErr w:type="spellEnd"/>
      <w:r w:rsidRPr="006B0287">
        <w:t xml:space="preserve">, R. E. A., Ruef, W., Ward, B. B., &amp; </w:t>
      </w:r>
      <w:proofErr w:type="spellStart"/>
      <w:r w:rsidRPr="006B0287">
        <w:t>Devol</w:t>
      </w:r>
      <w:proofErr w:type="spellEnd"/>
      <w:r w:rsidRPr="006B0287">
        <w:t xml:space="preserve">, A. H. (2016). Expansion of denitrification and anoxia in the eastern tropical North Pacific from 1972 to 2012. </w:t>
      </w:r>
      <w:r w:rsidRPr="006B0287">
        <w:rPr>
          <w:i/>
          <w:iCs/>
        </w:rPr>
        <w:t>Geophysical Research Letters</w:t>
      </w:r>
      <w:r w:rsidRPr="006B0287">
        <w:t xml:space="preserve">, </w:t>
      </w:r>
      <w:r w:rsidRPr="006B0287">
        <w:rPr>
          <w:i/>
          <w:iCs/>
        </w:rPr>
        <w:t>43</w:t>
      </w:r>
      <w:r w:rsidRPr="006B0287">
        <w:t>(10), 2016GL068871. https://doi.org/10.1002/2016GL068871</w:t>
      </w:r>
    </w:p>
    <w:p w14:paraId="1A17586A" w14:textId="77777777" w:rsidR="006B0287" w:rsidRPr="006B0287" w:rsidRDefault="006B0287" w:rsidP="006B0287">
      <w:pPr>
        <w:pStyle w:val="Bibliography"/>
      </w:pPr>
      <w:proofErr w:type="spellStart"/>
      <w:r w:rsidRPr="006B0287">
        <w:t>Inthorn</w:t>
      </w:r>
      <w:proofErr w:type="spellEnd"/>
      <w:r w:rsidRPr="006B0287">
        <w:t xml:space="preserve">, M. (2005). Lateral particle transport in nepheloid layers - a key factor for organic matter distribution and quality in the Benguela high-productivity area. Retrieved from </w:t>
      </w:r>
      <w:proofErr w:type="gramStart"/>
      <w:r w:rsidRPr="006B0287">
        <w:t>https://media.suub.uni-bremen.de/handle/elib/2212</w:t>
      </w:r>
      <w:proofErr w:type="gramEnd"/>
    </w:p>
    <w:p w14:paraId="0CA7A943" w14:textId="77777777" w:rsidR="006B0287" w:rsidRPr="006B0287" w:rsidRDefault="006B0287" w:rsidP="006B0287">
      <w:pPr>
        <w:pStyle w:val="Bibliography"/>
      </w:pPr>
      <w:r w:rsidRPr="006B0287">
        <w:t xml:space="preserve">Ito, T., </w:t>
      </w:r>
      <w:proofErr w:type="spellStart"/>
      <w:r w:rsidRPr="006B0287">
        <w:t>Minobe</w:t>
      </w:r>
      <w:proofErr w:type="spellEnd"/>
      <w:r w:rsidRPr="006B0287">
        <w:t>, S., Long, M. C., &amp; Deutsch, C. (2017). Upper ocean O</w:t>
      </w:r>
      <w:r w:rsidRPr="006B0287">
        <w:rPr>
          <w:vertAlign w:val="subscript"/>
        </w:rPr>
        <w:t>2</w:t>
      </w:r>
      <w:r w:rsidRPr="006B0287">
        <w:t xml:space="preserve"> trends: 1958-2015. </w:t>
      </w:r>
      <w:r w:rsidRPr="006B0287">
        <w:rPr>
          <w:i/>
          <w:iCs/>
        </w:rPr>
        <w:t>Geophysical Research Letters</w:t>
      </w:r>
      <w:r w:rsidRPr="006B0287">
        <w:t xml:space="preserve">, </w:t>
      </w:r>
      <w:r w:rsidRPr="006B0287">
        <w:rPr>
          <w:i/>
          <w:iCs/>
        </w:rPr>
        <w:t>44</w:t>
      </w:r>
      <w:r w:rsidRPr="006B0287">
        <w:t>(9), 4214–4223. https://doi.org/10.1002/2017GL073613</w:t>
      </w:r>
    </w:p>
    <w:p w14:paraId="17151F26" w14:textId="77777777" w:rsidR="006B0287" w:rsidRPr="006B0287" w:rsidRDefault="006B0287" w:rsidP="006B0287">
      <w:pPr>
        <w:pStyle w:val="Bibliography"/>
      </w:pPr>
      <w:r w:rsidRPr="006B0287">
        <w:t xml:space="preserve">Jackson, G. A., &amp; </w:t>
      </w:r>
      <w:proofErr w:type="spellStart"/>
      <w:r w:rsidRPr="006B0287">
        <w:t>Burd</w:t>
      </w:r>
      <w:proofErr w:type="spellEnd"/>
      <w:r w:rsidRPr="006B0287">
        <w:t xml:space="preserve">, A. B. (2001). A model for the distribution of particle flux in the mid-water column controlled by subsurface biotic interactions. </w:t>
      </w:r>
      <w:r w:rsidRPr="006B0287">
        <w:rPr>
          <w:i/>
          <w:iCs/>
        </w:rPr>
        <w:t>Deep Sea Research Part II: Topical Studies in Oceanography</w:t>
      </w:r>
      <w:r w:rsidRPr="006B0287">
        <w:t xml:space="preserve">, </w:t>
      </w:r>
      <w:r w:rsidRPr="006B0287">
        <w:rPr>
          <w:i/>
          <w:iCs/>
        </w:rPr>
        <w:t>49</w:t>
      </w:r>
      <w:r w:rsidRPr="006B0287">
        <w:t>(1), 193–217. https://doi.org/10.1016/S0967-0645(01)00100-X</w:t>
      </w:r>
    </w:p>
    <w:p w14:paraId="2058A3F0" w14:textId="77777777" w:rsidR="006B0287" w:rsidRPr="006B0287" w:rsidRDefault="006B0287" w:rsidP="006B0287">
      <w:pPr>
        <w:pStyle w:val="Bibliography"/>
      </w:pPr>
      <w:r w:rsidRPr="006B0287">
        <w:t xml:space="preserve">Jiang, S., Dickey, T. D., Steinberg, D. K., &amp; </w:t>
      </w:r>
      <w:proofErr w:type="spellStart"/>
      <w:r w:rsidRPr="006B0287">
        <w:t>Madin</w:t>
      </w:r>
      <w:proofErr w:type="spellEnd"/>
      <w:r w:rsidRPr="006B0287">
        <w:t xml:space="preserve">, L. P. (2007). Temporal variability of zooplankton biomass from ADCP backscatter time series data at the Bermuda Testbed Mooring site. </w:t>
      </w:r>
      <w:r w:rsidRPr="006B0287">
        <w:rPr>
          <w:i/>
          <w:iCs/>
        </w:rPr>
        <w:t>Deep Sea Research Part I: Oceanographic Research Papers</w:t>
      </w:r>
      <w:r w:rsidRPr="006B0287">
        <w:t xml:space="preserve">, </w:t>
      </w:r>
      <w:r w:rsidRPr="006B0287">
        <w:rPr>
          <w:i/>
          <w:iCs/>
        </w:rPr>
        <w:t>54</w:t>
      </w:r>
      <w:r w:rsidRPr="006B0287">
        <w:t>(4), 608–636. https://doi.org/10.1016/j.dsr.2006.12.011</w:t>
      </w:r>
    </w:p>
    <w:p w14:paraId="0395EB55" w14:textId="77777777" w:rsidR="006B0287" w:rsidRPr="006B0287" w:rsidRDefault="006B0287" w:rsidP="006B0287">
      <w:pPr>
        <w:pStyle w:val="Bibliography"/>
      </w:pPr>
      <w:proofErr w:type="spellStart"/>
      <w:r w:rsidRPr="006B0287">
        <w:t>Kaartvedt</w:t>
      </w:r>
      <w:proofErr w:type="spellEnd"/>
      <w:r w:rsidRPr="006B0287">
        <w:t xml:space="preserve">, S., </w:t>
      </w:r>
      <w:proofErr w:type="spellStart"/>
      <w:r w:rsidRPr="006B0287">
        <w:t>Klevjer</w:t>
      </w:r>
      <w:proofErr w:type="spellEnd"/>
      <w:r w:rsidRPr="006B0287">
        <w:t xml:space="preserve">, T. A., Torgersen, T., </w:t>
      </w:r>
      <w:proofErr w:type="spellStart"/>
      <w:r w:rsidRPr="006B0287">
        <w:t>Sørnes</w:t>
      </w:r>
      <w:proofErr w:type="spellEnd"/>
      <w:r w:rsidRPr="006B0287">
        <w:t xml:space="preserve">, T. A., &amp; </w:t>
      </w:r>
      <w:proofErr w:type="spellStart"/>
      <w:r w:rsidRPr="006B0287">
        <w:t>Røstad</w:t>
      </w:r>
      <w:proofErr w:type="spellEnd"/>
      <w:r w:rsidRPr="006B0287">
        <w:t>, A. (2007). Diel vertical migration of individual jellyfish (</w:t>
      </w:r>
      <w:proofErr w:type="spellStart"/>
      <w:r w:rsidRPr="006B0287">
        <w:t>Periphylla</w:t>
      </w:r>
      <w:proofErr w:type="spellEnd"/>
      <w:r w:rsidRPr="006B0287">
        <w:t xml:space="preserve"> </w:t>
      </w:r>
      <w:proofErr w:type="spellStart"/>
      <w:r w:rsidRPr="006B0287">
        <w:t>periphylla</w:t>
      </w:r>
      <w:proofErr w:type="spellEnd"/>
      <w:r w:rsidRPr="006B0287">
        <w:t xml:space="preserve">). </w:t>
      </w:r>
      <w:r w:rsidRPr="006B0287">
        <w:rPr>
          <w:i/>
          <w:iCs/>
        </w:rPr>
        <w:t>Limnology and Oceanography</w:t>
      </w:r>
      <w:r w:rsidRPr="006B0287">
        <w:t xml:space="preserve">, </w:t>
      </w:r>
      <w:r w:rsidRPr="006B0287">
        <w:rPr>
          <w:i/>
          <w:iCs/>
        </w:rPr>
        <w:t>52</w:t>
      </w:r>
      <w:r w:rsidRPr="006B0287">
        <w:t>(3), 975–983. https://doi.org/10.4319/lo.2007.52.3.0975</w:t>
      </w:r>
    </w:p>
    <w:p w14:paraId="2971D7C0" w14:textId="77777777" w:rsidR="006B0287" w:rsidRPr="006B0287" w:rsidRDefault="006B0287" w:rsidP="006B0287">
      <w:pPr>
        <w:pStyle w:val="Bibliography"/>
      </w:pPr>
      <w:r w:rsidRPr="006B0287">
        <w:t xml:space="preserve">Keil, R. G., </w:t>
      </w:r>
      <w:proofErr w:type="spellStart"/>
      <w:r w:rsidRPr="006B0287">
        <w:t>Neibauer</w:t>
      </w:r>
      <w:proofErr w:type="spellEnd"/>
      <w:r w:rsidRPr="006B0287">
        <w:t xml:space="preserve">, J. A., &amp; </w:t>
      </w:r>
      <w:proofErr w:type="spellStart"/>
      <w:r w:rsidRPr="006B0287">
        <w:t>Devol</w:t>
      </w:r>
      <w:proofErr w:type="spellEnd"/>
      <w:r w:rsidRPr="006B0287">
        <w:t xml:space="preserve">, A. H. (2016). A multiproxy approach to understanding the “enhanced” flux of organic matter through the oxygen-deficient waters of the Arabian Sea. </w:t>
      </w:r>
      <w:proofErr w:type="spellStart"/>
      <w:r w:rsidRPr="006B0287">
        <w:rPr>
          <w:i/>
          <w:iCs/>
        </w:rPr>
        <w:t>Biogeosciences</w:t>
      </w:r>
      <w:proofErr w:type="spellEnd"/>
      <w:r w:rsidRPr="006B0287">
        <w:t xml:space="preserve">, </w:t>
      </w:r>
      <w:r w:rsidRPr="006B0287">
        <w:rPr>
          <w:i/>
          <w:iCs/>
        </w:rPr>
        <w:t>13</w:t>
      </w:r>
      <w:r w:rsidRPr="006B0287">
        <w:t>(7), 2077–2092. http://dx.doi.org/10.5194/bg-13-2077-2016</w:t>
      </w:r>
    </w:p>
    <w:p w14:paraId="0F6E9940" w14:textId="77777777" w:rsidR="006B0287" w:rsidRPr="006B0287" w:rsidRDefault="006B0287" w:rsidP="006B0287">
      <w:pPr>
        <w:pStyle w:val="Bibliography"/>
      </w:pPr>
      <w:proofErr w:type="spellStart"/>
      <w:r w:rsidRPr="006B0287">
        <w:t>Kiko</w:t>
      </w:r>
      <w:proofErr w:type="spellEnd"/>
      <w:r w:rsidRPr="006B0287">
        <w:t xml:space="preserve">, R., </w:t>
      </w:r>
      <w:proofErr w:type="spellStart"/>
      <w:r w:rsidRPr="006B0287">
        <w:t>Biastoch</w:t>
      </w:r>
      <w:proofErr w:type="spellEnd"/>
      <w:r w:rsidRPr="006B0287">
        <w:t xml:space="preserve">, A., Brandt, P., </w:t>
      </w:r>
      <w:proofErr w:type="spellStart"/>
      <w:r w:rsidRPr="006B0287">
        <w:t>Cravatte</w:t>
      </w:r>
      <w:proofErr w:type="spellEnd"/>
      <w:r w:rsidRPr="006B0287">
        <w:t xml:space="preserve">, S., </w:t>
      </w:r>
      <w:proofErr w:type="spellStart"/>
      <w:r w:rsidRPr="006B0287">
        <w:t>Hauss</w:t>
      </w:r>
      <w:proofErr w:type="spellEnd"/>
      <w:r w:rsidRPr="006B0287">
        <w:t xml:space="preserve">, H., </w:t>
      </w:r>
      <w:proofErr w:type="spellStart"/>
      <w:r w:rsidRPr="006B0287">
        <w:t>Hummels</w:t>
      </w:r>
      <w:proofErr w:type="spellEnd"/>
      <w:r w:rsidRPr="006B0287">
        <w:t xml:space="preserve">, R., et al. (2017). Biological and physical influences on marine snowfall at the equator. </w:t>
      </w:r>
      <w:r w:rsidRPr="006B0287">
        <w:rPr>
          <w:i/>
          <w:iCs/>
        </w:rPr>
        <w:t>Nature Geoscience</w:t>
      </w:r>
      <w:r w:rsidRPr="006B0287">
        <w:t xml:space="preserve">, </w:t>
      </w:r>
      <w:r w:rsidRPr="006B0287">
        <w:rPr>
          <w:i/>
          <w:iCs/>
        </w:rPr>
        <w:t>10</w:t>
      </w:r>
      <w:r w:rsidRPr="006B0287">
        <w:t>(11), 852–858. https://doi.org/10.1038/ngeo3042</w:t>
      </w:r>
    </w:p>
    <w:p w14:paraId="20F9DE14" w14:textId="77777777" w:rsidR="006B0287" w:rsidRPr="006B0287" w:rsidRDefault="006B0287" w:rsidP="006B0287">
      <w:pPr>
        <w:pStyle w:val="Bibliography"/>
      </w:pPr>
      <w:proofErr w:type="spellStart"/>
      <w:r w:rsidRPr="006B0287">
        <w:t>Kiko</w:t>
      </w:r>
      <w:proofErr w:type="spellEnd"/>
      <w:r w:rsidRPr="006B0287">
        <w:t xml:space="preserve">, R., Brandt, P., Christiansen, S., </w:t>
      </w:r>
      <w:proofErr w:type="spellStart"/>
      <w:r w:rsidRPr="006B0287">
        <w:t>Faustmann</w:t>
      </w:r>
      <w:proofErr w:type="spellEnd"/>
      <w:r w:rsidRPr="006B0287">
        <w:t xml:space="preserve">, J., </w:t>
      </w:r>
      <w:proofErr w:type="spellStart"/>
      <w:r w:rsidRPr="006B0287">
        <w:t>Kriest</w:t>
      </w:r>
      <w:proofErr w:type="spellEnd"/>
      <w:r w:rsidRPr="006B0287">
        <w:t xml:space="preserve">, I., Rodrigues, E., et al. (2020). Zooplankton-Mediated Fluxes in the Eastern Tropical North Atlantic. </w:t>
      </w:r>
      <w:r w:rsidRPr="006B0287">
        <w:rPr>
          <w:i/>
          <w:iCs/>
        </w:rPr>
        <w:t>Frontiers in Marine Science</w:t>
      </w:r>
      <w:r w:rsidRPr="006B0287">
        <w:t xml:space="preserve">, </w:t>
      </w:r>
      <w:r w:rsidRPr="006B0287">
        <w:rPr>
          <w:i/>
          <w:iCs/>
        </w:rPr>
        <w:t>7</w:t>
      </w:r>
      <w:r w:rsidRPr="006B0287">
        <w:t>. https://doi.org/10.3389/fmars.2020.00358</w:t>
      </w:r>
    </w:p>
    <w:p w14:paraId="2CC97717" w14:textId="77777777" w:rsidR="006B0287" w:rsidRPr="006B0287" w:rsidRDefault="006B0287" w:rsidP="006B0287">
      <w:pPr>
        <w:pStyle w:val="Bibliography"/>
      </w:pPr>
      <w:r w:rsidRPr="006B0287">
        <w:t xml:space="preserve">Kwon, E. Y., &amp; </w:t>
      </w:r>
      <w:proofErr w:type="spellStart"/>
      <w:r w:rsidRPr="006B0287">
        <w:t>Primeau</w:t>
      </w:r>
      <w:proofErr w:type="spellEnd"/>
      <w:r w:rsidRPr="006B0287">
        <w:t xml:space="preserve">, F. (2008). Optimization and sensitivity of a global biogeochemistry ocean model using combined in situ DIC, alkalinity, and phosphate data. </w:t>
      </w:r>
      <w:r w:rsidRPr="006B0287">
        <w:rPr>
          <w:i/>
          <w:iCs/>
        </w:rPr>
        <w:t>Journal of Geophysical Research: Oceans</w:t>
      </w:r>
      <w:r w:rsidRPr="006B0287">
        <w:t xml:space="preserve">, </w:t>
      </w:r>
      <w:r w:rsidRPr="006B0287">
        <w:rPr>
          <w:i/>
          <w:iCs/>
        </w:rPr>
        <w:t>113</w:t>
      </w:r>
      <w:r w:rsidRPr="006B0287">
        <w:t>(C8), C08011. https://doi.org/10.1029/2007JC004520</w:t>
      </w:r>
    </w:p>
    <w:p w14:paraId="47EA6E51" w14:textId="77777777" w:rsidR="006B0287" w:rsidRPr="006B0287" w:rsidRDefault="006B0287" w:rsidP="006B0287">
      <w:pPr>
        <w:pStyle w:val="Bibliography"/>
      </w:pPr>
      <w:r w:rsidRPr="006B0287">
        <w:t xml:space="preserve">Lam, P., &amp; </w:t>
      </w:r>
      <w:proofErr w:type="spellStart"/>
      <w:r w:rsidRPr="006B0287">
        <w:t>Kuypers</w:t>
      </w:r>
      <w:proofErr w:type="spellEnd"/>
      <w:r w:rsidRPr="006B0287">
        <w:t xml:space="preserve">, M. M. M. (2011). Microbial Nitrogen Cycling Processes in Oxygen Minimum Zones. </w:t>
      </w:r>
      <w:r w:rsidRPr="006B0287">
        <w:rPr>
          <w:i/>
          <w:iCs/>
        </w:rPr>
        <w:t>Annual Review of Marine Science</w:t>
      </w:r>
      <w:r w:rsidRPr="006B0287">
        <w:t xml:space="preserve">, </w:t>
      </w:r>
      <w:r w:rsidRPr="006B0287">
        <w:rPr>
          <w:i/>
          <w:iCs/>
        </w:rPr>
        <w:t>3</w:t>
      </w:r>
      <w:r w:rsidRPr="006B0287">
        <w:t>(1), 317–345. https://doi.org/10.1146/annurev-marine-120709-142814</w:t>
      </w:r>
    </w:p>
    <w:p w14:paraId="079705C7" w14:textId="77777777" w:rsidR="006B0287" w:rsidRPr="006B0287" w:rsidRDefault="006B0287" w:rsidP="006B0287">
      <w:pPr>
        <w:pStyle w:val="Bibliography"/>
      </w:pPr>
      <w:r w:rsidRPr="006B0287">
        <w:t xml:space="preserve">Lam, P. J., Heller, M. I., Lerner, P. E., Moffett, J. W., &amp; Buck, K. N. (2020). Unexpected Source and Transport of Iron from the Deep Peru Margin. </w:t>
      </w:r>
      <w:r w:rsidRPr="006B0287">
        <w:rPr>
          <w:i/>
          <w:iCs/>
        </w:rPr>
        <w:t>ACS Earth and Space Chemistry</w:t>
      </w:r>
      <w:r w:rsidRPr="006B0287">
        <w:t xml:space="preserve">, </w:t>
      </w:r>
      <w:r w:rsidRPr="006B0287">
        <w:rPr>
          <w:i/>
          <w:iCs/>
        </w:rPr>
        <w:t>4</w:t>
      </w:r>
      <w:r w:rsidRPr="006B0287">
        <w:t>(7), 977–992. https://doi.org/10.1021/acsearthspacechem.0c00066</w:t>
      </w:r>
    </w:p>
    <w:p w14:paraId="47C5496E" w14:textId="77777777" w:rsidR="006B0287" w:rsidRPr="006B0287" w:rsidRDefault="006B0287" w:rsidP="006B0287">
      <w:pPr>
        <w:pStyle w:val="Bibliography"/>
      </w:pPr>
      <w:r w:rsidRPr="006B0287">
        <w:t xml:space="preserve">Maas, A. E., </w:t>
      </w:r>
      <w:proofErr w:type="spellStart"/>
      <w:r w:rsidRPr="006B0287">
        <w:t>Frazar</w:t>
      </w:r>
      <w:proofErr w:type="spellEnd"/>
      <w:r w:rsidRPr="006B0287">
        <w:t xml:space="preserve">, S. L., Outram, D. M., Seibel, B. A., &amp; </w:t>
      </w:r>
      <w:proofErr w:type="spellStart"/>
      <w:r w:rsidRPr="006B0287">
        <w:t>Wishner</w:t>
      </w:r>
      <w:proofErr w:type="spellEnd"/>
      <w:r w:rsidRPr="006B0287">
        <w:t xml:space="preserve">, K. F. (2014). Fine-scale vertical distribution of macroplankton and micronekton in the Eastern Tropical North Pacific in association with an oxygen minimum zone. </w:t>
      </w:r>
      <w:r w:rsidRPr="006B0287">
        <w:rPr>
          <w:i/>
          <w:iCs/>
        </w:rPr>
        <w:t>Journal of Plankton Research</w:t>
      </w:r>
      <w:r w:rsidRPr="006B0287">
        <w:t xml:space="preserve">, </w:t>
      </w:r>
      <w:r w:rsidRPr="006B0287">
        <w:rPr>
          <w:i/>
          <w:iCs/>
        </w:rPr>
        <w:t>36</w:t>
      </w:r>
      <w:r w:rsidRPr="006B0287">
        <w:t>(6), 1557–1575. https://doi.org/10.1093/plankt/fbu077</w:t>
      </w:r>
    </w:p>
    <w:p w14:paraId="769EEC41" w14:textId="77777777" w:rsidR="006B0287" w:rsidRPr="006B0287" w:rsidRDefault="006B0287" w:rsidP="006B0287">
      <w:pPr>
        <w:pStyle w:val="Bibliography"/>
      </w:pPr>
      <w:r w:rsidRPr="006B0287">
        <w:t xml:space="preserve">McDonnell, A. M. P., &amp; </w:t>
      </w:r>
      <w:proofErr w:type="spellStart"/>
      <w:r w:rsidRPr="006B0287">
        <w:t>Buesseler</w:t>
      </w:r>
      <w:proofErr w:type="spellEnd"/>
      <w:r w:rsidRPr="006B0287">
        <w:t xml:space="preserve">, K. O. (2010). Variability in the average sinking velocity of marine particles. </w:t>
      </w:r>
      <w:r w:rsidRPr="006B0287">
        <w:rPr>
          <w:i/>
          <w:iCs/>
        </w:rPr>
        <w:t>Limnology and Oceanography</w:t>
      </w:r>
      <w:r w:rsidRPr="006B0287">
        <w:t xml:space="preserve">, </w:t>
      </w:r>
      <w:r w:rsidRPr="006B0287">
        <w:rPr>
          <w:i/>
          <w:iCs/>
        </w:rPr>
        <w:t>55</w:t>
      </w:r>
      <w:r w:rsidRPr="006B0287">
        <w:t>(5), 2085–2096. https://doi.org/10.4319/lo.2010.55.5.2085</w:t>
      </w:r>
    </w:p>
    <w:p w14:paraId="49DA7E03" w14:textId="77777777" w:rsidR="006B0287" w:rsidRPr="006B0287" w:rsidRDefault="006B0287" w:rsidP="006B0287">
      <w:pPr>
        <w:pStyle w:val="Bibliography"/>
      </w:pPr>
      <w:r w:rsidRPr="006B0287">
        <w:t xml:space="preserve">McDonnell, A. M. P., &amp; </w:t>
      </w:r>
      <w:proofErr w:type="spellStart"/>
      <w:r w:rsidRPr="006B0287">
        <w:t>Buesseler</w:t>
      </w:r>
      <w:proofErr w:type="spellEnd"/>
      <w:r w:rsidRPr="006B0287">
        <w:t xml:space="preserve">, K. O. (2012). A new method for the estimation of sinking particle fluxes from measurements of the particle size distribution, average sinking velocity, and carbon content. </w:t>
      </w:r>
      <w:r w:rsidRPr="006B0287">
        <w:rPr>
          <w:i/>
          <w:iCs/>
        </w:rPr>
        <w:t>Limnology and Oceanography: Methods</w:t>
      </w:r>
      <w:r w:rsidRPr="006B0287">
        <w:t xml:space="preserve">, </w:t>
      </w:r>
      <w:r w:rsidRPr="006B0287">
        <w:rPr>
          <w:i/>
          <w:iCs/>
        </w:rPr>
        <w:t>10</w:t>
      </w:r>
      <w:r w:rsidRPr="006B0287">
        <w:t>(5), 329–346. https://doi.org/10.4319/lom.2012.10.329</w:t>
      </w:r>
    </w:p>
    <w:p w14:paraId="5E21116E" w14:textId="77777777" w:rsidR="006B0287" w:rsidRPr="006B0287" w:rsidRDefault="006B0287" w:rsidP="006B0287">
      <w:pPr>
        <w:pStyle w:val="Bibliography"/>
      </w:pPr>
      <w:proofErr w:type="spellStart"/>
      <w:r w:rsidRPr="006B0287">
        <w:t>Neuer</w:t>
      </w:r>
      <w:proofErr w:type="spellEnd"/>
      <w:r w:rsidRPr="006B0287">
        <w:t xml:space="preserve">, S., Iversen, M., &amp; Fischer, G. (2014). The Ocean’s Biological Carbon pump as part of the global Carbon Cycle. </w:t>
      </w:r>
      <w:r w:rsidRPr="006B0287">
        <w:rPr>
          <w:i/>
          <w:iCs/>
        </w:rPr>
        <w:t>Limnology and Oceanography E-Lectures</w:t>
      </w:r>
      <w:r w:rsidRPr="006B0287">
        <w:t xml:space="preserve">, </w:t>
      </w:r>
      <w:r w:rsidRPr="006B0287">
        <w:rPr>
          <w:i/>
          <w:iCs/>
        </w:rPr>
        <w:t>4</w:t>
      </w:r>
      <w:r w:rsidRPr="006B0287">
        <w:t>(4), 1–51. https://doi.org/10.4319/lol.2014.sneuer.miversen.gfischer.9</w:t>
      </w:r>
    </w:p>
    <w:p w14:paraId="35A688B8" w14:textId="77777777" w:rsidR="006B0287" w:rsidRPr="006B0287" w:rsidRDefault="006B0287" w:rsidP="006B0287">
      <w:pPr>
        <w:pStyle w:val="Bibliography"/>
      </w:pPr>
      <w:proofErr w:type="spellStart"/>
      <w:r w:rsidRPr="006B0287">
        <w:t>Ooi</w:t>
      </w:r>
      <w:proofErr w:type="spellEnd"/>
      <w:r w:rsidRPr="006B0287">
        <w:t xml:space="preserve">, H. (2013, August 8). Where does the offset go in Poisson/negative binomial regression? Retrieved May 2, 2021, from </w:t>
      </w:r>
      <w:proofErr w:type="gramStart"/>
      <w:r w:rsidRPr="006B0287">
        <w:t>https://stats.stackexchange.com/questions/66791/where-does-the-offset-go-in-poisson-negative-binomial-regression</w:t>
      </w:r>
      <w:proofErr w:type="gramEnd"/>
    </w:p>
    <w:p w14:paraId="50D7D9ED" w14:textId="77777777" w:rsidR="006B0287" w:rsidRPr="006B0287" w:rsidRDefault="006B0287" w:rsidP="006B0287">
      <w:pPr>
        <w:pStyle w:val="Bibliography"/>
      </w:pPr>
      <w:r w:rsidRPr="006B0287">
        <w:t xml:space="preserve">Parris, D. J., Ganesh, S., </w:t>
      </w:r>
      <w:proofErr w:type="spellStart"/>
      <w:r w:rsidRPr="006B0287">
        <w:t>Edgcomb</w:t>
      </w:r>
      <w:proofErr w:type="spellEnd"/>
      <w:r w:rsidRPr="006B0287">
        <w:t xml:space="preserve">, V. P., DeLong, E. F., &amp; Stewart, F. J. (2014). Microbial eukaryote diversity in the marine oxygen minimum zone off northern Chile. </w:t>
      </w:r>
      <w:r w:rsidRPr="006B0287">
        <w:rPr>
          <w:i/>
          <w:iCs/>
        </w:rPr>
        <w:t>Frontiers in Microbiology</w:t>
      </w:r>
      <w:r w:rsidRPr="006B0287">
        <w:t xml:space="preserve">, </w:t>
      </w:r>
      <w:r w:rsidRPr="006B0287">
        <w:rPr>
          <w:i/>
          <w:iCs/>
        </w:rPr>
        <w:t>5</w:t>
      </w:r>
      <w:r w:rsidRPr="006B0287">
        <w:t>. https://doi.org/10.3389/fmicb.2014.00543</w:t>
      </w:r>
    </w:p>
    <w:p w14:paraId="03D04632" w14:textId="77777777" w:rsidR="006B0287" w:rsidRPr="006B0287" w:rsidRDefault="006B0287" w:rsidP="006B0287">
      <w:pPr>
        <w:pStyle w:val="Bibliography"/>
      </w:pPr>
      <w:proofErr w:type="spellStart"/>
      <w:r w:rsidRPr="006B0287">
        <w:t>Passow</w:t>
      </w:r>
      <w:proofErr w:type="spellEnd"/>
      <w:r w:rsidRPr="006B0287">
        <w:t xml:space="preserve">, U., &amp; Carlson, C. (2012). The biological pump in a high CO2 world. </w:t>
      </w:r>
      <w:r w:rsidRPr="006B0287">
        <w:rPr>
          <w:i/>
          <w:iCs/>
        </w:rPr>
        <w:t>Marine Ecology Progress Series</w:t>
      </w:r>
      <w:r w:rsidRPr="006B0287">
        <w:t xml:space="preserve">, </w:t>
      </w:r>
      <w:r w:rsidRPr="006B0287">
        <w:rPr>
          <w:i/>
          <w:iCs/>
        </w:rPr>
        <w:t>470</w:t>
      </w:r>
      <w:r w:rsidRPr="006B0287">
        <w:t>, 249–271. https://doi.org/10.3354/meps09985</w:t>
      </w:r>
    </w:p>
    <w:p w14:paraId="6821B19F" w14:textId="77777777" w:rsidR="006B0287" w:rsidRPr="006B0287" w:rsidRDefault="006B0287" w:rsidP="006B0287">
      <w:pPr>
        <w:pStyle w:val="Bibliography"/>
      </w:pPr>
      <w:r w:rsidRPr="006B0287">
        <w:t xml:space="preserve">Pavia, F. J., Anderson, R. F., Lam, P. J., Cael, B. B., </w:t>
      </w:r>
      <w:proofErr w:type="spellStart"/>
      <w:r w:rsidRPr="006B0287">
        <w:t>Vivancos</w:t>
      </w:r>
      <w:proofErr w:type="spellEnd"/>
      <w:r w:rsidRPr="006B0287">
        <w:t xml:space="preserve">, S. M., Fleisher, M. Q., et al. (2019). Shallow particulate organic carbon regeneration in the South Pacific Ocean. </w:t>
      </w:r>
      <w:r w:rsidRPr="006B0287">
        <w:rPr>
          <w:i/>
          <w:iCs/>
        </w:rPr>
        <w:t>Proceedings of the National Academy of Sciences</w:t>
      </w:r>
      <w:r w:rsidRPr="006B0287">
        <w:t xml:space="preserve">, </w:t>
      </w:r>
      <w:r w:rsidRPr="006B0287">
        <w:rPr>
          <w:i/>
          <w:iCs/>
        </w:rPr>
        <w:t>116</w:t>
      </w:r>
      <w:r w:rsidRPr="006B0287">
        <w:t>(20), 9753–9758. https://doi.org/10.1073/pnas.1901863116</w:t>
      </w:r>
    </w:p>
    <w:p w14:paraId="6FA80936" w14:textId="77777777" w:rsidR="006B0287" w:rsidRPr="006B0287" w:rsidRDefault="006B0287" w:rsidP="006B0287">
      <w:pPr>
        <w:pStyle w:val="Bibliography"/>
      </w:pPr>
      <w:r w:rsidRPr="006B0287">
        <w:t xml:space="preserve">Pennington, J. T., Mahoney, K. L., </w:t>
      </w:r>
      <w:proofErr w:type="spellStart"/>
      <w:r w:rsidRPr="006B0287">
        <w:t>Kuwahara</w:t>
      </w:r>
      <w:proofErr w:type="spellEnd"/>
      <w:r w:rsidRPr="006B0287">
        <w:t xml:space="preserve">, V. S., </w:t>
      </w:r>
      <w:proofErr w:type="spellStart"/>
      <w:r w:rsidRPr="006B0287">
        <w:t>Kolber</w:t>
      </w:r>
      <w:proofErr w:type="spellEnd"/>
      <w:r w:rsidRPr="006B0287">
        <w:t xml:space="preserve">, D. D., </w:t>
      </w:r>
      <w:proofErr w:type="spellStart"/>
      <w:r w:rsidRPr="006B0287">
        <w:t>Calienes</w:t>
      </w:r>
      <w:proofErr w:type="spellEnd"/>
      <w:r w:rsidRPr="006B0287">
        <w:t xml:space="preserve">, R., &amp; Chavez, F. P. (2006). Primary production in the eastern tropical Pacific: A review. </w:t>
      </w:r>
      <w:r w:rsidRPr="006B0287">
        <w:rPr>
          <w:i/>
          <w:iCs/>
        </w:rPr>
        <w:t>Progress in Oceanography</w:t>
      </w:r>
      <w:r w:rsidRPr="006B0287">
        <w:t xml:space="preserve">, </w:t>
      </w:r>
      <w:r w:rsidRPr="006B0287">
        <w:rPr>
          <w:i/>
          <w:iCs/>
        </w:rPr>
        <w:t>69</w:t>
      </w:r>
      <w:r w:rsidRPr="006B0287">
        <w:t>(2–4), 285–317. https://doi.org/10.1016/j.pocean.2006.03.012</w:t>
      </w:r>
    </w:p>
    <w:p w14:paraId="1C763E67" w14:textId="77777777" w:rsidR="006B0287" w:rsidRPr="006B0287" w:rsidRDefault="006B0287" w:rsidP="006B0287">
      <w:pPr>
        <w:pStyle w:val="Bibliography"/>
      </w:pPr>
      <w:r w:rsidRPr="006B0287">
        <w:t xml:space="preserve">Peterson, M. L., </w:t>
      </w:r>
      <w:proofErr w:type="spellStart"/>
      <w:r w:rsidRPr="006B0287">
        <w:t>Wakeham</w:t>
      </w:r>
      <w:proofErr w:type="spellEnd"/>
      <w:r w:rsidRPr="006B0287">
        <w:t xml:space="preserve">, S. G., Lee, C., </w:t>
      </w:r>
      <w:proofErr w:type="spellStart"/>
      <w:r w:rsidRPr="006B0287">
        <w:t>Askea</w:t>
      </w:r>
      <w:proofErr w:type="spellEnd"/>
      <w:r w:rsidRPr="006B0287">
        <w:t xml:space="preserve">, M. A., &amp; Miquel, J. C. (2005). Novel techniques for collection of sinking particles in the ocean and determining their settling rates. </w:t>
      </w:r>
      <w:r w:rsidRPr="006B0287">
        <w:rPr>
          <w:i/>
          <w:iCs/>
        </w:rPr>
        <w:t>Limnology and Oceanography: Methods</w:t>
      </w:r>
      <w:r w:rsidRPr="006B0287">
        <w:t xml:space="preserve">, </w:t>
      </w:r>
      <w:r w:rsidRPr="006B0287">
        <w:rPr>
          <w:i/>
          <w:iCs/>
        </w:rPr>
        <w:t>3</w:t>
      </w:r>
      <w:r w:rsidRPr="006B0287">
        <w:t>(12), 520–532. https://doi.org/10.4319/lom.2005.3.520</w:t>
      </w:r>
    </w:p>
    <w:p w14:paraId="7F44AA8A" w14:textId="77777777" w:rsidR="006B0287" w:rsidRPr="006B0287" w:rsidRDefault="006B0287" w:rsidP="006B0287">
      <w:pPr>
        <w:pStyle w:val="Bibliography"/>
      </w:pPr>
      <w:proofErr w:type="spellStart"/>
      <w:r w:rsidRPr="006B0287">
        <w:t>Picheral</w:t>
      </w:r>
      <w:proofErr w:type="spellEnd"/>
      <w:r w:rsidRPr="006B0287">
        <w:t xml:space="preserve">, M., </w:t>
      </w:r>
      <w:proofErr w:type="spellStart"/>
      <w:r w:rsidRPr="006B0287">
        <w:t>Guidi</w:t>
      </w:r>
      <w:proofErr w:type="spellEnd"/>
      <w:r w:rsidRPr="006B0287">
        <w:t xml:space="preserve">, L., </w:t>
      </w:r>
      <w:proofErr w:type="spellStart"/>
      <w:r w:rsidRPr="006B0287">
        <w:t>Stemmann</w:t>
      </w:r>
      <w:proofErr w:type="spellEnd"/>
      <w:r w:rsidRPr="006B0287">
        <w:t xml:space="preserve">, L., Karl, D. M., </w:t>
      </w:r>
      <w:proofErr w:type="spellStart"/>
      <w:r w:rsidRPr="006B0287">
        <w:t>Iddaoud</w:t>
      </w:r>
      <w:proofErr w:type="spellEnd"/>
      <w:r w:rsidRPr="006B0287">
        <w:t xml:space="preserve">, G., &amp; </w:t>
      </w:r>
      <w:proofErr w:type="spellStart"/>
      <w:r w:rsidRPr="006B0287">
        <w:t>Gorsky</w:t>
      </w:r>
      <w:proofErr w:type="spellEnd"/>
      <w:r w:rsidRPr="006B0287">
        <w:t xml:space="preserve">, G. (2010). The Underwater Vision Profiler 5: An advanced instrument for high spatial resolution studies of particle size spectra and zooplankton. </w:t>
      </w:r>
      <w:r w:rsidRPr="006B0287">
        <w:rPr>
          <w:i/>
          <w:iCs/>
        </w:rPr>
        <w:t>Limnology and Oceanography: Methods</w:t>
      </w:r>
      <w:r w:rsidRPr="006B0287">
        <w:t xml:space="preserve">, </w:t>
      </w:r>
      <w:r w:rsidRPr="006B0287">
        <w:rPr>
          <w:i/>
          <w:iCs/>
        </w:rPr>
        <w:t>8</w:t>
      </w:r>
      <w:r w:rsidRPr="006B0287">
        <w:t>(9), 462–473. https://doi.org/10.4319/lom.2010.8.462</w:t>
      </w:r>
    </w:p>
    <w:p w14:paraId="084F6806" w14:textId="77777777" w:rsidR="006B0287" w:rsidRPr="006B0287" w:rsidRDefault="006B0287" w:rsidP="006B0287">
      <w:pPr>
        <w:pStyle w:val="Bibliography"/>
      </w:pPr>
      <w:proofErr w:type="spellStart"/>
      <w:r w:rsidRPr="006B0287">
        <w:t>Picheral</w:t>
      </w:r>
      <w:proofErr w:type="spellEnd"/>
      <w:r w:rsidRPr="006B0287">
        <w:t xml:space="preserve">, M., Colin, S., &amp; </w:t>
      </w:r>
      <w:proofErr w:type="spellStart"/>
      <w:r w:rsidRPr="006B0287">
        <w:t>Irisson</w:t>
      </w:r>
      <w:proofErr w:type="spellEnd"/>
      <w:r w:rsidRPr="006B0287">
        <w:t xml:space="preserve">, J.-O. (2017). </w:t>
      </w:r>
      <w:proofErr w:type="spellStart"/>
      <w:r w:rsidRPr="006B0287">
        <w:rPr>
          <w:i/>
          <w:iCs/>
        </w:rPr>
        <w:t>EcoTaxa</w:t>
      </w:r>
      <w:proofErr w:type="spellEnd"/>
      <w:r w:rsidRPr="006B0287">
        <w:rPr>
          <w:i/>
          <w:iCs/>
        </w:rPr>
        <w:t>, a tool for the taxonomic classification of images.</w:t>
      </w:r>
      <w:r w:rsidRPr="006B0287">
        <w:t xml:space="preserve"> Retrieved from </w:t>
      </w:r>
      <w:proofErr w:type="gramStart"/>
      <w:r w:rsidRPr="006B0287">
        <w:t>http://ecotaxa.obs-vlfr.fr</w:t>
      </w:r>
      <w:proofErr w:type="gramEnd"/>
    </w:p>
    <w:p w14:paraId="69565344" w14:textId="77777777" w:rsidR="006B0287" w:rsidRPr="006B0287" w:rsidRDefault="006B0287" w:rsidP="006B0287">
      <w:pPr>
        <w:pStyle w:val="Bibliography"/>
      </w:pPr>
      <w:r w:rsidRPr="006B0287">
        <w:t xml:space="preserve">Rabindranath, A., </w:t>
      </w:r>
      <w:proofErr w:type="spellStart"/>
      <w:r w:rsidRPr="006B0287">
        <w:t>Daase</w:t>
      </w:r>
      <w:proofErr w:type="spellEnd"/>
      <w:r w:rsidRPr="006B0287">
        <w:t xml:space="preserve">, M., Falk-Petersen, S., </w:t>
      </w:r>
      <w:proofErr w:type="spellStart"/>
      <w:r w:rsidRPr="006B0287">
        <w:t>Wold</w:t>
      </w:r>
      <w:proofErr w:type="spellEnd"/>
      <w:r w:rsidRPr="006B0287">
        <w:t xml:space="preserve">, A., Wallace, M. I., Berge, J., &amp; Brierley, A. S. (2011). Seasonal and diel vertical migration of zooplankton in the High Arctic during the autumn midnight sun of 2008. </w:t>
      </w:r>
      <w:r w:rsidRPr="006B0287">
        <w:rPr>
          <w:i/>
          <w:iCs/>
        </w:rPr>
        <w:t>Marine Biodiversity</w:t>
      </w:r>
      <w:r w:rsidRPr="006B0287">
        <w:t xml:space="preserve">, </w:t>
      </w:r>
      <w:r w:rsidRPr="006B0287">
        <w:rPr>
          <w:i/>
          <w:iCs/>
        </w:rPr>
        <w:t>41</w:t>
      </w:r>
      <w:r w:rsidRPr="006B0287">
        <w:t>(3), 365–382. https://doi.org/10.1007/s12526-010-0067-7</w:t>
      </w:r>
    </w:p>
    <w:p w14:paraId="2FC55489" w14:textId="77777777" w:rsidR="006B0287" w:rsidRPr="006B0287" w:rsidRDefault="006B0287" w:rsidP="006B0287">
      <w:pPr>
        <w:pStyle w:val="Bibliography"/>
      </w:pPr>
      <w:r w:rsidRPr="006B0287">
        <w:t xml:space="preserve">Raven, M. R., Keil, R. G., &amp; Webb, S. M. (2021). Microbial sulfate reduction and organic sulfur formation in sinking marine particles. </w:t>
      </w:r>
      <w:r w:rsidRPr="006B0287">
        <w:rPr>
          <w:i/>
          <w:iCs/>
        </w:rPr>
        <w:t>Science</w:t>
      </w:r>
      <w:r w:rsidRPr="006B0287">
        <w:t xml:space="preserve">, </w:t>
      </w:r>
      <w:r w:rsidRPr="006B0287">
        <w:rPr>
          <w:i/>
          <w:iCs/>
        </w:rPr>
        <w:t>371</w:t>
      </w:r>
      <w:r w:rsidRPr="006B0287">
        <w:t>(6525), 178–181. https://doi.org/10.1126/science.abc6035</w:t>
      </w:r>
    </w:p>
    <w:p w14:paraId="4048D6C6" w14:textId="77777777" w:rsidR="006B0287" w:rsidRPr="006B0287" w:rsidRDefault="006B0287" w:rsidP="006B0287">
      <w:pPr>
        <w:pStyle w:val="Bibliography"/>
      </w:pPr>
      <w:proofErr w:type="spellStart"/>
      <w:r w:rsidRPr="006B0287">
        <w:t>Riquelme-Bugueño</w:t>
      </w:r>
      <w:proofErr w:type="spellEnd"/>
      <w:r w:rsidRPr="006B0287">
        <w:t xml:space="preserve">, R., Pérez-Santos, I., </w:t>
      </w:r>
      <w:proofErr w:type="spellStart"/>
      <w:r w:rsidRPr="006B0287">
        <w:t>Alegría</w:t>
      </w:r>
      <w:proofErr w:type="spellEnd"/>
      <w:r w:rsidRPr="006B0287">
        <w:t xml:space="preserve">, N., Vargas, C. A., Urbina, M. A., &amp; </w:t>
      </w:r>
      <w:proofErr w:type="spellStart"/>
      <w:r w:rsidRPr="006B0287">
        <w:t>Escribano</w:t>
      </w:r>
      <w:proofErr w:type="spellEnd"/>
      <w:r w:rsidRPr="006B0287">
        <w:t xml:space="preserve">, R. (2020). Diel vertical migration into anoxic and high- p CO 2 waters: acoustic and net-based krill observations in the Humboldt Current. </w:t>
      </w:r>
      <w:r w:rsidRPr="006B0287">
        <w:rPr>
          <w:i/>
          <w:iCs/>
        </w:rPr>
        <w:t>Scientific Reports</w:t>
      </w:r>
      <w:r w:rsidRPr="006B0287">
        <w:t xml:space="preserve">, </w:t>
      </w:r>
      <w:r w:rsidRPr="006B0287">
        <w:rPr>
          <w:i/>
          <w:iCs/>
        </w:rPr>
        <w:t>10</w:t>
      </w:r>
      <w:r w:rsidRPr="006B0287">
        <w:t>(1), 17181. https://doi.org/10.1038/s41598-020-73702-z</w:t>
      </w:r>
    </w:p>
    <w:p w14:paraId="45643CF3" w14:textId="77777777" w:rsidR="006B0287" w:rsidRPr="006B0287" w:rsidRDefault="006B0287" w:rsidP="006B0287">
      <w:pPr>
        <w:pStyle w:val="Bibliography"/>
      </w:pPr>
      <w:proofErr w:type="spellStart"/>
      <w:r w:rsidRPr="006B0287">
        <w:t>Roullier</w:t>
      </w:r>
      <w:proofErr w:type="spellEnd"/>
      <w:r w:rsidRPr="006B0287">
        <w:t xml:space="preserve">, F., </w:t>
      </w:r>
      <w:proofErr w:type="spellStart"/>
      <w:r w:rsidRPr="006B0287">
        <w:t>Berline</w:t>
      </w:r>
      <w:proofErr w:type="spellEnd"/>
      <w:r w:rsidRPr="006B0287">
        <w:t xml:space="preserve">, L., </w:t>
      </w:r>
      <w:proofErr w:type="spellStart"/>
      <w:r w:rsidRPr="006B0287">
        <w:t>Guidi</w:t>
      </w:r>
      <w:proofErr w:type="spellEnd"/>
      <w:r w:rsidRPr="006B0287">
        <w:t xml:space="preserve">, L., </w:t>
      </w:r>
      <w:proofErr w:type="spellStart"/>
      <w:r w:rsidRPr="006B0287">
        <w:t>Durrieu</w:t>
      </w:r>
      <w:proofErr w:type="spellEnd"/>
      <w:r w:rsidRPr="006B0287">
        <w:t xml:space="preserve"> De </w:t>
      </w:r>
      <w:proofErr w:type="spellStart"/>
      <w:r w:rsidRPr="006B0287">
        <w:t>Madron</w:t>
      </w:r>
      <w:proofErr w:type="spellEnd"/>
      <w:r w:rsidRPr="006B0287">
        <w:t xml:space="preserve">, X., </w:t>
      </w:r>
      <w:proofErr w:type="spellStart"/>
      <w:r w:rsidRPr="006B0287">
        <w:t>Picheral</w:t>
      </w:r>
      <w:proofErr w:type="spellEnd"/>
      <w:r w:rsidRPr="006B0287">
        <w:t xml:space="preserve">, M., </w:t>
      </w:r>
      <w:proofErr w:type="spellStart"/>
      <w:r w:rsidRPr="006B0287">
        <w:t>Sciandra</w:t>
      </w:r>
      <w:proofErr w:type="spellEnd"/>
      <w:r w:rsidRPr="006B0287">
        <w:t xml:space="preserve">, A., et al. (2014). Particle size distribution and estimated carbon flux across the Arabian Sea oxygen minimum zone. </w:t>
      </w:r>
      <w:proofErr w:type="spellStart"/>
      <w:r w:rsidRPr="006B0287">
        <w:rPr>
          <w:i/>
          <w:iCs/>
        </w:rPr>
        <w:t>Biogeosciences</w:t>
      </w:r>
      <w:proofErr w:type="spellEnd"/>
      <w:r w:rsidRPr="006B0287">
        <w:t xml:space="preserve">, </w:t>
      </w:r>
      <w:r w:rsidRPr="006B0287">
        <w:rPr>
          <w:i/>
          <w:iCs/>
        </w:rPr>
        <w:t>11</w:t>
      </w:r>
      <w:r w:rsidRPr="006B0287">
        <w:t>(16), 4541–4557. https://doi.org/10.5194/bg-11-4541-2014</w:t>
      </w:r>
    </w:p>
    <w:p w14:paraId="31831A02" w14:textId="77777777" w:rsidR="006B0287" w:rsidRPr="006B0287" w:rsidRDefault="006B0287" w:rsidP="006B0287">
      <w:pPr>
        <w:pStyle w:val="Bibliography"/>
      </w:pPr>
      <w:proofErr w:type="spellStart"/>
      <w:r w:rsidRPr="006B0287">
        <w:t>Sainmont</w:t>
      </w:r>
      <w:proofErr w:type="spellEnd"/>
      <w:r w:rsidRPr="006B0287">
        <w:t xml:space="preserve">, J., </w:t>
      </w:r>
      <w:proofErr w:type="spellStart"/>
      <w:r w:rsidRPr="006B0287">
        <w:t>Gislason</w:t>
      </w:r>
      <w:proofErr w:type="spellEnd"/>
      <w:r w:rsidRPr="006B0287">
        <w:t xml:space="preserve">, A., </w:t>
      </w:r>
      <w:proofErr w:type="spellStart"/>
      <w:r w:rsidRPr="006B0287">
        <w:t>Heuschele</w:t>
      </w:r>
      <w:proofErr w:type="spellEnd"/>
      <w:r w:rsidRPr="006B0287">
        <w:t xml:space="preserve">, J., Webster, C. N., </w:t>
      </w:r>
      <w:proofErr w:type="spellStart"/>
      <w:r w:rsidRPr="006B0287">
        <w:t>Sylvander</w:t>
      </w:r>
      <w:proofErr w:type="spellEnd"/>
      <w:r w:rsidRPr="006B0287">
        <w:t xml:space="preserve">, P., Wang, M., &amp; </w:t>
      </w:r>
      <w:proofErr w:type="spellStart"/>
      <w:r w:rsidRPr="006B0287">
        <w:t>Varpe</w:t>
      </w:r>
      <w:proofErr w:type="spellEnd"/>
      <w:r w:rsidRPr="006B0287">
        <w:t xml:space="preserve">, Ø. (2014). Inter- and intra-specific diurnal habitat selection of zooplankton during the spring bloom observed by Video Plankton Recorder. </w:t>
      </w:r>
      <w:r w:rsidRPr="006B0287">
        <w:rPr>
          <w:i/>
          <w:iCs/>
        </w:rPr>
        <w:t>Marine Biology</w:t>
      </w:r>
      <w:r w:rsidRPr="006B0287">
        <w:t xml:space="preserve">, </w:t>
      </w:r>
      <w:r w:rsidRPr="006B0287">
        <w:rPr>
          <w:i/>
          <w:iCs/>
        </w:rPr>
        <w:t>161</w:t>
      </w:r>
      <w:r w:rsidRPr="006B0287">
        <w:t>(8), 1931–1941. https://doi.org/10.1007/s00227-014-2475-x</w:t>
      </w:r>
    </w:p>
    <w:p w14:paraId="0D898F81" w14:textId="77777777" w:rsidR="006B0287" w:rsidRPr="006B0287" w:rsidRDefault="006B0287" w:rsidP="006B0287">
      <w:pPr>
        <w:pStyle w:val="Bibliography"/>
      </w:pPr>
      <w:r w:rsidRPr="006B0287">
        <w:t xml:space="preserve">Saunders, J. K., </w:t>
      </w:r>
      <w:proofErr w:type="spellStart"/>
      <w:r w:rsidRPr="006B0287">
        <w:t>Fuchsman</w:t>
      </w:r>
      <w:proofErr w:type="spellEnd"/>
      <w:r w:rsidRPr="006B0287">
        <w:t xml:space="preserve">, C. A., McKay, C., &amp; </w:t>
      </w:r>
      <w:proofErr w:type="spellStart"/>
      <w:r w:rsidRPr="006B0287">
        <w:t>Rocap</w:t>
      </w:r>
      <w:proofErr w:type="spellEnd"/>
      <w:r w:rsidRPr="006B0287">
        <w:t xml:space="preserve">, G. (2019). Complete arsenic-based respiratory cycle in the marine microbial communities of pelagic oxygen-deficient zones. </w:t>
      </w:r>
      <w:r w:rsidRPr="006B0287">
        <w:rPr>
          <w:i/>
          <w:iCs/>
        </w:rPr>
        <w:t>Proceedings of the National Academy of Sciences</w:t>
      </w:r>
      <w:r w:rsidRPr="006B0287">
        <w:t xml:space="preserve">, </w:t>
      </w:r>
      <w:r w:rsidRPr="006B0287">
        <w:rPr>
          <w:i/>
          <w:iCs/>
        </w:rPr>
        <w:t>116</w:t>
      </w:r>
      <w:r w:rsidRPr="006B0287">
        <w:t>(20), 9925–9930. https://doi.org/10.1073/pnas.1818349116</w:t>
      </w:r>
    </w:p>
    <w:p w14:paraId="7152F3FE" w14:textId="77777777" w:rsidR="006B0287" w:rsidRPr="006B0287" w:rsidRDefault="006B0287" w:rsidP="006B0287">
      <w:pPr>
        <w:pStyle w:val="Bibliography"/>
      </w:pPr>
      <w:proofErr w:type="spellStart"/>
      <w:r w:rsidRPr="006B0287">
        <w:t>Schmidtko</w:t>
      </w:r>
      <w:proofErr w:type="spellEnd"/>
      <w:r w:rsidRPr="006B0287">
        <w:t xml:space="preserve">, S., </w:t>
      </w:r>
      <w:proofErr w:type="spellStart"/>
      <w:r w:rsidRPr="006B0287">
        <w:t>Stramma</w:t>
      </w:r>
      <w:proofErr w:type="spellEnd"/>
      <w:r w:rsidRPr="006B0287">
        <w:t xml:space="preserve">, L., &amp; </w:t>
      </w:r>
      <w:proofErr w:type="spellStart"/>
      <w:r w:rsidRPr="006B0287">
        <w:t>Visbeck</w:t>
      </w:r>
      <w:proofErr w:type="spellEnd"/>
      <w:r w:rsidRPr="006B0287">
        <w:t xml:space="preserve">, M. (2017). Decline in global oceanic oxygen content during the past five decades. </w:t>
      </w:r>
      <w:r w:rsidRPr="006B0287">
        <w:rPr>
          <w:i/>
          <w:iCs/>
        </w:rPr>
        <w:t>Nature</w:t>
      </w:r>
      <w:r w:rsidRPr="006B0287">
        <w:t xml:space="preserve">, </w:t>
      </w:r>
      <w:r w:rsidRPr="006B0287">
        <w:rPr>
          <w:i/>
          <w:iCs/>
        </w:rPr>
        <w:t>542</w:t>
      </w:r>
      <w:r w:rsidRPr="006B0287">
        <w:t>(7641), 335–341. https://doi.org/10.1038/nature21399</w:t>
      </w:r>
    </w:p>
    <w:p w14:paraId="166756F4" w14:textId="77777777" w:rsidR="006B0287" w:rsidRPr="006B0287" w:rsidRDefault="006B0287" w:rsidP="006B0287">
      <w:pPr>
        <w:pStyle w:val="Bibliography"/>
      </w:pPr>
      <w:r w:rsidRPr="006B0287">
        <w:t xml:space="preserve">Siegel, D. A., </w:t>
      </w:r>
      <w:proofErr w:type="spellStart"/>
      <w:r w:rsidRPr="006B0287">
        <w:t>Buesseler</w:t>
      </w:r>
      <w:proofErr w:type="spellEnd"/>
      <w:r w:rsidRPr="006B0287">
        <w:t xml:space="preserve">, K. O., </w:t>
      </w:r>
      <w:proofErr w:type="spellStart"/>
      <w:r w:rsidRPr="006B0287">
        <w:t>Behrenfeld</w:t>
      </w:r>
      <w:proofErr w:type="spellEnd"/>
      <w:r w:rsidRPr="006B0287">
        <w:t xml:space="preserve">, M. J., Benitez-Nelson, C. R., Boss, E., Brzezinski, M. A., et al. (2016). Prediction of the Export and Fate of Global Ocean Net Primary Production: The EXPORTS Science Plan. </w:t>
      </w:r>
      <w:r w:rsidRPr="006B0287">
        <w:rPr>
          <w:i/>
          <w:iCs/>
        </w:rPr>
        <w:t>Frontiers in Marine Science</w:t>
      </w:r>
      <w:r w:rsidRPr="006B0287">
        <w:t xml:space="preserve">, </w:t>
      </w:r>
      <w:r w:rsidRPr="006B0287">
        <w:rPr>
          <w:i/>
          <w:iCs/>
        </w:rPr>
        <w:t>3</w:t>
      </w:r>
      <w:r w:rsidRPr="006B0287">
        <w:t>. https://doi.org/10.3389/fmars.2016.00022</w:t>
      </w:r>
    </w:p>
    <w:p w14:paraId="157F95E6" w14:textId="77777777" w:rsidR="006B0287" w:rsidRPr="006B0287" w:rsidRDefault="006B0287" w:rsidP="006B0287">
      <w:pPr>
        <w:pStyle w:val="Bibliography"/>
      </w:pPr>
      <w:r w:rsidRPr="006B0287">
        <w:t xml:space="preserve">Simon, M., </w:t>
      </w:r>
      <w:proofErr w:type="spellStart"/>
      <w:r w:rsidRPr="006B0287">
        <w:t>Grossart</w:t>
      </w:r>
      <w:proofErr w:type="spellEnd"/>
      <w:r w:rsidRPr="006B0287">
        <w:t xml:space="preserve">, H., Schweitzer, B., &amp; </w:t>
      </w:r>
      <w:proofErr w:type="spellStart"/>
      <w:r w:rsidRPr="006B0287">
        <w:t>Ploug</w:t>
      </w:r>
      <w:proofErr w:type="spellEnd"/>
      <w:r w:rsidRPr="006B0287">
        <w:t xml:space="preserve">, H. (2002). Microbial ecology of organic aggregates in aquatic ecosystems. </w:t>
      </w:r>
      <w:r w:rsidRPr="006B0287">
        <w:rPr>
          <w:i/>
          <w:iCs/>
        </w:rPr>
        <w:t>Aquatic Microbial Ecology</w:t>
      </w:r>
      <w:r w:rsidRPr="006B0287">
        <w:t xml:space="preserve">, </w:t>
      </w:r>
      <w:r w:rsidRPr="006B0287">
        <w:rPr>
          <w:i/>
          <w:iCs/>
        </w:rPr>
        <w:t>28</w:t>
      </w:r>
      <w:r w:rsidRPr="006B0287">
        <w:t>(2), 175–211. https://doi.org/10.3354/ame028175</w:t>
      </w:r>
    </w:p>
    <w:p w14:paraId="5AA6686D" w14:textId="77777777" w:rsidR="006B0287" w:rsidRPr="006B0287" w:rsidRDefault="006B0287" w:rsidP="006B0287">
      <w:pPr>
        <w:pStyle w:val="Bibliography"/>
      </w:pPr>
      <w:r w:rsidRPr="006B0287">
        <w:t xml:space="preserve">Steinberg, D. K., &amp; Landry, M. R. (2017). Zooplankton and the Ocean Carbon Cycle. </w:t>
      </w:r>
      <w:r w:rsidRPr="006B0287">
        <w:rPr>
          <w:i/>
          <w:iCs/>
        </w:rPr>
        <w:t>Annual Review of Marine Science</w:t>
      </w:r>
      <w:r w:rsidRPr="006B0287">
        <w:t xml:space="preserve">, </w:t>
      </w:r>
      <w:r w:rsidRPr="006B0287">
        <w:rPr>
          <w:i/>
          <w:iCs/>
        </w:rPr>
        <w:t>9</w:t>
      </w:r>
      <w:r w:rsidRPr="006B0287">
        <w:t>, 413–444. https://doi.org/10.1146/annurev-marine-010814-015924</w:t>
      </w:r>
    </w:p>
    <w:p w14:paraId="3D010F90" w14:textId="77777777" w:rsidR="006B0287" w:rsidRPr="006B0287" w:rsidRDefault="006B0287" w:rsidP="006B0287">
      <w:pPr>
        <w:pStyle w:val="Bibliography"/>
      </w:pPr>
      <w:r w:rsidRPr="006B0287">
        <w:t xml:space="preserve">Steinberg, D. K., Carlson, C. A., Bates, N. R., </w:t>
      </w:r>
      <w:proofErr w:type="spellStart"/>
      <w:r w:rsidRPr="006B0287">
        <w:t>Goldthwait</w:t>
      </w:r>
      <w:proofErr w:type="spellEnd"/>
      <w:r w:rsidRPr="006B0287">
        <w:t xml:space="preserve">, S. A., </w:t>
      </w:r>
      <w:proofErr w:type="spellStart"/>
      <w:r w:rsidRPr="006B0287">
        <w:t>Madin</w:t>
      </w:r>
      <w:proofErr w:type="spellEnd"/>
      <w:r w:rsidRPr="006B0287">
        <w:t xml:space="preserve">, L. P., &amp; Michaels, A. F. (2000). Zooplankton vertical migration and the active transport of dissolved organic and inorganic carbon in the Sargasso Sea. </w:t>
      </w:r>
      <w:r w:rsidRPr="006B0287">
        <w:rPr>
          <w:i/>
          <w:iCs/>
        </w:rPr>
        <w:t>Deep Sea Research Part I: Oceanographic Research Papers</w:t>
      </w:r>
      <w:r w:rsidRPr="006B0287">
        <w:t xml:space="preserve">, </w:t>
      </w:r>
      <w:r w:rsidRPr="006B0287">
        <w:rPr>
          <w:i/>
          <w:iCs/>
        </w:rPr>
        <w:t>47</w:t>
      </w:r>
      <w:r w:rsidRPr="006B0287">
        <w:t>(1), 137–158. https://doi.org/10.1016/S0967-0637(99)00052-7</w:t>
      </w:r>
    </w:p>
    <w:p w14:paraId="6CBEEBB7" w14:textId="77777777" w:rsidR="006B0287" w:rsidRPr="006B0287" w:rsidRDefault="006B0287" w:rsidP="006B0287">
      <w:pPr>
        <w:pStyle w:val="Bibliography"/>
      </w:pPr>
      <w:proofErr w:type="spellStart"/>
      <w:r w:rsidRPr="006B0287">
        <w:t>Stramma</w:t>
      </w:r>
      <w:proofErr w:type="spellEnd"/>
      <w:r w:rsidRPr="006B0287">
        <w:t xml:space="preserve">, L., Johnson, G. C., </w:t>
      </w:r>
      <w:proofErr w:type="spellStart"/>
      <w:r w:rsidRPr="006B0287">
        <w:t>Sprintall</w:t>
      </w:r>
      <w:proofErr w:type="spellEnd"/>
      <w:r w:rsidRPr="006B0287">
        <w:t xml:space="preserve">, J., &amp; </w:t>
      </w:r>
      <w:proofErr w:type="spellStart"/>
      <w:r w:rsidRPr="006B0287">
        <w:t>Mohrholz</w:t>
      </w:r>
      <w:proofErr w:type="spellEnd"/>
      <w:r w:rsidRPr="006B0287">
        <w:t xml:space="preserve">, V. (2008). Expanding Oxygen-Minimum Zones in the Tropical Oceans. </w:t>
      </w:r>
      <w:r w:rsidRPr="006B0287">
        <w:rPr>
          <w:i/>
          <w:iCs/>
        </w:rPr>
        <w:t>Science</w:t>
      </w:r>
      <w:r w:rsidRPr="006B0287">
        <w:t xml:space="preserve">, </w:t>
      </w:r>
      <w:r w:rsidRPr="006B0287">
        <w:rPr>
          <w:i/>
          <w:iCs/>
        </w:rPr>
        <w:t>320</w:t>
      </w:r>
      <w:r w:rsidRPr="006B0287">
        <w:t>(5876), 655–658. https://doi.org/10.1126/science.1153847</w:t>
      </w:r>
    </w:p>
    <w:p w14:paraId="7365B49A" w14:textId="77777777" w:rsidR="006B0287" w:rsidRPr="006B0287" w:rsidRDefault="006B0287" w:rsidP="006B0287">
      <w:pPr>
        <w:pStyle w:val="Bibliography"/>
      </w:pPr>
      <w:proofErr w:type="spellStart"/>
      <w:r w:rsidRPr="006B0287">
        <w:t>Stukel</w:t>
      </w:r>
      <w:proofErr w:type="spellEnd"/>
      <w:r w:rsidRPr="006B0287">
        <w:t xml:space="preserve">, M. R., </w:t>
      </w:r>
      <w:proofErr w:type="spellStart"/>
      <w:r w:rsidRPr="006B0287">
        <w:t>Décima</w:t>
      </w:r>
      <w:proofErr w:type="spellEnd"/>
      <w:r w:rsidRPr="006B0287">
        <w:t xml:space="preserve">, M., Landry, M. R., &amp; </w:t>
      </w:r>
      <w:proofErr w:type="spellStart"/>
      <w:r w:rsidRPr="006B0287">
        <w:t>Selph</w:t>
      </w:r>
      <w:proofErr w:type="spellEnd"/>
      <w:r w:rsidRPr="006B0287">
        <w:t xml:space="preserve">, K. E. (2018). Nitrogen and Isotope Flows Through the Costa Rica Dome Upwelling Ecosystem: The Crucial Mesozooplankton Role in Export Flux. </w:t>
      </w:r>
      <w:r w:rsidRPr="006B0287">
        <w:rPr>
          <w:i/>
          <w:iCs/>
        </w:rPr>
        <w:t>Global Biogeochemical Cycles</w:t>
      </w:r>
      <w:r w:rsidRPr="006B0287">
        <w:t xml:space="preserve">, </w:t>
      </w:r>
      <w:r w:rsidRPr="006B0287">
        <w:rPr>
          <w:i/>
          <w:iCs/>
        </w:rPr>
        <w:t>32</w:t>
      </w:r>
      <w:r w:rsidRPr="006B0287">
        <w:t>(12), 1815–1832. https://doi.org/10.1029/2018GB005968</w:t>
      </w:r>
    </w:p>
    <w:p w14:paraId="1FCE7228" w14:textId="77777777" w:rsidR="006B0287" w:rsidRPr="006B0287" w:rsidRDefault="006B0287" w:rsidP="006B0287">
      <w:pPr>
        <w:pStyle w:val="Bibliography"/>
      </w:pPr>
      <w:proofErr w:type="spellStart"/>
      <w:r w:rsidRPr="006B0287">
        <w:t>Stukel</w:t>
      </w:r>
      <w:proofErr w:type="spellEnd"/>
      <w:r w:rsidRPr="006B0287">
        <w:t xml:space="preserve">, M. R., </w:t>
      </w:r>
      <w:proofErr w:type="spellStart"/>
      <w:r w:rsidRPr="006B0287">
        <w:t>Ohman</w:t>
      </w:r>
      <w:proofErr w:type="spellEnd"/>
      <w:r w:rsidRPr="006B0287">
        <w:t xml:space="preserve">, M. D., Kelly, T. B., &amp; </w:t>
      </w:r>
      <w:proofErr w:type="spellStart"/>
      <w:r w:rsidRPr="006B0287">
        <w:t>Biard</w:t>
      </w:r>
      <w:proofErr w:type="spellEnd"/>
      <w:r w:rsidRPr="006B0287">
        <w:t xml:space="preserve">, T. (2019). The Roles of Suspension-Feeding and Flux-Feeding Zooplankton as Gatekeepers of Particle Flux </w:t>
      </w:r>
      <w:proofErr w:type="gramStart"/>
      <w:r w:rsidRPr="006B0287">
        <w:t>Into</w:t>
      </w:r>
      <w:proofErr w:type="gramEnd"/>
      <w:r w:rsidRPr="006B0287">
        <w:t xml:space="preserve"> the Mesopelagic Ocean in the Northeast Pacific. </w:t>
      </w:r>
      <w:r w:rsidRPr="006B0287">
        <w:rPr>
          <w:i/>
          <w:iCs/>
        </w:rPr>
        <w:t>Frontiers in Marine Science</w:t>
      </w:r>
      <w:r w:rsidRPr="006B0287">
        <w:t xml:space="preserve">, </w:t>
      </w:r>
      <w:r w:rsidRPr="006B0287">
        <w:rPr>
          <w:i/>
          <w:iCs/>
        </w:rPr>
        <w:t>6</w:t>
      </w:r>
      <w:r w:rsidRPr="006B0287">
        <w:t>. https://doi.org/10.3389/fmars.2019.00397</w:t>
      </w:r>
    </w:p>
    <w:p w14:paraId="4DFE25E6" w14:textId="77777777" w:rsidR="006B0287" w:rsidRPr="006B0287" w:rsidRDefault="006B0287" w:rsidP="006B0287">
      <w:pPr>
        <w:pStyle w:val="Bibliography"/>
      </w:pPr>
      <w:proofErr w:type="spellStart"/>
      <w:r w:rsidRPr="006B0287">
        <w:t>Tiano</w:t>
      </w:r>
      <w:proofErr w:type="spellEnd"/>
      <w:r w:rsidRPr="006B0287">
        <w:t xml:space="preserve">, L., Garcia-Robledo, E., Dalsgaard, T., </w:t>
      </w:r>
      <w:proofErr w:type="spellStart"/>
      <w:r w:rsidRPr="006B0287">
        <w:t>Devol</w:t>
      </w:r>
      <w:proofErr w:type="spellEnd"/>
      <w:r w:rsidRPr="006B0287">
        <w:t xml:space="preserve">, A. H., Ward, B. B., Ulloa, O., et al. (2014). Oxygen distribution and aerobic respiration in the north and south eastern tropical Pacific oxygen minimum zones. </w:t>
      </w:r>
      <w:r w:rsidRPr="006B0287">
        <w:rPr>
          <w:i/>
          <w:iCs/>
        </w:rPr>
        <w:t>Deep Sea Research Part I: Oceanographic Research Papers</w:t>
      </w:r>
      <w:r w:rsidRPr="006B0287">
        <w:t xml:space="preserve">, </w:t>
      </w:r>
      <w:r w:rsidRPr="006B0287">
        <w:rPr>
          <w:i/>
          <w:iCs/>
        </w:rPr>
        <w:t>94</w:t>
      </w:r>
      <w:r w:rsidRPr="006B0287">
        <w:t>, 173–183. https://doi.org/10.1016/j.dsr.2014.10.001</w:t>
      </w:r>
    </w:p>
    <w:p w14:paraId="2A00B954" w14:textId="77777777" w:rsidR="006B0287" w:rsidRPr="006B0287" w:rsidRDefault="006B0287" w:rsidP="006B0287">
      <w:pPr>
        <w:pStyle w:val="Bibliography"/>
      </w:pPr>
      <w:r w:rsidRPr="006B0287">
        <w:t xml:space="preserve">Turner, J. T. (2015). Zooplankton fecal pellets, marine snow, </w:t>
      </w:r>
      <w:proofErr w:type="spellStart"/>
      <w:r w:rsidRPr="006B0287">
        <w:t>phytodetritus</w:t>
      </w:r>
      <w:proofErr w:type="spellEnd"/>
      <w:r w:rsidRPr="006B0287">
        <w:t xml:space="preserve"> and the ocean’s biological pump. </w:t>
      </w:r>
      <w:r w:rsidRPr="006B0287">
        <w:rPr>
          <w:i/>
          <w:iCs/>
        </w:rPr>
        <w:t>Progress in Oceanography</w:t>
      </w:r>
      <w:r w:rsidRPr="006B0287">
        <w:t xml:space="preserve">, </w:t>
      </w:r>
      <w:r w:rsidRPr="006B0287">
        <w:rPr>
          <w:i/>
          <w:iCs/>
        </w:rPr>
        <w:t>130</w:t>
      </w:r>
      <w:r w:rsidRPr="006B0287">
        <w:t>, 205–248. https://doi.org/10.1016/j.pocean.2014.08.005</w:t>
      </w:r>
    </w:p>
    <w:p w14:paraId="78D29E02" w14:textId="77777777" w:rsidR="006B0287" w:rsidRPr="006B0287" w:rsidRDefault="006B0287" w:rsidP="006B0287">
      <w:pPr>
        <w:pStyle w:val="Bibliography"/>
      </w:pPr>
      <w:r w:rsidRPr="006B0287">
        <w:t xml:space="preserve">Van </w:t>
      </w:r>
      <w:proofErr w:type="spellStart"/>
      <w:r w:rsidRPr="006B0287">
        <w:t>Mooy</w:t>
      </w:r>
      <w:proofErr w:type="spellEnd"/>
      <w:r w:rsidRPr="006B0287">
        <w:t xml:space="preserve">, B. A. S., Keil, R. G., &amp; </w:t>
      </w:r>
      <w:proofErr w:type="spellStart"/>
      <w:r w:rsidRPr="006B0287">
        <w:t>Devol</w:t>
      </w:r>
      <w:proofErr w:type="spellEnd"/>
      <w:r w:rsidRPr="006B0287">
        <w:t xml:space="preserve">, A. H. (2002). Impact of </w:t>
      </w:r>
      <w:proofErr w:type="spellStart"/>
      <w:r w:rsidRPr="006B0287">
        <w:t>suboxia</w:t>
      </w:r>
      <w:proofErr w:type="spellEnd"/>
      <w:r w:rsidRPr="006B0287">
        <w:t xml:space="preserve"> on sinking particulate organic carbon: Enhanced carbon flux and preferential degradation of amino acids via denitrification. </w:t>
      </w:r>
      <w:proofErr w:type="spellStart"/>
      <w:r w:rsidRPr="006B0287">
        <w:rPr>
          <w:i/>
          <w:iCs/>
        </w:rPr>
        <w:t>Geochimica</w:t>
      </w:r>
      <w:proofErr w:type="spellEnd"/>
      <w:r w:rsidRPr="006B0287">
        <w:rPr>
          <w:i/>
          <w:iCs/>
        </w:rPr>
        <w:t xml:space="preserve"> et </w:t>
      </w:r>
      <w:proofErr w:type="spellStart"/>
      <w:r w:rsidRPr="006B0287">
        <w:rPr>
          <w:i/>
          <w:iCs/>
        </w:rPr>
        <w:t>Cosmochimica</w:t>
      </w:r>
      <w:proofErr w:type="spellEnd"/>
      <w:r w:rsidRPr="006B0287">
        <w:rPr>
          <w:i/>
          <w:iCs/>
        </w:rPr>
        <w:t xml:space="preserve"> Acta</w:t>
      </w:r>
      <w:r w:rsidRPr="006B0287">
        <w:t xml:space="preserve">, </w:t>
      </w:r>
      <w:r w:rsidRPr="006B0287">
        <w:rPr>
          <w:i/>
          <w:iCs/>
        </w:rPr>
        <w:t>66</w:t>
      </w:r>
      <w:r w:rsidRPr="006B0287">
        <w:t>(3), 457–465. https://doi.org/10.1016/S0016-7037(01)00787-6</w:t>
      </w:r>
    </w:p>
    <w:p w14:paraId="4304B268" w14:textId="77777777" w:rsidR="006B0287" w:rsidRPr="006B0287" w:rsidRDefault="006B0287" w:rsidP="006B0287">
      <w:pPr>
        <w:pStyle w:val="Bibliography"/>
      </w:pPr>
      <w:r w:rsidRPr="006B0287">
        <w:t xml:space="preserve">Weber, T., &amp; Bianchi, D. (2020). Efficient Particle Transfer to Depth in Oxygen Minimum Zones of the Pacific and Indian Oceans. </w:t>
      </w:r>
      <w:r w:rsidRPr="006B0287">
        <w:rPr>
          <w:i/>
          <w:iCs/>
        </w:rPr>
        <w:t>Frontiers in Earth Science</w:t>
      </w:r>
      <w:r w:rsidRPr="006B0287">
        <w:t xml:space="preserve">, </w:t>
      </w:r>
      <w:r w:rsidRPr="006B0287">
        <w:rPr>
          <w:i/>
          <w:iCs/>
        </w:rPr>
        <w:t>8</w:t>
      </w:r>
      <w:r w:rsidRPr="006B0287">
        <w:t>. https://doi.org/10.3389/feart.2020.00376</w:t>
      </w:r>
    </w:p>
    <w:p w14:paraId="263D070A" w14:textId="77777777" w:rsidR="006B0287" w:rsidRPr="006B0287" w:rsidRDefault="006B0287" w:rsidP="006B0287">
      <w:pPr>
        <w:pStyle w:val="Bibliography"/>
      </w:pPr>
      <w:proofErr w:type="spellStart"/>
      <w:r w:rsidRPr="006B0287">
        <w:t>Widner</w:t>
      </w:r>
      <w:proofErr w:type="spellEnd"/>
      <w:r w:rsidRPr="006B0287">
        <w:t xml:space="preserve">, B., </w:t>
      </w:r>
      <w:proofErr w:type="spellStart"/>
      <w:r w:rsidRPr="006B0287">
        <w:t>Fuchsman</w:t>
      </w:r>
      <w:proofErr w:type="spellEnd"/>
      <w:r w:rsidRPr="006B0287">
        <w:t xml:space="preserve">, C. A., Chang, B. X., </w:t>
      </w:r>
      <w:proofErr w:type="spellStart"/>
      <w:r w:rsidRPr="006B0287">
        <w:t>Rocap</w:t>
      </w:r>
      <w:proofErr w:type="spellEnd"/>
      <w:r w:rsidRPr="006B0287">
        <w:t xml:space="preserve">, G., &amp; Mulholland, M. R. (2018). Utilization of urea and cyanate in waters overlying and within the eastern tropical north Pacific oxygen deficient zone. </w:t>
      </w:r>
      <w:r w:rsidRPr="006B0287">
        <w:rPr>
          <w:i/>
          <w:iCs/>
        </w:rPr>
        <w:t>FEMS Microbiology Ecology</w:t>
      </w:r>
      <w:r w:rsidRPr="006B0287">
        <w:t xml:space="preserve">, </w:t>
      </w:r>
      <w:r w:rsidRPr="006B0287">
        <w:rPr>
          <w:i/>
          <w:iCs/>
        </w:rPr>
        <w:t>94</w:t>
      </w:r>
      <w:r w:rsidRPr="006B0287">
        <w:t>(10). https://doi.org/10.1093/femsec/fiy138</w:t>
      </w:r>
    </w:p>
    <w:p w14:paraId="0E43DA82" w14:textId="77777777" w:rsidR="006B0287" w:rsidRPr="006B0287" w:rsidRDefault="006B0287" w:rsidP="006B0287">
      <w:pPr>
        <w:pStyle w:val="Bibliography"/>
      </w:pPr>
      <w:r w:rsidRPr="006B0287">
        <w:t xml:space="preserve">Wilson, S. E., Steinberg, D. K., &amp; </w:t>
      </w:r>
      <w:proofErr w:type="spellStart"/>
      <w:r w:rsidRPr="006B0287">
        <w:t>Buesseler</w:t>
      </w:r>
      <w:proofErr w:type="spellEnd"/>
      <w:r w:rsidRPr="006B0287">
        <w:t xml:space="preserve">, K. O. (2008). Changes in fecal pellet characteristics with depth as indicators of zooplankton repackaging of particles in the mesopelagic zone of the subtropical and subarctic North Pacific Ocean. </w:t>
      </w:r>
      <w:r w:rsidRPr="006B0287">
        <w:rPr>
          <w:i/>
          <w:iCs/>
        </w:rPr>
        <w:t>Deep Sea Research Part II: Topical Studies in Oceanography</w:t>
      </w:r>
      <w:r w:rsidRPr="006B0287">
        <w:t xml:space="preserve">, </w:t>
      </w:r>
      <w:r w:rsidRPr="006B0287">
        <w:rPr>
          <w:i/>
          <w:iCs/>
        </w:rPr>
        <w:t>55</w:t>
      </w:r>
      <w:r w:rsidRPr="006B0287">
        <w:t>(14–15), 1636–1647. https://doi.org/10.1016/j.dsr2.2008.04.019</w:t>
      </w:r>
    </w:p>
    <w:p w14:paraId="5C2278D4" w14:textId="77777777" w:rsidR="006B0287" w:rsidRPr="006B0287" w:rsidRDefault="006B0287" w:rsidP="006B0287">
      <w:pPr>
        <w:pStyle w:val="Bibliography"/>
      </w:pPr>
      <w:proofErr w:type="spellStart"/>
      <w:r w:rsidRPr="006B0287">
        <w:t>Wishner</w:t>
      </w:r>
      <w:proofErr w:type="spellEnd"/>
      <w:r w:rsidRPr="006B0287">
        <w:t xml:space="preserve">, K. F., Outram, D. M., Seibel, B. A., Daly, K. L., &amp; Williams, R. L. (2013). Zooplankton in the eastern tropical north Pacific: Boundary effects of oxygen minimum zone expansion. </w:t>
      </w:r>
      <w:r w:rsidRPr="006B0287">
        <w:rPr>
          <w:i/>
          <w:iCs/>
        </w:rPr>
        <w:t>Deep Sea Research Part I: Oceanographic Research Papers</w:t>
      </w:r>
      <w:r w:rsidRPr="006B0287">
        <w:t xml:space="preserve">, </w:t>
      </w:r>
      <w:r w:rsidRPr="006B0287">
        <w:rPr>
          <w:i/>
          <w:iCs/>
        </w:rPr>
        <w:t>79</w:t>
      </w:r>
      <w:r w:rsidRPr="006B0287">
        <w:t>, 122–140. https://doi.org/10.1016/j.dsr.2013.05.012</w:t>
      </w:r>
    </w:p>
    <w:p w14:paraId="3182416C" w14:textId="77777777" w:rsidR="006B0287" w:rsidRPr="006B0287" w:rsidRDefault="006B0287" w:rsidP="006B0287">
      <w:pPr>
        <w:pStyle w:val="Bibliography"/>
      </w:pPr>
      <w:proofErr w:type="spellStart"/>
      <w:r w:rsidRPr="006B0287">
        <w:t>Wishner</w:t>
      </w:r>
      <w:proofErr w:type="spellEnd"/>
      <w:r w:rsidRPr="006B0287">
        <w:t xml:space="preserve">, K. F., Seibel, B., &amp; Outram, D. (2020). Ocean deoxygenation and copepods: coping with oxygen minimum zone variability. </w:t>
      </w:r>
      <w:proofErr w:type="spellStart"/>
      <w:r w:rsidRPr="006B0287">
        <w:rPr>
          <w:i/>
          <w:iCs/>
        </w:rPr>
        <w:t>Biogeosciences</w:t>
      </w:r>
      <w:proofErr w:type="spellEnd"/>
      <w:r w:rsidRPr="006B0287">
        <w:t xml:space="preserve">, </w:t>
      </w:r>
      <w:r w:rsidRPr="006B0287">
        <w:rPr>
          <w:i/>
          <w:iCs/>
        </w:rPr>
        <w:t>17</w:t>
      </w:r>
      <w:r w:rsidRPr="006B0287">
        <w:t>(8), 2315–2339. https://doi.org/10.5194/bg-17-2315-2020</w:t>
      </w:r>
    </w:p>
    <w:p w14:paraId="6D148EFE" w14:textId="77777777" w:rsidR="006B0287" w:rsidRPr="006B0287" w:rsidRDefault="006B0287" w:rsidP="006B0287">
      <w:pPr>
        <w:pStyle w:val="Bibliography"/>
      </w:pPr>
      <w:r w:rsidRPr="006B0287">
        <w:t xml:space="preserve">Yang, C., Xu, D., Chen, Z., Wang, J., Xu, M., Yuan, Y., &amp; Zhou, M. (2019). Diel vertical migration of zooplankton and micronekton on the northern slope of the South China Sea observed by a moored ADCP. </w:t>
      </w:r>
      <w:r w:rsidRPr="006B0287">
        <w:rPr>
          <w:i/>
          <w:iCs/>
        </w:rPr>
        <w:t>Deep Sea Research Part II: Topical Studies in Oceanography</w:t>
      </w:r>
      <w:r w:rsidRPr="006B0287">
        <w:t xml:space="preserve">, </w:t>
      </w:r>
      <w:r w:rsidRPr="006B0287">
        <w:rPr>
          <w:i/>
          <w:iCs/>
        </w:rPr>
        <w:t>167</w:t>
      </w:r>
      <w:r w:rsidRPr="006B0287">
        <w:t>, 93–104. https://doi.org/10.1016/j.dsr2.2019.04.012</w:t>
      </w:r>
    </w:p>
    <w:p w14:paraId="00000101" w14:textId="67319342" w:rsidR="00104E87" w:rsidRDefault="006B0287">
      <w:pPr>
        <w:pBdr>
          <w:top w:val="nil"/>
          <w:left w:val="nil"/>
          <w:bottom w:val="nil"/>
          <w:right w:val="nil"/>
          <w:between w:val="nil"/>
        </w:pBdr>
        <w:tabs>
          <w:tab w:val="left" w:pos="624"/>
        </w:tabs>
        <w:spacing w:after="240"/>
        <w:ind w:left="624" w:hanging="624"/>
        <w:rPr>
          <w:color w:val="000000"/>
        </w:rPr>
      </w:pPr>
      <w:r>
        <w:rPr>
          <w:color w:val="000000"/>
        </w:rPr>
        <w:fldChar w:fldCharType="end"/>
      </w:r>
    </w:p>
    <w:sectPr w:rsidR="00104E87" w:rsidSect="005A319B">
      <w:footerReference w:type="default" r:id="rId20"/>
      <w:footerReference w:type="first" r:id="rId21"/>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Clara Fuchsman" w:date="2021-05-13T13:22:00Z" w:initials="CF">
    <w:p w14:paraId="525D4F08" w14:textId="455C4A5B" w:rsidR="007D3102" w:rsidRDefault="007D3102">
      <w:pPr>
        <w:pStyle w:val="CommentText"/>
      </w:pPr>
      <w:r>
        <w:rPr>
          <w:rStyle w:val="CommentReference"/>
        </w:rPr>
        <w:annotationRef/>
      </w:r>
      <w:r>
        <w:t xml:space="preserve">Are you sure? </w:t>
      </w:r>
      <w:r w:rsidR="00315ACC">
        <w:t xml:space="preserve">I have the paper open here and it says 10% attenuation from zooplankton feeding on particles </w:t>
      </w:r>
    </w:p>
  </w:comment>
  <w:comment w:id="35" w:author="Clara Fuchsman" w:date="2021-05-13T13:36:00Z" w:initials="CF">
    <w:p w14:paraId="009D4D12" w14:textId="76BF86D2" w:rsidR="00315ACC" w:rsidRDefault="00315ACC">
      <w:pPr>
        <w:pStyle w:val="CommentText"/>
      </w:pPr>
      <w:r>
        <w:rPr>
          <w:rStyle w:val="CommentReference"/>
        </w:rPr>
        <w:annotationRef/>
      </w:r>
      <w:r>
        <w:t>Roullier et al 2014</w:t>
      </w:r>
    </w:p>
  </w:comment>
  <w:comment w:id="36" w:author="Clara Fuchsman" w:date="2021-05-13T13:37:00Z" w:initials="CF">
    <w:p w14:paraId="2BBC3BAB" w14:textId="5A4F1C48" w:rsidR="00B42C8F" w:rsidRDefault="00B42C8F">
      <w:pPr>
        <w:pStyle w:val="CommentText"/>
      </w:pPr>
      <w:r>
        <w:rPr>
          <w:rStyle w:val="CommentReference"/>
        </w:rPr>
        <w:annotationRef/>
      </w:r>
      <w:r>
        <w:t>Can we use the actual papers instead of this review. I hate this review. It is fundamentally incorrect.</w:t>
      </w:r>
    </w:p>
    <w:p w14:paraId="25171B91" w14:textId="5A8282D9" w:rsidR="00B42C8F" w:rsidRDefault="00B42C8F">
      <w:pPr>
        <w:pStyle w:val="CommentText"/>
      </w:pPr>
      <w:r>
        <w:t>Ito et al 2017, Ito et al 2016, and Schmitko et al 2017</w:t>
      </w:r>
    </w:p>
  </w:comment>
  <w:comment w:id="37" w:author="Clara Fuchsman" w:date="2021-05-13T14:10:00Z" w:initials="CF">
    <w:p w14:paraId="29383E9B" w14:textId="657884B1" w:rsidR="007262B8" w:rsidRDefault="007262B8">
      <w:pPr>
        <w:pStyle w:val="CommentText"/>
      </w:pPr>
      <w:r>
        <w:rPr>
          <w:rStyle w:val="CommentReference"/>
        </w:rPr>
        <w:annotationRef/>
      </w:r>
      <w:r>
        <w:t>Seemed repetitive with the previous paragraph</w:t>
      </w:r>
    </w:p>
  </w:comment>
  <w:comment w:id="52" w:author="Clara Fuchsman" w:date="2021-05-13T22:45:00Z" w:initials="CF">
    <w:p w14:paraId="246B00AB" w14:textId="0303B3E0" w:rsidR="00B3090F" w:rsidRDefault="00B3090F">
      <w:pPr>
        <w:pStyle w:val="CommentText"/>
      </w:pPr>
      <w:r>
        <w:rPr>
          <w:rStyle w:val="CommentReference"/>
        </w:rPr>
        <w:annotationRef/>
      </w:r>
      <w:r>
        <w:t xml:space="preserve">This isn’t in your reference section. </w:t>
      </w:r>
    </w:p>
  </w:comment>
  <w:comment w:id="60" w:author="Clara Fuchsman" w:date="2021-05-13T14:17:00Z" w:initials="CF">
    <w:p w14:paraId="418F8AB3" w14:textId="751C824C" w:rsidR="007262B8" w:rsidRDefault="007262B8">
      <w:pPr>
        <w:pStyle w:val="CommentText"/>
      </w:pPr>
      <w:r>
        <w:rPr>
          <w:rStyle w:val="CommentReference"/>
        </w:rPr>
        <w:annotationRef/>
      </w:r>
      <w:r>
        <w:t xml:space="preserve">Not sure this necessary. Slightly awkward in the middle of the questions. </w:t>
      </w:r>
    </w:p>
  </w:comment>
  <w:comment w:id="81" w:author="Clara Fuchsman" w:date="2021-05-13T14:21:00Z" w:initials="CF">
    <w:p w14:paraId="6ABB31F0" w14:textId="1D73466E" w:rsidR="001A5B17" w:rsidRDefault="001A5B17">
      <w:pPr>
        <w:pStyle w:val="CommentText"/>
      </w:pPr>
      <w:r>
        <w:rPr>
          <w:rStyle w:val="CommentReference"/>
        </w:rPr>
        <w:annotationRef/>
      </w:r>
      <w:r>
        <w:t xml:space="preserve">This was on purpose not a malfunction. They wanted a longer collection for the deep waters. And no incubations occurred or was meant to occur. </w:t>
      </w:r>
    </w:p>
    <w:p w14:paraId="3B7F5AF2" w14:textId="46F28CA7" w:rsidR="001A5B17" w:rsidRDefault="001A5B17">
      <w:pPr>
        <w:pStyle w:val="CommentText"/>
      </w:pPr>
      <w:r>
        <w:t xml:space="preserve">FYI: that means there is no rate data from the deep which is annoying to me. </w:t>
      </w:r>
    </w:p>
  </w:comment>
  <w:comment w:id="100" w:author="Clara Fuchsman" w:date="2021-05-13T14:27:00Z" w:initials="CF">
    <w:p w14:paraId="01F94D99" w14:textId="0BCE8EAB" w:rsidR="001A5B17" w:rsidRDefault="001A5B17">
      <w:pPr>
        <w:pStyle w:val="CommentText"/>
      </w:pPr>
      <w:r>
        <w:rPr>
          <w:rStyle w:val="CommentReference"/>
        </w:rPr>
        <w:annotationRef/>
      </w:r>
      <w:r>
        <w:t>??????</w:t>
      </w:r>
    </w:p>
  </w:comment>
  <w:comment w:id="184" w:author="Clara Fuchsman" w:date="2021-05-13T16:31:00Z" w:initials="CF">
    <w:p w14:paraId="0C243C77" w14:textId="7C381312" w:rsidR="00913083" w:rsidRDefault="00913083">
      <w:pPr>
        <w:pStyle w:val="CommentText"/>
      </w:pPr>
      <w:r>
        <w:rPr>
          <w:rStyle w:val="CommentReference"/>
        </w:rPr>
        <w:annotationRef/>
      </w:r>
      <w:r>
        <w:t>This is a little confusing</w:t>
      </w:r>
    </w:p>
  </w:comment>
  <w:comment w:id="185" w:author="Jacob Cram" w:date="2021-05-15T15:29:00Z" w:initials="JC">
    <w:p w14:paraId="3FFE7608" w14:textId="77777777" w:rsidR="00C92D2E" w:rsidRDefault="00C92D2E" w:rsidP="00D05033">
      <w:pPr>
        <w:pStyle w:val="CommentText"/>
      </w:pPr>
      <w:r>
        <w:rPr>
          <w:rStyle w:val="CommentReference"/>
        </w:rPr>
        <w:annotationRef/>
      </w:r>
      <w:r>
        <w:t>Run this by clara.</w:t>
      </w:r>
    </w:p>
  </w:comment>
  <w:comment w:id="215" w:author="Clara Fuchsman" w:date="2021-05-13T21:59:00Z" w:initials="CF">
    <w:p w14:paraId="71F56216" w14:textId="2002DE02" w:rsidR="005F35A0" w:rsidRDefault="005F35A0" w:rsidP="00C92D2E">
      <w:pPr>
        <w:pStyle w:val="CommentText"/>
      </w:pPr>
      <w:r>
        <w:rPr>
          <w:rStyle w:val="CommentReference"/>
        </w:rPr>
        <w:annotationRef/>
      </w:r>
      <w:r>
        <w:t>Maybe choose a different word than depth. Detail?</w:t>
      </w:r>
    </w:p>
  </w:comment>
  <w:comment w:id="225" w:author="Clara Fuchsman" w:date="2021-05-13T22:06:00Z" w:initials="CF">
    <w:p w14:paraId="543B7D98" w14:textId="093D291B" w:rsidR="009C79F1" w:rsidRDefault="009C79F1">
      <w:pPr>
        <w:pStyle w:val="CommentText"/>
      </w:pPr>
      <w:r>
        <w:rPr>
          <w:rStyle w:val="CommentReference"/>
        </w:rPr>
        <w:annotationRef/>
      </w:r>
      <w:r>
        <w:t>Is this likely? Tell us what you think?</w:t>
      </w:r>
    </w:p>
  </w:comment>
  <w:comment w:id="238" w:author="Clara Fuchsman" w:date="2021-05-13T22:09:00Z" w:initials="CF">
    <w:p w14:paraId="68482471" w14:textId="214C252D" w:rsidR="009C79F1" w:rsidRDefault="009C79F1">
      <w:pPr>
        <w:pStyle w:val="CommentText"/>
      </w:pPr>
      <w:r>
        <w:rPr>
          <w:rStyle w:val="CommentReference"/>
        </w:rPr>
        <w:annotationRef/>
      </w:r>
      <w:r>
        <w:t>Wishner et al 2018 is also about the lower boundary in the ETNP</w:t>
      </w:r>
    </w:p>
  </w:comment>
  <w:comment w:id="239" w:author="Clara Fuchsman" w:date="2021-05-13T22:44:00Z" w:initials="CF">
    <w:p w14:paraId="3C6131E4" w14:textId="039BDE17" w:rsidR="00A250C2" w:rsidRDefault="00A250C2">
      <w:pPr>
        <w:pStyle w:val="CommentText"/>
      </w:pPr>
      <w:r>
        <w:rPr>
          <w:rStyle w:val="CommentReference"/>
        </w:rPr>
        <w:annotationRef/>
      </w:r>
      <w:r>
        <w:t>This isn’t in your reference section</w:t>
      </w:r>
    </w:p>
  </w:comment>
  <w:comment w:id="240" w:author="Clara Fuchsman" w:date="2021-05-13T22:07:00Z" w:initials="CF">
    <w:p w14:paraId="0A5EAB7B" w14:textId="4EC3D80C" w:rsidR="009C79F1" w:rsidRDefault="009C79F1">
      <w:pPr>
        <w:pStyle w:val="CommentText"/>
      </w:pPr>
      <w:r>
        <w:rPr>
          <w:rStyle w:val="CommentReference"/>
        </w:rPr>
        <w:annotationRef/>
      </w:r>
      <w:r>
        <w:t>Iron particles? why would there be in situ formation of small particles? and where is the horizontal advection coming from?</w:t>
      </w:r>
    </w:p>
  </w:comment>
  <w:comment w:id="259" w:author="Clara Fuchsman" w:date="2021-05-13T22:19:00Z" w:initials="CF">
    <w:p w14:paraId="26AA649A" w14:textId="1F693B1F" w:rsidR="00107BA2" w:rsidRDefault="00107BA2">
      <w:pPr>
        <w:pStyle w:val="CommentText"/>
      </w:pPr>
      <w:r>
        <w:rPr>
          <w:rStyle w:val="CommentReference"/>
        </w:rPr>
        <w:annotationRef/>
      </w:r>
      <w:r>
        <w:t xml:space="preserve"> evidence? </w:t>
      </w:r>
    </w:p>
  </w:comment>
  <w:comment w:id="260" w:author="Jacob Cram" w:date="2021-05-15T16:03:00Z" w:initials="JC">
    <w:p w14:paraId="32CC6657" w14:textId="77777777" w:rsidR="00537C42" w:rsidRDefault="00537C42" w:rsidP="00C46959">
      <w:pPr>
        <w:pStyle w:val="CommentText"/>
      </w:pPr>
      <w:r>
        <w:rPr>
          <w:rStyle w:val="CommentReference"/>
        </w:rPr>
        <w:annotationRef/>
      </w:r>
      <w:r>
        <w:t>Run by clara.</w:t>
      </w:r>
    </w:p>
  </w:comment>
  <w:comment w:id="249" w:author="Clara Fuchsman" w:date="2021-05-13T22:14:00Z" w:initials="CF">
    <w:p w14:paraId="483458B1" w14:textId="667EE05C" w:rsidR="009C79F1" w:rsidRDefault="009C79F1" w:rsidP="00537C42">
      <w:pPr>
        <w:pStyle w:val="CommentText"/>
      </w:pPr>
      <w:r>
        <w:rPr>
          <w:rStyle w:val="CommentReference"/>
        </w:rPr>
        <w:annotationRef/>
      </w:r>
      <w:r>
        <w:t>Something is wrong with this sentence</w:t>
      </w:r>
      <w:r w:rsidR="00107BA2">
        <w:t xml:space="preserve">. I do not understand it. Are you trying to say that the AAIW may have nanomolar concentrations of oxygen? </w:t>
      </w:r>
    </w:p>
  </w:comment>
  <w:comment w:id="267" w:author="Clara Fuchsman" w:date="2021-05-13T22:22:00Z" w:initials="CF">
    <w:p w14:paraId="6C6CD119" w14:textId="22AB4455" w:rsidR="00107BA2" w:rsidRDefault="00107BA2">
      <w:pPr>
        <w:pStyle w:val="CommentText"/>
      </w:pPr>
      <w:r>
        <w:rPr>
          <w:rStyle w:val="CommentReference"/>
        </w:rPr>
        <w:annotationRef/>
      </w:r>
      <w:r>
        <w:t>This seems like a strange thing to say without a reason to say it.</w:t>
      </w:r>
    </w:p>
  </w:comment>
  <w:comment w:id="276" w:author="Clara Fuchsman" w:date="2021-05-13T22:32:00Z" w:initials="CF">
    <w:p w14:paraId="5694DD4A" w14:textId="3E32E60C" w:rsidR="00B22615" w:rsidRDefault="00B22615">
      <w:pPr>
        <w:pStyle w:val="CommentText"/>
      </w:pPr>
      <w:r>
        <w:rPr>
          <w:rStyle w:val="CommentReference"/>
        </w:rPr>
        <w:annotationRef/>
      </w:r>
      <w:r>
        <w:t>I usually cite De Vries et al 2012 for ETNP residence times</w:t>
      </w:r>
    </w:p>
  </w:comment>
  <w:comment w:id="282" w:author="Clara Fuchsman" w:date="2021-05-13T22:21:00Z" w:initials="CF">
    <w:p w14:paraId="41060C61" w14:textId="3D687C14" w:rsidR="00107BA2" w:rsidRDefault="00107BA2">
      <w:pPr>
        <w:pStyle w:val="CommentText"/>
      </w:pPr>
      <w:r>
        <w:rPr>
          <w:rStyle w:val="CommentReference"/>
        </w:rPr>
        <w:annotationRef/>
      </w:r>
      <w:r>
        <w:t xml:space="preserve">Provide proof for this statement. STOX sensor found them all to be &lt;2 nM O2. </w:t>
      </w:r>
    </w:p>
  </w:comment>
  <w:comment w:id="283" w:author="Clara Fuchsman" w:date="2021-05-13T22:25:00Z" w:initials="CF">
    <w:p w14:paraId="26C7822A" w14:textId="61211939" w:rsidR="00B22615" w:rsidRDefault="00B22615">
      <w:pPr>
        <w:pStyle w:val="CommentText"/>
      </w:pPr>
      <w:r>
        <w:rPr>
          <w:rStyle w:val="CommentReference"/>
        </w:rPr>
        <w:annotationRef/>
      </w:r>
      <w:r>
        <w:t xml:space="preserve">Alternatively optodes could have a pressure effect. Larsen is an optode. </w:t>
      </w:r>
    </w:p>
  </w:comment>
  <w:comment w:id="299" w:author="Clara Fuchsman" w:date="2021-05-13T22:37:00Z" w:initials="CF">
    <w:p w14:paraId="6D648B5A" w14:textId="5D79B097" w:rsidR="00A250C2" w:rsidRDefault="00A250C2">
      <w:pPr>
        <w:pStyle w:val="CommentText"/>
      </w:pPr>
      <w:r>
        <w:rPr>
          <w:rStyle w:val="CommentReference"/>
        </w:rPr>
        <w:annotationRef/>
      </w:r>
      <w:r>
        <w:t>I am not quite following this sentence</w:t>
      </w:r>
    </w:p>
  </w:comment>
  <w:comment w:id="308" w:author="Clara Fuchsman" w:date="2021-05-13T22:38:00Z" w:initials="CF">
    <w:p w14:paraId="2078714A" w14:textId="2A6997D6" w:rsidR="00A250C2" w:rsidRDefault="00A250C2">
      <w:pPr>
        <w:pStyle w:val="CommentText"/>
      </w:pPr>
      <w:r>
        <w:rPr>
          <w:rStyle w:val="CommentReference"/>
        </w:rPr>
        <w:annotationRef/>
      </w:r>
      <w:r>
        <w:t>????????</w:t>
      </w:r>
    </w:p>
  </w:comment>
  <w:comment w:id="309" w:author="Jacob Cram" w:date="2021-05-15T16:13:00Z" w:initials="JC">
    <w:p w14:paraId="7C324727" w14:textId="77777777" w:rsidR="009A6364" w:rsidRDefault="009A6364" w:rsidP="00520B05">
      <w:pPr>
        <w:pStyle w:val="CommentText"/>
      </w:pPr>
      <w:r>
        <w:rPr>
          <w:rStyle w:val="CommentReference"/>
        </w:rPr>
        <w:annotationRef/>
      </w:r>
      <w:r>
        <w:t>can I just delete this?</w:t>
      </w:r>
    </w:p>
  </w:comment>
  <w:comment w:id="323" w:author="Clara Fuchsman" w:date="2021-05-13T22:40:00Z" w:initials="CF">
    <w:p w14:paraId="6F7CBF49" w14:textId="2FE08D45" w:rsidR="00A250C2" w:rsidRDefault="00A250C2" w:rsidP="009A6364">
      <w:pPr>
        <w:pStyle w:val="CommentText"/>
      </w:pPr>
      <w:r>
        <w:rPr>
          <w:rStyle w:val="CommentReference"/>
        </w:rPr>
        <w:annotationRef/>
      </w:r>
      <w:r>
        <w:t>What two?</w:t>
      </w:r>
    </w:p>
  </w:comment>
  <w:comment w:id="325" w:author="Clara Fuchsman" w:date="2021-05-13T22:43:00Z" w:initials="CF">
    <w:p w14:paraId="5D197649" w14:textId="63AE9A45" w:rsidR="00A250C2" w:rsidRDefault="00A250C2">
      <w:pPr>
        <w:pStyle w:val="CommentText"/>
      </w:pPr>
      <w:r>
        <w:rPr>
          <w:rStyle w:val="CommentReference"/>
        </w:rPr>
        <w:annotationRef/>
      </w:r>
      <w:r>
        <w:t>This isn’t in your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5D4F08" w15:done="0"/>
  <w15:commentEx w15:paraId="009D4D12" w15:done="1"/>
  <w15:commentEx w15:paraId="25171B91" w15:done="1"/>
  <w15:commentEx w15:paraId="29383E9B" w15:done="0"/>
  <w15:commentEx w15:paraId="246B00AB" w15:done="0"/>
  <w15:commentEx w15:paraId="418F8AB3" w15:done="0"/>
  <w15:commentEx w15:paraId="3B7F5AF2" w15:done="0"/>
  <w15:commentEx w15:paraId="01F94D99" w15:done="0"/>
  <w15:commentEx w15:paraId="0C243C77" w15:done="0"/>
  <w15:commentEx w15:paraId="3FFE7608" w15:paraIdParent="0C243C77" w15:done="0"/>
  <w15:commentEx w15:paraId="71F56216" w15:done="0"/>
  <w15:commentEx w15:paraId="543B7D98" w15:done="0"/>
  <w15:commentEx w15:paraId="68482471" w15:done="0"/>
  <w15:commentEx w15:paraId="3C6131E4" w15:done="0"/>
  <w15:commentEx w15:paraId="0A5EAB7B" w15:done="0"/>
  <w15:commentEx w15:paraId="26AA649A" w15:done="0"/>
  <w15:commentEx w15:paraId="32CC6657" w15:paraIdParent="26AA649A" w15:done="0"/>
  <w15:commentEx w15:paraId="483458B1" w15:done="0"/>
  <w15:commentEx w15:paraId="6C6CD119" w15:done="0"/>
  <w15:commentEx w15:paraId="5694DD4A" w15:done="0"/>
  <w15:commentEx w15:paraId="41060C61" w15:done="0"/>
  <w15:commentEx w15:paraId="26C7822A" w15:done="0"/>
  <w15:commentEx w15:paraId="6D648B5A" w15:done="0"/>
  <w15:commentEx w15:paraId="2078714A" w15:done="0"/>
  <w15:commentEx w15:paraId="7C324727" w15:paraIdParent="2078714A" w15:done="0"/>
  <w15:commentEx w15:paraId="6F7CBF49" w15:done="0"/>
  <w15:commentEx w15:paraId="5D1976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7A6A6" w16cex:dateUtc="2021-05-13T17:22:00Z"/>
  <w16cex:commentExtensible w16cex:durableId="2447A9F1" w16cex:dateUtc="2021-05-13T17:36:00Z"/>
  <w16cex:commentExtensible w16cex:durableId="2447AA2A" w16cex:dateUtc="2021-05-13T17:37:00Z"/>
  <w16cex:commentExtensible w16cex:durableId="2447B1DE" w16cex:dateUtc="2021-05-13T18:10:00Z"/>
  <w16cex:commentExtensible w16cex:durableId="24482AA0" w16cex:dateUtc="2021-05-14T02:45:00Z"/>
  <w16cex:commentExtensible w16cex:durableId="2447B372" w16cex:dateUtc="2021-05-13T18:17:00Z"/>
  <w16cex:commentExtensible w16cex:durableId="2447B472" w16cex:dateUtc="2021-05-13T18:21:00Z"/>
  <w16cex:commentExtensible w16cex:durableId="2447B5DA" w16cex:dateUtc="2021-05-13T18:27:00Z"/>
  <w16cex:commentExtensible w16cex:durableId="2447D2F8" w16cex:dateUtc="2021-05-13T20:31:00Z"/>
  <w16cex:commentExtensible w16cex:durableId="244A6773" w16cex:dateUtc="2021-05-15T19:29:00Z"/>
  <w16cex:commentExtensible w16cex:durableId="24481FD3" w16cex:dateUtc="2021-05-14T01:59:00Z"/>
  <w16cex:commentExtensible w16cex:durableId="2448214D" w16cex:dateUtc="2021-05-14T02:06:00Z"/>
  <w16cex:commentExtensible w16cex:durableId="2448220B" w16cex:dateUtc="2021-05-14T02:09:00Z"/>
  <w16cex:commentExtensible w16cex:durableId="24482A5A" w16cex:dateUtc="2021-05-14T02:44:00Z"/>
  <w16cex:commentExtensible w16cex:durableId="244821B4" w16cex:dateUtc="2021-05-14T02:07:00Z"/>
  <w16cex:commentExtensible w16cex:durableId="2448247C" w16cex:dateUtc="2021-05-14T02:19:00Z"/>
  <w16cex:commentExtensible w16cex:durableId="244A6F54" w16cex:dateUtc="2021-05-15T20:03:00Z"/>
  <w16cex:commentExtensible w16cex:durableId="2448235F" w16cex:dateUtc="2021-05-14T02:14:00Z"/>
  <w16cex:commentExtensible w16cex:durableId="24482539" w16cex:dateUtc="2021-05-14T02:22:00Z"/>
  <w16cex:commentExtensible w16cex:durableId="24482770" w16cex:dateUtc="2021-05-14T02:32:00Z"/>
  <w16cex:commentExtensible w16cex:durableId="244824DC" w16cex:dateUtc="2021-05-14T02:21:00Z"/>
  <w16cex:commentExtensible w16cex:durableId="244825D6" w16cex:dateUtc="2021-05-14T02:25:00Z"/>
  <w16cex:commentExtensible w16cex:durableId="244828A7" w16cex:dateUtc="2021-05-14T02:37:00Z"/>
  <w16cex:commentExtensible w16cex:durableId="244828E5" w16cex:dateUtc="2021-05-14T02:38:00Z"/>
  <w16cex:commentExtensible w16cex:durableId="244A71A4" w16cex:dateUtc="2021-05-15T20:13:00Z"/>
  <w16cex:commentExtensible w16cex:durableId="2448294A" w16cex:dateUtc="2021-05-14T02:40:00Z"/>
  <w16cex:commentExtensible w16cex:durableId="24482A02" w16cex:dateUtc="2021-05-14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5D4F08" w16cid:durableId="2447A6A6"/>
  <w16cid:commentId w16cid:paraId="009D4D12" w16cid:durableId="2447A9F1"/>
  <w16cid:commentId w16cid:paraId="25171B91" w16cid:durableId="2447AA2A"/>
  <w16cid:commentId w16cid:paraId="29383E9B" w16cid:durableId="2447B1DE"/>
  <w16cid:commentId w16cid:paraId="246B00AB" w16cid:durableId="24482AA0"/>
  <w16cid:commentId w16cid:paraId="418F8AB3" w16cid:durableId="2447B372"/>
  <w16cid:commentId w16cid:paraId="3B7F5AF2" w16cid:durableId="2447B472"/>
  <w16cid:commentId w16cid:paraId="01F94D99" w16cid:durableId="2447B5DA"/>
  <w16cid:commentId w16cid:paraId="0C243C77" w16cid:durableId="2447D2F8"/>
  <w16cid:commentId w16cid:paraId="3FFE7608" w16cid:durableId="244A6773"/>
  <w16cid:commentId w16cid:paraId="71F56216" w16cid:durableId="24481FD3"/>
  <w16cid:commentId w16cid:paraId="543B7D98" w16cid:durableId="2448214D"/>
  <w16cid:commentId w16cid:paraId="68482471" w16cid:durableId="2448220B"/>
  <w16cid:commentId w16cid:paraId="3C6131E4" w16cid:durableId="24482A5A"/>
  <w16cid:commentId w16cid:paraId="0A5EAB7B" w16cid:durableId="244821B4"/>
  <w16cid:commentId w16cid:paraId="26AA649A" w16cid:durableId="2448247C"/>
  <w16cid:commentId w16cid:paraId="32CC6657" w16cid:durableId="244A6F54"/>
  <w16cid:commentId w16cid:paraId="483458B1" w16cid:durableId="2448235F"/>
  <w16cid:commentId w16cid:paraId="6C6CD119" w16cid:durableId="24482539"/>
  <w16cid:commentId w16cid:paraId="5694DD4A" w16cid:durableId="24482770"/>
  <w16cid:commentId w16cid:paraId="41060C61" w16cid:durableId="244824DC"/>
  <w16cid:commentId w16cid:paraId="26C7822A" w16cid:durableId="244825D6"/>
  <w16cid:commentId w16cid:paraId="6D648B5A" w16cid:durableId="244828A7"/>
  <w16cid:commentId w16cid:paraId="2078714A" w16cid:durableId="244828E5"/>
  <w16cid:commentId w16cid:paraId="7C324727" w16cid:durableId="244A71A4"/>
  <w16cid:commentId w16cid:paraId="6F7CBF49" w16cid:durableId="2448294A"/>
  <w16cid:commentId w16cid:paraId="5D197649" w16cid:durableId="2448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Fuchsman">
    <w15:presenceInfo w15:providerId="Windows Live" w15:userId="1523ea9eeb726afd"/>
  </w15:person>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10137C"/>
    <w:rsid w:val="00104E87"/>
    <w:rsid w:val="00107BA2"/>
    <w:rsid w:val="00132F5F"/>
    <w:rsid w:val="0014548D"/>
    <w:rsid w:val="001A5B17"/>
    <w:rsid w:val="001F2172"/>
    <w:rsid w:val="002015AD"/>
    <w:rsid w:val="00230576"/>
    <w:rsid w:val="002922A3"/>
    <w:rsid w:val="002D151D"/>
    <w:rsid w:val="00304B9F"/>
    <w:rsid w:val="00315ACC"/>
    <w:rsid w:val="00374C9F"/>
    <w:rsid w:val="00394613"/>
    <w:rsid w:val="003B367B"/>
    <w:rsid w:val="003B6974"/>
    <w:rsid w:val="003C1A71"/>
    <w:rsid w:val="003D3B05"/>
    <w:rsid w:val="004A766D"/>
    <w:rsid w:val="004C1D61"/>
    <w:rsid w:val="004D045E"/>
    <w:rsid w:val="00537C42"/>
    <w:rsid w:val="00546A5D"/>
    <w:rsid w:val="005475B7"/>
    <w:rsid w:val="005A319B"/>
    <w:rsid w:val="005C5FA3"/>
    <w:rsid w:val="005C68C5"/>
    <w:rsid w:val="005E0393"/>
    <w:rsid w:val="005F35A0"/>
    <w:rsid w:val="006065A2"/>
    <w:rsid w:val="0063459C"/>
    <w:rsid w:val="006932EA"/>
    <w:rsid w:val="006A6A8E"/>
    <w:rsid w:val="006B0287"/>
    <w:rsid w:val="006E5628"/>
    <w:rsid w:val="00712F66"/>
    <w:rsid w:val="007262B8"/>
    <w:rsid w:val="007424E6"/>
    <w:rsid w:val="00750A5E"/>
    <w:rsid w:val="00777545"/>
    <w:rsid w:val="007B69A1"/>
    <w:rsid w:val="007D3102"/>
    <w:rsid w:val="007E19EE"/>
    <w:rsid w:val="008072AE"/>
    <w:rsid w:val="0082101C"/>
    <w:rsid w:val="008422C4"/>
    <w:rsid w:val="00870FBD"/>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B04B63"/>
    <w:rsid w:val="00B05390"/>
    <w:rsid w:val="00B22615"/>
    <w:rsid w:val="00B3090F"/>
    <w:rsid w:val="00B42C8F"/>
    <w:rsid w:val="00B61FFF"/>
    <w:rsid w:val="00B73EBD"/>
    <w:rsid w:val="00B87896"/>
    <w:rsid w:val="00B92929"/>
    <w:rsid w:val="00B945FB"/>
    <w:rsid w:val="00B9482F"/>
    <w:rsid w:val="00BF6DCA"/>
    <w:rsid w:val="00C66B70"/>
    <w:rsid w:val="00C92D2E"/>
    <w:rsid w:val="00CC1484"/>
    <w:rsid w:val="00CD1400"/>
    <w:rsid w:val="00CE44D1"/>
    <w:rsid w:val="00CF7CA5"/>
    <w:rsid w:val="00D26EBD"/>
    <w:rsid w:val="00D357C6"/>
    <w:rsid w:val="00D87184"/>
    <w:rsid w:val="00D95952"/>
    <w:rsid w:val="00DC428E"/>
    <w:rsid w:val="00DD1F8F"/>
    <w:rsid w:val="00E442E8"/>
    <w:rsid w:val="00EC3855"/>
    <w:rsid w:val="00F06FFB"/>
    <w:rsid w:val="00F71511"/>
    <w:rsid w:val="00F94AB5"/>
    <w:rsid w:val="00FB49F2"/>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github.com/cramjaco/POMZ-ETNP-UVP-2017"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29</Pages>
  <Words>61015</Words>
  <Characters>347786</Characters>
  <Application>Microsoft Office Word</Application>
  <DocSecurity>0</DocSecurity>
  <Lines>2898</Lines>
  <Paragraphs>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6</cp:revision>
  <dcterms:created xsi:type="dcterms:W3CDTF">2021-05-17T16:03:00Z</dcterms:created>
  <dcterms:modified xsi:type="dcterms:W3CDTF">2021-05-17T18:31:00Z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id="nZ5Nv8sp"/&gt;&lt;style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