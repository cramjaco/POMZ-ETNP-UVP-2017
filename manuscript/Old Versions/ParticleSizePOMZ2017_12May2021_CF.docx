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800AF" w14:textId="407D0834" w:rsidR="007B69A1" w:rsidRDefault="007B69A1">
      <w:pPr>
        <w:pStyle w:val="Title"/>
        <w:rPr>
          <w:sz w:val="36"/>
          <w:szCs w:val="36"/>
        </w:rPr>
      </w:pPr>
      <w:bookmarkStart w:id="0" w:name="_Hlk71643087"/>
      <w:bookmarkStart w:id="1" w:name="_Hlk71628043"/>
      <w:bookmarkEnd w:id="0"/>
      <w:r>
        <w:rPr>
          <w:sz w:val="36"/>
          <w:szCs w:val="36"/>
        </w:rPr>
        <w:t>Slow particle remineralization, rather than suppressed disaggregation, likely drives e</w:t>
      </w:r>
      <w:r w:rsidRPr="005C5FA3">
        <w:rPr>
          <w:sz w:val="36"/>
          <w:szCs w:val="36"/>
        </w:rPr>
        <w:t xml:space="preserve">fficient flux transfer </w:t>
      </w:r>
      <w:r>
        <w:rPr>
          <w:sz w:val="36"/>
          <w:szCs w:val="36"/>
        </w:rPr>
        <w:t>through</w:t>
      </w:r>
      <w:r w:rsidRPr="005C5FA3">
        <w:rPr>
          <w:sz w:val="36"/>
          <w:szCs w:val="36"/>
        </w:rPr>
        <w:t xml:space="preserve"> the Eastern Tropical North Pacific Oxygen Deficient Zone</w:t>
      </w:r>
    </w:p>
    <w:bookmarkEnd w:id="1"/>
    <w:p w14:paraId="00000004" w14:textId="77777777" w:rsidR="00104E87" w:rsidRDefault="004D045E">
      <w:r>
        <w:t>11 May 2021</w:t>
      </w:r>
    </w:p>
    <w:p w14:paraId="00000007" w14:textId="21094707" w:rsidR="00104E87" w:rsidRPr="00D357C6" w:rsidRDefault="004D045E">
      <w:pPr>
        <w:rPr>
          <w:vertAlign w:val="subscript"/>
        </w:rPr>
      </w:pPr>
      <w:bookmarkStart w:id="2" w:name="bookmark=id.gjdgxs" w:colFirst="0" w:colLast="0"/>
      <w:bookmarkStart w:id="3" w:name="_Hlk71628074"/>
      <w:bookmarkEnd w:id="2"/>
      <w:r>
        <w:t>Jacob A. Cram</w:t>
      </w:r>
      <w:r>
        <w:rPr>
          <w:vertAlign w:val="superscript"/>
        </w:rPr>
        <w:t>1</w:t>
      </w:r>
      <w:r w:rsidR="00A35D9B">
        <w:rPr>
          <w:vertAlign w:val="superscript"/>
        </w:rPr>
        <w:t xml:space="preserve">, </w:t>
      </w:r>
      <w:r>
        <w:t>Clara A. Fuchsman</w:t>
      </w:r>
      <w:r>
        <w:rPr>
          <w:vertAlign w:val="superscript"/>
        </w:rPr>
        <w:t>1</w:t>
      </w:r>
      <w:r>
        <w:t>, Megan E. Duffy</w:t>
      </w:r>
      <w:r>
        <w:rPr>
          <w:vertAlign w:val="superscript"/>
        </w:rPr>
        <w:t>2</w:t>
      </w:r>
      <w:r>
        <w:t>, Jessica L. Pretty</w:t>
      </w:r>
      <w:r>
        <w:rPr>
          <w:vertAlign w:val="superscript"/>
        </w:rPr>
        <w:t>3</w:t>
      </w:r>
      <w:r>
        <w:t>, Rachel M. Lekanoff</w:t>
      </w:r>
      <w:r>
        <w:rPr>
          <w:vertAlign w:val="superscript"/>
        </w:rPr>
        <w:t>3</w:t>
      </w:r>
      <w:r>
        <w:t>, Jacquelyn</w:t>
      </w:r>
      <w:r w:rsidR="00A35D9B">
        <w:t> </w:t>
      </w:r>
      <w:r>
        <w:t>A Neibauer</w:t>
      </w:r>
      <w:r>
        <w:rPr>
          <w:vertAlign w:val="superscript"/>
        </w:rPr>
        <w:t>2</w:t>
      </w:r>
      <w:r>
        <w:t>, Shirley W. Leung</w:t>
      </w:r>
      <w:r>
        <w:rPr>
          <w:vertAlign w:val="superscript"/>
        </w:rPr>
        <w:t>2</w:t>
      </w:r>
      <w:r>
        <w:t>, Klaus B. Huebert</w:t>
      </w:r>
      <w:r>
        <w:rPr>
          <w:vertAlign w:val="superscript"/>
        </w:rPr>
        <w:t>1</w:t>
      </w:r>
      <w:r>
        <w:t>, Thomas S. Weber</w:t>
      </w:r>
      <w:r>
        <w:rPr>
          <w:vertAlign w:val="superscript"/>
        </w:rPr>
        <w:t>4</w:t>
      </w:r>
      <w:r>
        <w:t>, Daniele Bianchi</w:t>
      </w:r>
      <w:r>
        <w:rPr>
          <w:vertAlign w:val="superscript"/>
        </w:rPr>
        <w:t>5</w:t>
      </w:r>
      <w:r>
        <w:t>, Natalya Evans</w:t>
      </w:r>
      <w:r>
        <w:rPr>
          <w:vertAlign w:val="superscript"/>
        </w:rPr>
        <w:t>6</w:t>
      </w:r>
      <w:r>
        <w:t>, Allan H. Devol</w:t>
      </w:r>
      <w:r>
        <w:rPr>
          <w:vertAlign w:val="superscript"/>
        </w:rPr>
        <w:t>2</w:t>
      </w:r>
      <w:r>
        <w:t>, Richard G. Keil</w:t>
      </w:r>
      <w:r>
        <w:rPr>
          <w:vertAlign w:val="superscript"/>
        </w:rPr>
        <w:t>2</w:t>
      </w:r>
      <w:r>
        <w:t>, Andrew M.P. McDonnell</w:t>
      </w:r>
      <w:r>
        <w:rPr>
          <w:vertAlign w:val="superscript"/>
        </w:rPr>
        <w:t>3</w:t>
      </w:r>
    </w:p>
    <w:p w14:paraId="00000008" w14:textId="77777777" w:rsidR="00104E87" w:rsidRDefault="004D045E">
      <w:pPr>
        <w:spacing w:after="0"/>
        <w:rPr>
          <w:sz w:val="18"/>
          <w:szCs w:val="18"/>
        </w:rPr>
      </w:pPr>
      <w:r>
        <w:rPr>
          <w:sz w:val="18"/>
          <w:szCs w:val="18"/>
          <w:vertAlign w:val="superscript"/>
        </w:rPr>
        <w:t>1</w:t>
      </w:r>
      <w:r>
        <w:rPr>
          <w:sz w:val="18"/>
          <w:szCs w:val="18"/>
        </w:rPr>
        <w:t>Horn Point Laboratory, University of Maryland Center for Environmental Science, Cambridge, MD, USA.</w:t>
      </w:r>
    </w:p>
    <w:p w14:paraId="00000009" w14:textId="77777777" w:rsidR="00104E87" w:rsidRDefault="004D045E">
      <w:pPr>
        <w:spacing w:after="0"/>
        <w:rPr>
          <w:sz w:val="18"/>
          <w:szCs w:val="18"/>
        </w:rPr>
      </w:pPr>
      <w:r>
        <w:rPr>
          <w:sz w:val="18"/>
          <w:szCs w:val="18"/>
          <w:vertAlign w:val="superscript"/>
        </w:rPr>
        <w:t>2</w:t>
      </w:r>
      <w:r>
        <w:rPr>
          <w:sz w:val="18"/>
          <w:szCs w:val="18"/>
        </w:rPr>
        <w:t>School of Oceanography, University of Washington Seattle, Seattle, WA, USA.</w:t>
      </w:r>
    </w:p>
    <w:p w14:paraId="0000000A" w14:textId="77777777" w:rsidR="00104E87" w:rsidRDefault="004D045E">
      <w:pPr>
        <w:spacing w:after="0"/>
        <w:rPr>
          <w:sz w:val="18"/>
          <w:szCs w:val="18"/>
        </w:rPr>
      </w:pPr>
      <w:r>
        <w:rPr>
          <w:sz w:val="18"/>
          <w:szCs w:val="18"/>
          <w:vertAlign w:val="superscript"/>
        </w:rPr>
        <w:t>3</w:t>
      </w:r>
      <w:r>
        <w:rPr>
          <w:sz w:val="18"/>
          <w:szCs w:val="18"/>
        </w:rPr>
        <w:t>College of Fisheries and Ocean Sciences, University of Alaska Fairbanks, Fairbanks, AK, USA.</w:t>
      </w:r>
    </w:p>
    <w:p w14:paraId="0000000B" w14:textId="77777777" w:rsidR="00104E87" w:rsidRDefault="004D045E">
      <w:pPr>
        <w:spacing w:after="0"/>
        <w:rPr>
          <w:sz w:val="18"/>
          <w:szCs w:val="18"/>
        </w:rPr>
      </w:pPr>
      <w:r>
        <w:rPr>
          <w:sz w:val="18"/>
          <w:szCs w:val="18"/>
          <w:vertAlign w:val="superscript"/>
        </w:rPr>
        <w:t>4</w:t>
      </w:r>
      <w:r>
        <w:rPr>
          <w:sz w:val="18"/>
          <w:szCs w:val="18"/>
        </w:rPr>
        <w:t>School of Arts and Sciences, University of Rochester, Rochester, NY, USA.</w:t>
      </w:r>
    </w:p>
    <w:p w14:paraId="0000000C" w14:textId="77777777" w:rsidR="00104E87" w:rsidRDefault="004D045E">
      <w:pPr>
        <w:spacing w:after="0"/>
        <w:rPr>
          <w:sz w:val="18"/>
          <w:szCs w:val="18"/>
        </w:rPr>
      </w:pPr>
      <w:r>
        <w:rPr>
          <w:sz w:val="18"/>
          <w:szCs w:val="18"/>
          <w:vertAlign w:val="superscript"/>
        </w:rPr>
        <w:t>5</w:t>
      </w:r>
      <w:r>
        <w:rPr>
          <w:sz w:val="18"/>
          <w:szCs w:val="18"/>
        </w:rPr>
        <w:t>Department of Atmospheric and Oceanic Sciences, University of California Los Angeles, Los Angeles, CA, USA.</w:t>
      </w:r>
    </w:p>
    <w:p w14:paraId="0000000E" w14:textId="7BF69E1F" w:rsidR="00104E87" w:rsidRPr="00D357C6" w:rsidRDefault="004D045E" w:rsidP="00D357C6">
      <w:pPr>
        <w:spacing w:after="0"/>
        <w:rPr>
          <w:sz w:val="18"/>
          <w:szCs w:val="18"/>
        </w:rPr>
      </w:pPr>
      <w:r>
        <w:rPr>
          <w:sz w:val="18"/>
          <w:szCs w:val="18"/>
          <w:vertAlign w:val="superscript"/>
        </w:rPr>
        <w:t>6</w:t>
      </w:r>
      <w:r>
        <w:rPr>
          <w:sz w:val="18"/>
          <w:szCs w:val="18"/>
        </w:rPr>
        <w:t>Department of Biological Sciences, University of Southern California, Los Angeles, CA, USA.</w:t>
      </w:r>
      <w:bookmarkEnd w:id="3"/>
    </w:p>
    <w:p w14:paraId="0000000F" w14:textId="77777777" w:rsidR="00104E87" w:rsidRDefault="004D045E">
      <w:pPr>
        <w:pStyle w:val="Heading1"/>
      </w:pPr>
      <w:bookmarkStart w:id="4" w:name="bookmark=id.30j0zll" w:colFirst="0" w:colLast="0"/>
      <w:bookmarkEnd w:id="4"/>
      <w:r>
        <w:t>Key Points</w:t>
      </w:r>
    </w:p>
    <w:p w14:paraId="00000010" w14:textId="386BAEE9" w:rsidR="00104E87" w:rsidRDefault="004D045E">
      <w:pPr>
        <w:numPr>
          <w:ilvl w:val="0"/>
          <w:numId w:val="1"/>
        </w:numPr>
      </w:pPr>
      <w:r>
        <w:t>The upper mesopelagic of the oligotrophic Eastern Tropical North Pacific Oxygen Deficient Zone (ODZ) has low flux attenuation</w:t>
      </w:r>
      <w:r w:rsidR="00A35D9B">
        <w:t>.</w:t>
      </w:r>
    </w:p>
    <w:p w14:paraId="00000011" w14:textId="192AD5DF" w:rsidR="00104E87" w:rsidRDefault="004D045E">
      <w:pPr>
        <w:numPr>
          <w:ilvl w:val="0"/>
          <w:numId w:val="1"/>
        </w:numPr>
      </w:pPr>
      <w:r>
        <w:t xml:space="preserve">Comparison of </w:t>
      </w:r>
      <w:r w:rsidR="00D357C6">
        <w:t>particle size observations</w:t>
      </w:r>
      <w:r>
        <w:t xml:space="preserve"> to models suggests that the breakdown of particles of all sizes is slow throughout the ODZ.</w:t>
      </w:r>
    </w:p>
    <w:p w14:paraId="00000012" w14:textId="17B083E4" w:rsidR="00104E87" w:rsidRDefault="004D045E">
      <w:pPr>
        <w:numPr>
          <w:ilvl w:val="0"/>
          <w:numId w:val="1"/>
        </w:numPr>
      </w:pPr>
      <w:r>
        <w:t>Zooplankton appear to transport organic matter into, and disaggregate particles within, the ODZ above 500</w:t>
      </w:r>
      <w:r w:rsidR="007B69A1">
        <w:t xml:space="preserve"> </w:t>
      </w:r>
      <w:r>
        <w:t>m.</w:t>
      </w:r>
    </w:p>
    <w:p w14:paraId="00000013" w14:textId="3B807E94" w:rsidR="00104E87" w:rsidRDefault="004D045E">
      <w:pPr>
        <w:pStyle w:val="Heading1"/>
      </w:pPr>
      <w:bookmarkStart w:id="5" w:name="bookmark=id.1fob9te" w:colFirst="0" w:colLast="0"/>
      <w:bookmarkEnd w:id="5"/>
      <w:r>
        <w:t>Abstract</w:t>
      </w:r>
    </w:p>
    <w:p w14:paraId="00000014" w14:textId="2E583F60" w:rsidR="00104E87" w:rsidRDefault="004D045E">
      <w:r>
        <w:t>Models and observations suggest that particle flux attenuation is lower across the mesopelagic zone of anoxic environments compared to oxic ones. Flux attenuation is controlled by microbial metabolism</w:t>
      </w:r>
      <w:r w:rsidR="009C493F">
        <w:t xml:space="preserve"> as well as </w:t>
      </w:r>
      <w:r>
        <w:t xml:space="preserve">aggregation and disaggregation by zooplankton, </w:t>
      </w:r>
      <w:r w:rsidR="009C493F">
        <w:t>all of which also</w:t>
      </w:r>
      <w:r>
        <w:t xml:space="preserve"> shape the relative abundance of different sized particles. Observing and modeling particle spectra can provide information about the contributions of these processes. We measured particle size spectrum profiles at one station in the oligotrophic Eastern Tropical North Pacific Oxygen Deficient Zone (ETNP ODZ) using an underwater vision profiler (UVP), a </w:t>
      </w:r>
      <w:r w:rsidR="00A35D9B">
        <w:t>high-resolution</w:t>
      </w:r>
      <w:r>
        <w:t xml:space="preserve"> camera that counts and sizes particles. Measurements were taken at different times of day, over the course of a week. Comparing these data to particle flux measurements from sediment traps collected over the same time</w:t>
      </w:r>
      <w:r w:rsidR="003D3B05">
        <w:t>-</w:t>
      </w:r>
      <w:r>
        <w:t xml:space="preserve">period allowed us to constrain the particle size to flux relationship, and to generate highly resolved depth and time estimates of particle flux rates. We found that particle flux attenuated very little throughout the anoxic water column, and at some time-points appeared to increase. Comparing our observations to model predictions suggested that particles of all sizes remineralize more slowly in the ODZ than in oxic waters, and that large particles disaggregate into smaller particles, primarily between the base of the photic zone and 500 m. Acoustic measurements of multiple size classes of organisms suggested that many organisms migrated, during the day, to the region with high particle disaggregation. Our data suggest that diel-migrating organisms both actively transport </w:t>
      </w:r>
      <w:sdt>
        <w:sdtPr>
          <w:tag w:val="goog_rdk_0"/>
          <w:id w:val="1950745829"/>
        </w:sdtPr>
        <w:sdtEndPr/>
        <w:sdtContent/>
      </w:sdt>
      <w:r>
        <w:t xml:space="preserve">biomass and disaggregate particles in the ODZ core. </w:t>
      </w:r>
    </w:p>
    <w:p w14:paraId="00000015" w14:textId="34896BDE" w:rsidR="00104E87" w:rsidRDefault="004D045E">
      <w:pPr>
        <w:pStyle w:val="Heading1"/>
      </w:pPr>
      <w:bookmarkStart w:id="6" w:name="bookmark=id.3znysh7" w:colFirst="0" w:colLast="0"/>
      <w:bookmarkStart w:id="7" w:name="_heading=h.rb9bttvy2jac" w:colFirst="0" w:colLast="0"/>
      <w:bookmarkEnd w:id="6"/>
      <w:bookmarkEnd w:id="7"/>
      <w:r>
        <w:t>Plain Language Summary</w:t>
      </w:r>
    </w:p>
    <w:p w14:paraId="00000016" w14:textId="7E495628" w:rsidR="00104E87" w:rsidRDefault="004D045E">
      <w:r>
        <w:t xml:space="preserve">Marine snow are microscopic particles that form in the surface of the ocean and sink into the deep ocean. Most of these particles are the remains of dead algae and feces of tiny animals (zooplankton). The deeper the particles sink into the ocean before microbes or animals </w:t>
      </w:r>
      <w:del w:id="8" w:author="Clara Fuchsman" w:date="2021-05-13T13:13:00Z">
        <w:r w:rsidDel="007D3102">
          <w:delText xml:space="preserve">eat </w:delText>
        </w:r>
      </w:del>
      <w:ins w:id="9" w:author="Clara Fuchsman" w:date="2021-05-13T13:13:00Z">
        <w:r w:rsidR="007D3102">
          <w:t xml:space="preserve">consume </w:t>
        </w:r>
      </w:ins>
      <w:r>
        <w:t xml:space="preserve">them, the longer it takes before the carbon in those particles can return to the atmosphere. In parts of the ocean where there is </w:t>
      </w:r>
      <w:del w:id="10" w:author="Clara Fuchsman" w:date="2021-05-13T13:13:00Z">
        <w:r w:rsidDel="007D3102">
          <w:delText>very little</w:delText>
        </w:r>
      </w:del>
      <w:ins w:id="11" w:author="Clara Fuchsman" w:date="2021-05-13T13:13:00Z">
        <w:r w:rsidR="007D3102">
          <w:t>no</w:t>
        </w:r>
      </w:ins>
      <w:r>
        <w:t xml:space="preserve"> oxygen</w:t>
      </w:r>
      <w:r w:rsidR="009C493F">
        <w:t>,</w:t>
      </w:r>
      <w:r>
        <w:t xml:space="preserve"> more particles sink to greater depths</w:t>
      </w:r>
      <w:r w:rsidR="009C493F">
        <w:t>,</w:t>
      </w:r>
      <w:r>
        <w:t xml:space="preserve"> for reasons that are not well-understood. We used an underwater camera to observe marine snow particles in a </w:t>
      </w:r>
      <w:del w:id="12" w:author="Clara Fuchsman" w:date="2021-05-13T13:14:00Z">
        <w:r w:rsidDel="007D3102">
          <w:delText xml:space="preserve">part of </w:delText>
        </w:r>
      </w:del>
      <w:r>
        <w:t xml:space="preserve">the ocean </w:t>
      </w:r>
      <w:del w:id="13" w:author="Clara Fuchsman" w:date="2021-05-13T13:14:00Z">
        <w:r w:rsidDel="007D3102">
          <w:delText>(</w:delText>
        </w:r>
      </w:del>
      <w:r>
        <w:t>just west of Mexico</w:t>
      </w:r>
      <w:del w:id="14" w:author="Clara Fuchsman" w:date="2021-05-13T13:14:00Z">
        <w:r w:rsidDel="007D3102">
          <w:delText>)</w:delText>
        </w:r>
      </w:del>
      <w:r>
        <w:t xml:space="preserve"> where </w:t>
      </w:r>
      <w:r>
        <w:lastRenderedPageBreak/>
        <w:t xml:space="preserve">there is </w:t>
      </w:r>
      <w:del w:id="15" w:author="Clara Fuchsman" w:date="2021-05-13T13:15:00Z">
        <w:r w:rsidDel="007D3102">
          <w:delText>very limited</w:delText>
        </w:r>
      </w:del>
      <w:ins w:id="16" w:author="Clara Fuchsman" w:date="2021-05-13T13:15:00Z">
        <w:r w:rsidR="007D3102">
          <w:t>little to no</w:t>
        </w:r>
      </w:ins>
      <w:r>
        <w:t xml:space="preserve"> oxygen at depth. We compared the observations to predictions from </w:t>
      </w:r>
      <w:del w:id="17" w:author="Clara Fuchsman" w:date="2021-05-13T13:15:00Z">
        <w:r w:rsidDel="007D3102">
          <w:delText xml:space="preserve">different </w:delText>
        </w:r>
      </w:del>
      <w:ins w:id="18" w:author="Clara Fuchsman" w:date="2021-05-13T13:15:00Z">
        <w:r w:rsidR="007D3102">
          <w:t xml:space="preserve">several </w:t>
        </w:r>
      </w:ins>
      <w:r>
        <w:t>computer simulations</w:t>
      </w:r>
      <w:ins w:id="19" w:author="Clara Fuchsman" w:date="2021-05-13T13:16:00Z">
        <w:r w:rsidR="007D3102">
          <w:t xml:space="preserve"> representing hypothesized mechanisms</w:t>
        </w:r>
      </w:ins>
      <w:ins w:id="20" w:author="Clara Fuchsman" w:date="2021-05-13T13:17:00Z">
        <w:r w:rsidR="007D3102">
          <w:t xml:space="preserve"> to explain why</w:t>
        </w:r>
      </w:ins>
      <w:ins w:id="21" w:author="Clara Fuchsman" w:date="2021-05-13T13:18:00Z">
        <w:r w:rsidR="007D3102">
          <w:t xml:space="preserve"> particles are </w:t>
        </w:r>
      </w:ins>
      <w:ins w:id="22" w:author="Clara Fuchsman" w:date="2021-05-13T13:19:00Z">
        <w:r w:rsidR="007D3102">
          <w:t>consumed less in water without oxygen</w:t>
        </w:r>
      </w:ins>
      <w:del w:id="23" w:author="Clara Fuchsman" w:date="2021-05-13T13:18:00Z">
        <w:r w:rsidDel="007D3102">
          <w:delText xml:space="preserve"> to see which </w:delText>
        </w:r>
      </w:del>
      <w:del w:id="24" w:author="Clara Fuchsman" w:date="2021-05-13T13:15:00Z">
        <w:r w:rsidDel="007D3102">
          <w:delText>simulations were most accurate</w:delText>
        </w:r>
      </w:del>
      <w:r>
        <w:t xml:space="preserve">. Our measurements suggest that one reason that particles sink to deeper depths here is because microbes consume the particles slowly when there is no oxygen. Meanwhile, </w:t>
      </w:r>
      <w:r w:rsidR="009C493F">
        <w:t>zooplankton</w:t>
      </w:r>
      <w:r>
        <w:t xml:space="preserve"> </w:t>
      </w:r>
      <w:ins w:id="25" w:author="Clara Fuchsman" w:date="2021-05-13T13:16:00Z">
        <w:r w:rsidR="007D3102">
          <w:t xml:space="preserve">still </w:t>
        </w:r>
      </w:ins>
      <w:r>
        <w:t>break large particles into smaller ones and produce fecal pellets in these low oxygen waters.</w:t>
      </w:r>
    </w:p>
    <w:p w14:paraId="00000017" w14:textId="77777777" w:rsidR="00104E87" w:rsidRDefault="004D045E">
      <w:pPr>
        <w:pStyle w:val="Heading1"/>
      </w:pPr>
      <w:bookmarkStart w:id="26" w:name="bookmark=id.2et92p0" w:colFirst="0" w:colLast="0"/>
      <w:bookmarkEnd w:id="26"/>
      <w:r>
        <w:t>Introduction</w:t>
      </w:r>
    </w:p>
    <w:p w14:paraId="00000018" w14:textId="30B6900D" w:rsidR="00104E87" w:rsidRDefault="004D045E">
      <w:r>
        <w:t>The biological pump, in which sinking particles transport carbon from the surface into the deep ocean, is a key part of the global carbon cycle</w:t>
      </w:r>
      <w:r w:rsidR="003C1A71">
        <w:t xml:space="preserve"> </w:t>
      </w:r>
      <w:r w:rsidR="003C1A71">
        <w:fldChar w:fldCharType="begin"/>
      </w:r>
      <w:r w:rsidR="003C1A71">
        <w:instrText xml:space="preserve"> ADDIN ZOTERO_ITEM CSL_CITATION {"citationID":"FMOFdvgY","properties":{"formattedCitation":"(Neuer et al., 2014; Turner, 2015)","plainCitation":"(Neuer et al., 2014; Turner, 2015)","noteIndex":0},"citationItems":[{"id":7527,"uris":["http://zotero.org/users/158097/items/5PEL6R8H"],"uri":["http://zotero.org/users/158097/items/5PEL6R8H"],"itemData":{"id":7527,"type":"article-journal","abstract":"The Biological Carbon Pump includes all those processes in the ocean that cause organic carbon formed photosynthetically by phytoplankton (primary production) in the sunlit surface layer (the euphotic zone) to be removed from contact with the atmosphere. It is a mechanism that sequesters carbon dioxide (CO2) for weeks to hundreds or even millions of years (geological time-scales). Together with the physical carbon pump, the biological carbon pump constitutes the ocean's CO2 sink, and these two major processes in the global carbon cycle have removed about 2- 2.5 Pg Carbon per year (last decade average)(I Pg=1015g). Today, about half of the CO2 emitted from fossil fuel burning and land use changes remains in the atmosphere, and the other half is captured by land sinks and the ocean. The modern carbon cycle is often completely separated from the short- and long-term carbon cycles of the geological past, and students from biology or biogeochemistry rarely learn about these processes and the respective timescales in a joint lecture. The purpose of this interdisciplinary lecture thus is to cover processes related to the biological carbon pump and how it functions, while paying close attention to the relevant timescales in the global carbon cycle. Note that we focus mainly on the production and sinking of particulates, we do not delve into detailed mechanisms of carbon sequestration due to the removal of dissolved organic matter. Topics will include an introduction to the different carbon pumps (biological, carbonate and physical), followed by a detailed process-oriented introduction to the biological carbon pumps. This will also include the organismal aspects, such as an introduction to phytoplankton, primary production, distribution of primary producers in the global ocean, and the role of zooplankton in the biological carbon pump. More mechanistic aspects follow, such as the concepts of new and export production, the flux attenuation and the role of mineral ballasting. We cover specific aspects of the lecture as modules (Excursions) that give the reader/lecturer the chance to explore some topics in greater detail. These 'Excursions' are entitled 'Instrumentation: Quantifying Particle Flux', 'Particle Sinking and Degradation' and 'The Biological Carbon Pump on Geological Timescales'. The lecture is intended for senior undergraduates/graduates students and can be used in courses such as Oceanography, Biogeochemistry, Geology, and Environmental Life Sciences.","container-title":"Limnology and Oceanography e-Lectures","DOI":"10.4319/lol.2014.sneuer.miversen.gfischer.9","ISSN":"2164-0254","issue":"4","language":"en","note":"_eprint: https://aslopubs.onlinelibrary.wiley.com/doi/pdf/10.4319/lol.2014.sneuer.miversen.gfischer.9","page":"1-51","source":"Wiley Online Library","title":"The Ocean's Biological Carbon pump as part of the global Carbon Cycle","volume":"4","author":[{"family":"Neuer","given":"Susanne"},{"family":"Iversen","given":"Morten"},{"family":"Fischer","given":"Gerhard"}],"issued":{"date-parts":[["2014"]]}}},{"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3C1A71">
        <w:fldChar w:fldCharType="separate"/>
      </w:r>
      <w:r w:rsidR="003B6974" w:rsidRPr="003B6974">
        <w:t>(Neuer et al., 2014; Turner, 2015)</w:t>
      </w:r>
      <w:r w:rsidR="003C1A71">
        <w:fldChar w:fldCharType="end"/>
      </w:r>
      <w:r>
        <w:t xml:space="preserve">. Organic matter flux into the deep ocean is a function both of export from the photic zone into the mesopelagic (export flux), and the fraction of that flux that crosses through the mesopelagic (transfer efficiency) </w:t>
      </w:r>
      <w:r w:rsidR="00304B9F">
        <w:fldChar w:fldCharType="begin"/>
      </w:r>
      <w:r w:rsidR="00304B9F">
        <w:instrText xml:space="preserve"> ADDIN ZOTERO_ITEM CSL_CITATION {"citationID":"qicAN8XE","properties":{"formattedCitation":"(Francois et al., 2002; Passow &amp; Carlson, 2012; Siegel et al., 2016)","plainCitation":"(Francois et al., 2002; Passow &amp; Carlson, 2012; Siegel et al., 2016)","noteIndex":0},"citationItems":[{"id":706,"uris":["http://zotero.org/users/158097/items/FBITP2E2"],"uri":["http://zotero.org/users/158097/items/FBITP2E2"],"itemData":{"id":706,"type":"article-journal","abstract":"Particle fluxes measured with time series sediment traps deployed below 2000 m at 68 sites in the world ocean are combined with satellite-derived estimates of export production from the overlying water to assess the factors affecting the transfer of particulate organic matter from surface to deep water. Multiple linear regression is used to derive an algorithm suggesting that the transfer efficiency of organic carbon, defined as the settling flux of organic carbon normalized to export production, increases with the flux of carbonate and decreases with water depth and seasonality. The algorithm predicts &gt;80% of the organic carbon transfer efficiency variability in diverse oceanic regions. The influence of the carbonate flux suggests that the ballasting effect of this biogenic mineral may be an important factor promoting export of organic carbon to the deep sea by increasing the density of settling particles. However, the lack of a similar effect for biogenic opal suggests that factors other than particle density also play a role. The adverse effect of increasing seasonality on the transfer efficiency of carbon to the deep sea is tentatively attributed to greater biodegradability of organic matter exported during bloom events. In high latitude opal-dominated regions with high f-ratios and seasonality, while a higher fraction of net production is exported, a higher fraction of the exported organic matter is remineralized before reaching bathypelagic depths. On the other hand, in warm, low latitude, carbonate-dominated regions with low f-ratios and seasonality, a higher fraction of the exported organic matter sinks to the deep sea.","container-title":"Global Biogeochemical Cycles","DOI":"10.1029/2001GB001722","ISSN":"1944-9224","issue":"4","language":"en","page":"34-1–34-20","source":"Wiley Online Library","title":"Factors controlling the flux of organic carbon to the bathypelagic zone of the ocean","volume":"16","author":[{"family":"Francois","given":"Roger"},{"family":"Honjo","given":"Susumu"},{"family":"Krishfield","given":"Richard"},{"family":"Manganini","given":"Steve"}],"issued":{"date-parts":[["2002"]]}}},{"id":7156,"uris":["http://zotero.org/users/158097/items/VMUBCXTP"],"uri":["http://zotero.org/users/158097/items/VMUBCXTP"],"itemData":{"id":7156,"type":"article-journal","container-title":"Marine Ecology Progress Series","DOI":"10.3354/meps09985","ISSN":"0171-8630, 1616-1599","language":"en","page":"249-271","source":"CrossRef","title":"The biological pump in a high CO2 world","volume":"470","author":[{"family":"Passow","given":"Uta"},{"family":"Carlson","given":"Ca"}],"issued":{"date-parts":[["2012",12,6]]}}},{"id":7229,"uris":["http://zotero.org/users/158097/items/GH5IXA4R"],"uri":["http://zotero.org/users/158097/items/GH5IXA4R"],"itemData":{"id":7229,"type":"article-journal","abstract":"Ocean ecosystems play a critical role in the Earth’s carbon cycle and the quantification of their impacts for both present conditions and for predictions into the future remains one of the greatest challenges in oceanography. The goal of the EXport Processes in the Ocean from Remote Sensing (EXPORTS) Science Plan is to develop a predictive understanding of the export and fate of global ocean net primary production (NPP) and its implications for present and future climates. The achievement of this goal requires a quantification of the mechanisms that control the export of carbon from the euphotic zone as well as its fate in the underlying “twilight zone” where some fraction of exported carbon will be sequestered in the ocean’s interior on time scales of months to millennia. Here we present a measurement / synthesis / modeling framework aimed at quantifying the fates of upper ocean NPP and its impacts on the global carbon cycle based upon the EXPORTS Science Plan. The proposed approach will diagnose relationships among the ecological, biogeochemical and physical oceanographic processes that control carbon cycling across a range of ecosystem and carbon cycling states leading to advances in satellite diagnostic and numerical prognostic models. To collect these data, a combination of ship and robotic field sampling, satellite remote sensing and numerical modeling is proposed which enables the sampling of the many pathways of NPP export and fates. This coordinated, process-oriented approach has the potential to foster new insights on ocean carbon cycling that maximizes its societal relevance through the achievement of research goals of many international research agencies and will be a key step towards our understanding of the Earth as an integrated system.","container-title":"Frontiers in Marine Science","DOI":"10.3389/fmars.2016.00022","ISSN":"2296-7745","journalAbbreviation":"Front. Mar. Sci.","language":"English","source":"Frontiers","title":"Prediction of the Export and Fate of Global Ocean Net Primary Production: The EXPORTS Science Plan","title-short":"Prediction of the Export and Fate of Global Ocean Net Primary Production","URL":"http://journal.frontiersin.org/article/10.3389/fmars.2016.00022/abstract","volume":"3","author":[{"family":"Siegel","given":"D. A."},{"family":"Buesseler","given":"Ken O."},{"family":"Behrenfeld","given":"Michael J."},{"family":"Benitez-Nelson","given":"Claudia R."},{"family":"Boss","given":"Emmanuel"},{"family":"Brzezinski","given":"Mark A."},{"family":"Burd","given":"Adrian"},{"family":"Carlson","given":"Craig A."},{"family":"D'Asaro","given":"Eric A."},{"family":"Doney","given":"Scott C."},{"family":"Perry","given":"Mary J."},{"family":"Stanley","given":"Rachel H. R."},{"family":"Steinberg","given":"Deborah K."}],"accessed":{"date-parts":[["2017",4,7]]},"issued":{"date-parts":[["2016"]]}}}],"schema":"https://github.com/citation-style-language/schema/raw/master/csl-citation.json"} </w:instrText>
      </w:r>
      <w:r w:rsidR="00304B9F">
        <w:fldChar w:fldCharType="separate"/>
      </w:r>
      <w:r w:rsidR="003B6974" w:rsidRPr="003B6974">
        <w:t>(Francois et al., 2002; Passow &amp; Carlson, 2012; Siegel et al., 2016)</w:t>
      </w:r>
      <w:r w:rsidR="00304B9F">
        <w:fldChar w:fldCharType="end"/>
      </w:r>
      <w:r w:rsidR="007B69A1">
        <w:t xml:space="preserve">. </w:t>
      </w:r>
      <w:r>
        <w:t xml:space="preserve">The transfer efficiency of the biological pump may affect global atmospheric carbon levels </w:t>
      </w:r>
      <w:r w:rsidR="00B73EBD">
        <w:fldChar w:fldCharType="begin"/>
      </w:r>
      <w:r w:rsidR="00B73EBD">
        <w:instrText xml:space="preserve"> ADDIN ZOTERO_ITEM CSL_CITATION {"citationID":"fidHM7qf","properties":{"formattedCitation":"(Kwon &amp; Primeau, 2008)","plainCitation":"(Kwon &amp; Primeau, 2008)","noteIndex":0},"citationItems":[{"id":7322,"uris":["http://zotero.org/users/158097/items/Z5S6FWW7"],"uri":["http://zotero.org/users/158097/items/Z5S6FWW7"],"itemData":{"id":7322,"type":"article-journal","abstract":"We present a systematic parameter optimization and sensitivity analysis of a three-dimensional global ocean biogeochemistry model. We use the global data sets of dissolved inorganic carbon (DIC), alkalinity, and phosphate to constrain the parameters of a biogeochemistry model which include the stoichiometric ratios rC:P and rN:P, the fraction σ of organic material production allocated to dissolved organic matter (DOM), the lifetime 1/κ of DOM, the exponent α in the power law for the depth profile of the remineralization of particulate organic carbon (POC), the rain ratio R of CaCO3, and the e-folding length scale d for the depth profile of CaCO3 dissolution. The data-constrained parameter values are rC:P = 137 ± 11, σ = 0.74 ± 0.04, 1/κ = 1.7 ± 0.5 years, α = −0.97 ± 0.07, R = 0.081 ± 0.008, and d = 2100 ± 300 m. The postoptimization carbon export from POC is 15 ± 1 Gt/a and from CaCO3 is 1.2 ± 0.1 Gt/a of which 67 ± 4% dissolves above 2000 m. The ± ranges indicate an average 1% decrease in the fraction of the spatial variance in the observed tracer data captured by the model. The sensitivity of the model to its parameters is presented in terms of sensitivity patterns defined as the derivative of the model's equilibrium tracer distribution with respect to the parameters (S patterns). The soft-tissue, carbonate, and gas exchange pump mechanisms responsible for the sensitivities are presented. The pump decomposition of the S patterns illustrates quantitatively how changes in organic and inorganic carbon fluxes are coupled with the large-scale ocean circulation and how the gas exchange pump couples to the global ventilation patterns through changes in surface chemistry.","container-title":"Journal of Geophysical Research: Oceans","DOI":"10.1029/2007JC004520","ISSN":"2156-2202","issue":"C8","journalAbbreviation":"J. Geophys. Res.","language":"en","page":"C08011","source":"Wiley Online Library","title":"Optimization and sensitivity of a global biogeochemistry ocean model using combined in situ DIC, alkalinity, and phosphate data","volume":"113","author":[{"family":"Kwon","given":"Eun Young"},{"family":"Primeau","given":"François"}],"issued":{"date-parts":[["2008",8,1]]}}}],"schema":"https://github.com/citation-style-language/schema/raw/master/csl-citation.json"} </w:instrText>
      </w:r>
      <w:r w:rsidR="00B73EBD">
        <w:fldChar w:fldCharType="separate"/>
      </w:r>
      <w:r w:rsidR="003B6974" w:rsidRPr="003B6974">
        <w:t>(Kwon &amp; Primeau, 2008)</w:t>
      </w:r>
      <w:r w:rsidR="00B73EBD">
        <w:fldChar w:fldCharType="end"/>
      </w:r>
      <w:r>
        <w:t>. Thus, understanding the processes that shape organic matter degradation in the mesopelagic is critical.</w:t>
      </w:r>
    </w:p>
    <w:p w14:paraId="00000019" w14:textId="4C2253AF" w:rsidR="00104E87" w:rsidRDefault="004D045E">
      <w:r>
        <w:t xml:space="preserve">Zooplankton modulate carbon flux through the mesopelagic </w:t>
      </w:r>
      <w:r w:rsidR="00B73EBD">
        <w:fldChar w:fldCharType="begin"/>
      </w:r>
      <w:r w:rsidR="00B73EBD">
        <w:instrText xml:space="preserve"> ADDIN ZOTERO_ITEM CSL_CITATION {"citationID":"S9U2CZDT","properties":{"formattedCitation":"(Jackson &amp; Burd, 2001; Steinberg &amp; Landry, 2017; Turner, 2015)","plainCitation":"(Jackson &amp; Burd, 2001; Steinberg &amp; Landry, 2017; Turner, 2015)","noteIndex":0},"citationItems":[{"id":7239,"uris":["http://zotero.org/users/158097/items/9ZFZCN2Y"],"uri":["http://zotero.org/users/158097/items/9ZFZCN2Y"],"itemData":{"id":7239,"type":"article-journal","abstract":"The sub-euphotic zone water column is important in controlling the downward transport of material falling from the surface waters. Descriptions of the carbon flux as a function of depth have focused on empirical relationships that neglect biological processes that might control them. We develop here a series of simple models of the region that describe changes in flux in terms of the population dynamics of a particle feeder and its predator. One model predicts that the flux and predator concentration at steady state decrease exponentially with depth while the concentration of the particle feeders is constant; a second predicts that flux, particle feeder, and predator concentrations are proportional and decrease at rates that are approximately inversely proportional to depth. Away from steady state, variations in particle flux leaving the surface can induce oscillations in the near-surface animal populations but not the deeper populations. As a result of the animal oscillations associated with the surface flux variations, there can be large swings in the deep vertical particle flux that are not synchronized to the surface variations for one model formulation; a second formulation predicts that fluctuations in surface flux are damped out near the bottom. The differences in predictions for the various models make it possible to verify the utility of one or the other formulation.","collection-title":"The US JGOFS Synthesis and Modeling Project: Phase 1","container-title":"Deep Sea Research Part II: Topical Studies in Oceanography","DOI":"10.1016/S0967-0645(01)00100-X","ISSN":"0967-0645","issue":"1","journalAbbreviation":"Deep Sea Research Part II: Topical Studies in Oceanography","page":"193-217","source":"ScienceDirect","title":"A model for the distribution of particle flux in the mid-water column controlled by subsurface biotic interactions","volume":"49","author":[{"family":"Jackson","given":"George A."},{"family":"Burd","given":"Adrian B."}],"issued":{"date-parts":[["2001",1,1]]}}},{"id":7435,"uris":["http://zotero.org/users/158097/items/67PXFJ6W"],"uri":["http://zotero.org/users/158097/items/67PXFJ6W"],"itemData":{"id":7435,"type":"article-journal","abstract":"Marine zooplankton comprise a phylogenetically and functionally diverse assemblage of protistan and metazoan consumers that occupy multiple trophic levels in pelagic food webs. Within this complex network, carbon flows via alternative zooplankton pathways drive temporal and spatial variability in production-grazing coupling, nutrient cycling, export, and transfer efficiency to higher trophic levels. We explore current knowledge of the processing of zooplankton food ingestion by absorption, egestion, respiration, excretion, and growth (production) processes. On a global scale, carbon fluxes are reasonably constrained by the grazing impact of microzooplankton and the respiratory requirements of mesozooplankton but are sensitive to uncertainties in trophic structure. The relative importance, combined magnitude, and efficiency of export mechanisms (mucous feeding webs, fecal pellets, molts, carcasses, and vertical migrations) likewise reflect regional variability in community structure. Climate change is expected to broadly alter carbon cycling by zooplankton and to have direct impacts on key species.","container-title":"Annual review of marine science","DOI":"10.1146/annurev-marine-010814-015924","note":"tex.ids: steinbergZooplanktonOceanCarbon2017a","page":"413-444","source":"Semantic Scholar","title":"Zooplankton and the Ocean Carbon Cycle.","volume":"9","author":[{"family":"Steinberg","given":"Deborah K."},{"family":"Landry","given":"Michael R."}],"issued":{"date-parts":[["2017"]]}}},{"id":7539,"uris":["http://zotero.org/users/158097/items/2TMLP75M"],"uri":["http://zotero.org/users/158097/items/2TMLP75M"],"itemData":{"id":7539,"type":"article-journal","abstract":"The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B73EBD">
        <w:fldChar w:fldCharType="separate"/>
      </w:r>
      <w:r w:rsidR="003B6974" w:rsidRPr="003B6974">
        <w:t>(Jackson &amp; Burd, 2001; Steinberg &amp; Landry, 2017; Turner, 2015)</w:t>
      </w:r>
      <w:r w:rsidR="00B73EBD">
        <w:fldChar w:fldCharType="end"/>
      </w:r>
      <w:r w:rsidR="007B69A1">
        <w:t>,</w:t>
      </w:r>
      <w:r>
        <w:t xml:space="preserve"> and by extension the efficiency of the biological pump </w:t>
      </w:r>
      <w:r w:rsidR="009E7DEC">
        <w:fldChar w:fldCharType="begin"/>
      </w:r>
      <w:r w:rsidR="00D26EBD">
        <w:instrText xml:space="preserve"> ADDIN ZOTERO_ITEM CSL_CITATION {"citationID":"WxXJuU1v","properties":{"formattedCitation":"(Archibald et al., 2019; Cavan et al., 2017)","plainCitation":"(Archibald et al., 2019; Cavan et al., 2017)","noteIndex":0},"citationItems":[{"id":8972,"uris":["http://zotero.org/users/158097/items/NSLYPCLM"],"uri":["http://zotero.org/users/158097/items/NSLYPCLM"],"itemData":{"id":8972,"type":"article-journal","abstract":"One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C."}],"issued":{"date-parts":[["2019"]]}}},{"id":6225,"uris":["http://zotero.org/users/158097/items/6LKDIV8L"],"uri":["http://zotero.org/users/158097/items/6LKDIV8L"],"itemData":{"id":6225,"type":"article-journal","container-title":"Nature Communications","DOI":"10.1038/ncomms14847","ISSN":"2041-1723","language":"en","note":"tex.ids= cavanRemineralizationParticulateOrganic2017a, cavanRemineralizationParticulateOrganic2017b","page":"14847","source":"Crossref","title":"Remineralization of particulate organic carbon in an ocean oxygen minimum zone","volume":"8","author":[{"family":"Cavan","given":"E. L."},{"family":"Trimmer","given":"M."},{"family":"Shelley","given":"F."},{"family":"Sanders","given":"R."}],"issued":{"date-parts":[["2017",3,21]]}}}],"schema":"https://github.com/citation-style-language/schema/raw/master/csl-citation.json"} </w:instrText>
      </w:r>
      <w:r w:rsidR="009E7DEC">
        <w:fldChar w:fldCharType="separate"/>
      </w:r>
      <w:r w:rsidR="003B6974" w:rsidRPr="003B6974">
        <w:t>(Archibald et al., 2019; Cavan et al., 2017)</w:t>
      </w:r>
      <w:r w:rsidR="009E7DEC">
        <w:fldChar w:fldCharType="end"/>
      </w:r>
      <w:r>
        <w:t xml:space="preserve">. They affect particle flux through four processes: </w:t>
      </w:r>
      <w:r>
        <w:rPr>
          <w:i/>
        </w:rPr>
        <w:t>repackaging</w:t>
      </w:r>
      <w:r>
        <w:t xml:space="preserve">, </w:t>
      </w:r>
      <w:r>
        <w:rPr>
          <w:i/>
        </w:rPr>
        <w:t>respiration</w:t>
      </w:r>
      <w:r>
        <w:t xml:space="preserve">, </w:t>
      </w:r>
      <w:r>
        <w:rPr>
          <w:i/>
        </w:rPr>
        <w:t>active transport</w:t>
      </w:r>
      <w:r>
        <w:t xml:space="preserve"> and </w:t>
      </w:r>
      <w:r>
        <w:rPr>
          <w:i/>
        </w:rPr>
        <w:t>disaggregation</w:t>
      </w:r>
      <w:r>
        <w:t xml:space="preserve">. Zooplankton </w:t>
      </w:r>
      <w:r>
        <w:rPr>
          <w:i/>
        </w:rPr>
        <w:t>repackage</w:t>
      </w:r>
      <w:r>
        <w:t xml:space="preserve"> particles into fecal pellets that have different properties from the original particles they ingest </w:t>
      </w:r>
      <w:r w:rsidR="00D26EBD">
        <w:fldChar w:fldCharType="begin"/>
      </w:r>
      <w:r w:rsidR="00D26EBD">
        <w:instrText xml:space="preserve"> ADDIN ZOTERO_ITEM CSL_CITATION {"citationID":"cCZXQTwY","properties":{"formattedCitation":"(Wilson et al., 2008)","plainCitation":"(Wilson et al., 2008)","noteIndex":0},"citationItems":[{"id":7194,"uris":["http://zotero.org/users/158097/items/J9FZ7TP7"],"uri":["http://zotero.org/users/158097/items/J9FZ7TP7"],"itemData":{"id":7194,"type":"article-journal","container-title":"Deep Sea Research Part II: Topical Studies in Oceanography","DOI":"10.1016/j.dsr2.2008.04.019","ISSN":"09670645","issue":"14-15","language":"en","page":"1636-1647","source":"CrossRef","title":"Changes in fecal pellet characteristics with depth as indicators of zooplankton repackaging of particles in the mesopelagic zone of the subtropical and subarctic North Pacific Ocean","volume":"55","author":[{"family":"Wilson","given":"Stephanie E."},{"family":"Steinberg","given":"Deborah K."},{"family":"Buesseler","given":"Ken O."}],"issued":{"date-parts":[["2008",7]]}}}],"schema":"https://github.com/citation-style-language/schema/raw/master/csl-citation.json"} </w:instrText>
      </w:r>
      <w:r w:rsidR="00D26EBD">
        <w:fldChar w:fldCharType="separate"/>
      </w:r>
      <w:r w:rsidR="003B6974" w:rsidRPr="003B6974">
        <w:t>(Wilson et al., 2008)</w:t>
      </w:r>
      <w:r w:rsidR="00D26EBD">
        <w:fldChar w:fldCharType="end"/>
      </w:r>
      <w:r>
        <w:t xml:space="preserve">. The repackaged particles may be egested at greater depth in the water column during the zooplankton's migration, resulting in the </w:t>
      </w:r>
      <w:r>
        <w:rPr>
          <w:i/>
        </w:rPr>
        <w:t>active transport</w:t>
      </w:r>
      <w:r>
        <w:t xml:space="preserve"> of organic carbon over depth </w:t>
      </w:r>
      <w:r w:rsidR="00D26EBD">
        <w:fldChar w:fldCharType="begin"/>
      </w:r>
      <w:r w:rsidR="00D26EBD">
        <w:instrText xml:space="preserve"> ADDIN ZOTERO_ITEM CSL_CITATION {"citationID":"nDGJJTrm","properties":{"formattedCitation":"(Archibald et al., 2019; Bianchi et al., 2013; Hannides et al., 2009; Steinberg et al., 2000; Stukel et al., 2018, 2019)","plainCitation":"(Archibald et al., 2019; Bianchi et al., 2013; Hannides et al., 2009; Steinberg et al., 2000; Stukel et al., 2018, 2019)","noteIndex":0},"citationItems":[{"id":8972,"uris":["http://zotero.org/users/158097/items/NSLYPCLM"],"uri":["http://zotero.org/users/158097/items/NSLYPCLM"],"itemData":{"id":8972,"type":"article-journal","abstract":"One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C."}],"issued":{"date-parts":[["2019"]]}}},{"id":9025,"uris":["http://zotero.org/users/158097/items/4P5CA86W"],"uri":["http://zotero.org/users/158097/items/4P5CA86W"],"itemData":{"id":9025,"type":"article-journal","abstract":"Diel vertical migration (DVM) of zooplankton and micronekton is widespread in the ocean and forms a fundamental component of the biological pump, but is generally overlooked in global models of the Earth system. We develop a parameterization of DVM in the ocean and integrate it with a size-structured NPZD model. We assess the model's ability to recreate ecosystem and DVM patterns at three well-observed Pacific sites, ALOHA, K2, and EQPAC, and use it to estimate the impact of DVM on marine ecosystems and biogeochemical dynamics. Our model includes the following: (1) a representation of migration dynamics in response to food availability and light intensity; (2) a representation of the digestive and metabolic processes that decouple zooplankton feeding from excretion, egestion, and respiration; and (3) a light-dependent parameterization of visual predation on zooplankton. The model captures the first-order patterns in plankton biomass and productivity across the biomes, including the biomass of migrating organisms. We estimate that realistic migratory populations sustain active fluxes to the mesopelagic zone equivalent to between 15% and 40% of the particle export and contribute up to half of the total respiration within the layers affected by migration. The localized active transport has important consequences for the cycling of oxygen, nutrients, and carbon. We highlight the importance of decoupling zooplankton feeding and respiration and excretion with depth for capturing the impact of migration on the redistribution of carbon and nutrients in the upper ocean.","container-title":"Global Biogeochemical Cycles","DOI":"https://doi.org/10.1002/gbc.20031","ISSN":"1944-9224","issue":"2","language":"en","note":"_eprint: https://onlinelibrary.wiley.com/doi/pdf/10.1002/gbc.20031","page":"478-491","source":"Wiley Online Library","title":"Diel vertical migration: Ecological controls and impacts on the biological pump in a one-dimensional ocean model","title-short":"Diel vertical migration","volume":"27","author":[{"family":"Bianchi","given":"Daniele"},{"family":"Stock","given":"Charles"},{"family":"Galbraith","given":"Eric D."},{"family":"Sarmiento","given":"Jorge L."}],"issued":{"date-parts":[["2013"]]}}},{"id":9242,"uris":["http://zotero.org/users/158097/items/YJ4RFC8G"],"uri":["http://zotero.org/users/158097/items/YJ4RFC8G"],"itemData":{"id":9242,"type":"article-journal","container-title":"Deep Sea Research Part I: Oceanographic Research Papers","DOI":"10.1016/j.dsr.2008.08.003","ISSN":"09670637","issue":"1","journalAbbreviation":"Deep Sea Research Part I: Oceanographic Research Papers","language":"en","note":"tex.ids: hannidesExportStoichiometryMigrantmediated2009a","page":"73-88","source":"DOI.org (Crossref)","title":"Export stoichiometry and migrant-mediated flux of phosphorus in the North Pacific Subtropical Gyre","volume":"56","author":[{"family":"Hannides","given":"Cecelia C.S."},{"family":"Landry","given":"Michael R."},{"family":"Benitez-Nelson","given":"Claudia R."},{"family":"Styles","given":"Renée M."},{"family":"Montoya","given":"Joseph P."},{"family":"Karl","given":"David M."}],"issued":{"date-parts":[["2009",1]]}}},{"id":999,"uris":["http://zotero.org/users/158097/items/PUWG7C2Q"],"uri":["http://zotero.org/users/158097/items/PUWG7C2Q"],"itemData":{"id":999,"type":"article-journal","abstract":"The least known component of the “biological pump” is the active transport of carbon and nutrients by diel vertical migration of zooplankton. We measured CO2 respiration and dissolved organic carbon (DOC) excretion by individual species of common vertically migrating zooplankton at the US JGOFS Bermuda Atlantic Time-series Study (BATS) station. The inclusion of DOC excretion in this study builds on published research on active transport by respiration of inorganic carbon and allows a direct assessment of the role of zooplankton in the production of dissolved organic matter used in midwater microbial processes. On average, excretion of DOC makes up 24% (range=5–42%) of the total C metabolized (excreted+respired) and could represent a significant augmentation to the vertical flux that has already been documented for respiratory CO2 flux by migrant zooplankton. Migratory fluxes were compared to other transport processes at BATS. Estimates of combined active transport of CO2 and DOC by migrators at BATS averaged 7.8% and reached 38.6% of mean sinking POC flux at 150 m, and reached 71.4% of mean sinking POC flux at 300 m. DOC export by migrator excretion averaged 1.9% and reached 13.3% of annual DOC export by physical mixing at this site. During most of the year when deep mixing does not occur, diel migration by zooplankton could provide a supply of DOC to the deeper layers that is available for use by the microbial community. A carbon budget comparing migrant zooplankton transport to the balance of fluxes in the 300–600 m depth strata at BATS shows on average that the total migrant flux supplies 37% of the organic carbon remineralized in this layer, and that migrant DOC flux is more than 3 times the DOC flux gradient by diapycnal mixing. New estimates of active transport of both organic and inorganic carbon by migrants may help resolve observed imbalances in the C budget at BATS, but the magnitude is highly dependent on the biomass of the migrating community.","container-title":"Deep Sea Research Part I: Oceanographic Research Papers","DOI":"10.1016/S0967-0637(99)00052-7","ISSN":"0967-0637","issue":"1","journalAbbreviation":"Deep Sea Research Part I: Oceanographic Research Papers","note":"tex.ids: steinbergZooplanktonVerticalMigration2000a, steinbergZooplanktonVerticalMigration2000b","page":"137-158","source":"ScienceDirect","title":"Zooplankton vertical migration and the active transport of dissolved organic and inorganic carbon in the Sargasso Sea","volume":"47","author":[{"family":"Steinberg","given":"Deborah K."},{"family":"Carlson","given":"Craig A."},{"family":"Bates","given":"Nicholas R."},{"family":"Goldthwait","given":"Sarah A."},{"family":"Madin","given":"Laurence P."},{"family":"Michaels","given":"Anthony F."}],"issued":{"date-parts":[["2000",1]]}}},{"id":9243,"uris":["http://zotero.org/users/158097/items/NHVJRKLZ"],"uri":["http://zotero.org/users/158097/items/NHVJRKLZ"],"itemData":{"id":9243,"type":"article-journal","container-title":"Global Biogeochemical Cycles","DOI":"10.1029/2018GB005968","ISSN":"0886-6236, 1944-9224","issue":"12","journalAbbreviation":"Global Biogeochem. Cycles","language":"en","page":"1815-1832","source":"DOI.org (Crossref)","title":"Nitrogen and Isotope Flows Through the Costa Rica Dome Upwelling Ecosystem: The Crucial Mesozooplankton Role in Export Flux","title-short":"Nitrogen and Isotope Flows Through the Costa Rica Dome Upwelling Ecosystem","volume":"32","author":[{"family":"Stukel","given":"Michael R."},{"family":"Décima","given":"Moira"},{"family":"Landry","given":"Michael R."},{"family":"Selph","given":"Karen E."}],"issued":{"date-parts":[["2018",12]]}}},{"id":9010,"uris":["http://zotero.org/users/158097/items/SC2MMAK9"],"uri":["http://zotero.org/users/158097/items/SC2MMAK9"],"itemData":{"id":9010,"type":"article-journal","abstract":"Zooplankton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D26EBD">
        <w:fldChar w:fldCharType="separate"/>
      </w:r>
      <w:r w:rsidR="003B6974" w:rsidRPr="003B6974">
        <w:t>(Archibald et al., 2019; Bianchi et al., 2013; Hannides et al., 2009; Steinberg et al., 2000; Stukel et al., 2018, 2019)</w:t>
      </w:r>
      <w:r w:rsidR="00D26EBD">
        <w:fldChar w:fldCharType="end"/>
      </w:r>
      <w:r>
        <w:t xml:space="preserve">. In addition to repackaging, zooplankton may </w:t>
      </w:r>
      <w:r>
        <w:rPr>
          <w:i/>
        </w:rPr>
        <w:t>respire</w:t>
      </w:r>
      <w:r>
        <w:t xml:space="preserve"> some proportion of the particles</w:t>
      </w:r>
      <w:r w:rsidR="00A35D9B">
        <w:t>’</w:t>
      </w:r>
      <w:r>
        <w:t xml:space="preserve"> </w:t>
      </w:r>
      <w:del w:id="27" w:author="Clara Fuchsman" w:date="2021-05-13T13:21:00Z">
        <w:r w:rsidDel="007D3102">
          <w:delText>bio</w:delText>
        </w:r>
      </w:del>
      <w:del w:id="28" w:author="Clara Fuchsman" w:date="2021-05-13T13:22:00Z">
        <w:r w:rsidDel="007D3102">
          <w:delText>mass</w:delText>
        </w:r>
      </w:del>
      <w:ins w:id="29" w:author="Clara Fuchsman" w:date="2021-05-13T13:22:00Z">
        <w:r w:rsidR="007D3102">
          <w:t>organic matter</w:t>
        </w:r>
      </w:ins>
      <w:r>
        <w:t xml:space="preserve"> </w:t>
      </w:r>
      <w:ins w:id="30" w:author="Clara Fuchsman" w:date="2021-05-13T13:21:00Z">
        <w:r w:rsidR="007D3102">
          <w:t xml:space="preserve">by </w:t>
        </w:r>
      </w:ins>
      <w:r>
        <w:t>consum</w:t>
      </w:r>
      <w:ins w:id="31" w:author="Clara Fuchsman" w:date="2021-05-13T13:21:00Z">
        <w:r w:rsidR="007D3102">
          <w:t>ing</w:t>
        </w:r>
      </w:ins>
      <w:del w:id="32" w:author="Clara Fuchsman" w:date="2021-05-13T13:21:00Z">
        <w:r w:rsidDel="007D3102">
          <w:delText>e</w:delText>
        </w:r>
      </w:del>
      <w:r>
        <w:t xml:space="preserve"> particles in the mesopelagic </w:t>
      </w:r>
      <w:del w:id="33" w:author="Clara Fuchsman" w:date="2021-05-13T13:21:00Z">
        <w:r w:rsidDel="007D3102">
          <w:delText xml:space="preserve">and </w:delText>
        </w:r>
        <w:r w:rsidDel="007D3102">
          <w:rPr>
            <w:i/>
          </w:rPr>
          <w:delText>respire</w:delText>
        </w:r>
        <w:r w:rsidDel="007D3102">
          <w:delText xml:space="preserve"> some of their biomass </w:delText>
        </w:r>
      </w:del>
      <w:r w:rsidR="007B69A1">
        <w:fldChar w:fldCharType="begin"/>
      </w:r>
      <w:r w:rsidR="007B69A1">
        <w:instrText xml:space="preserve"> ADDIN ZOTERO_ITEM CSL_CITATION {"citationID":"O8gTmeaa","properties":{"formattedCitation":"(Stukel et al., 2019)","plainCitation":"(Stukel et al., 2019)","noteIndex":0},"citationItems":[{"id":9010,"uris":["http://zotero.org/users/158097/items/SC2MMAK9"],"uri":["http://zotero.org/users/158097/items/SC2MMAK9"],"itemData":{"id":9010,"type":"article-journal","abstract":"Zooplankton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7B69A1">
        <w:fldChar w:fldCharType="separate"/>
      </w:r>
      <w:r w:rsidR="003B6974" w:rsidRPr="003B6974">
        <w:t>(Stukel et al., 2019)</w:t>
      </w:r>
      <w:r w:rsidR="007B69A1">
        <w:fldChar w:fldCharType="end"/>
      </w:r>
      <w:r>
        <w:t xml:space="preserve">. </w:t>
      </w:r>
      <w:commentRangeStart w:id="34"/>
      <w:r>
        <w:t xml:space="preserve">It was found that this rate of consumption did not substantially attenuate flux in the California Current system </w:t>
      </w:r>
      <w:r w:rsidR="009A3929">
        <w:fldChar w:fldCharType="begin"/>
      </w:r>
      <w:r w:rsidR="009A3929">
        <w:instrText xml:space="preserve"> ADDIN ZOTERO_ITEM CSL_CITATION {"citationID":"Ior4r6qh","properties":{"formattedCitation":"(Stukel et al., 2019)","plainCitation":"(Stukel et al., 2019)","noteIndex":0},"citationItems":[{"id":9010,"uris":["http://zotero.org/users/158097/items/SC2MMAK9"],"uri":["http://zotero.org/users/158097/items/SC2MMAK9"],"itemData":{"id":9010,"type":"article-journal","abstract":"Zooplankton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9A3929">
        <w:fldChar w:fldCharType="separate"/>
      </w:r>
      <w:r w:rsidR="003B6974" w:rsidRPr="003B6974">
        <w:t>(Stukel et al., 2019)</w:t>
      </w:r>
      <w:r w:rsidR="009A3929">
        <w:fldChar w:fldCharType="end"/>
      </w:r>
      <w:r>
        <w:t xml:space="preserve">. </w:t>
      </w:r>
      <w:commentRangeEnd w:id="34"/>
      <w:r w:rsidR="007D3102">
        <w:rPr>
          <w:rStyle w:val="CommentReference"/>
        </w:rPr>
        <w:commentReference w:id="34"/>
      </w:r>
      <w:r>
        <w:t xml:space="preserve">Zooplankton break large particles into smaller ones, likely by generating turbulence when they swim </w:t>
      </w:r>
      <w:r w:rsidR="009A3929">
        <w:fldChar w:fldCharType="begin"/>
      </w:r>
      <w:r w:rsidR="009A3929">
        <w:instrText xml:space="preserve"> ADDIN ZOTERO_ITEM CSL_CITATION {"citationID":"c9KrMNFc","properties":{"formattedCitation":"(Dilling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9A3929">
        <w:fldChar w:fldCharType="separate"/>
      </w:r>
      <w:r w:rsidR="003B6974" w:rsidRPr="003B6974">
        <w:t>(Dilling &amp; Alldredge, 2000; Goldthwait et al., 2005)</w:t>
      </w:r>
      <w:r w:rsidR="009A3929">
        <w:fldChar w:fldCharType="end"/>
      </w:r>
      <w:r>
        <w:t xml:space="preserve">. This </w:t>
      </w:r>
      <w:r>
        <w:rPr>
          <w:i/>
        </w:rPr>
        <w:t>disaggregation</w:t>
      </w:r>
      <w:r>
        <w:t xml:space="preserve"> can lead to increased remineralization of particles because those smaller particle pieces sink more slowly and so have longer residence times in the mesopelagic, causing them to be consumed before reaching deep waters </w:t>
      </w:r>
      <w:r w:rsidR="009A3929">
        <w:fldChar w:fldCharType="begin"/>
      </w:r>
      <w:r w:rsidR="009A3929">
        <w:instrText xml:space="preserve"> ADDIN ZOTERO_ITEM CSL_CITATION {"citationID":"zg95Mjpd","properties":{"formattedCitation":"(Goldthwait et al., 2005)","plainCitation":"(Goldthwait et al., 2005)","noteIndex":0},"citationItems":[{"id":8996,"uris":["http://zotero.org/users/158097/items/HSH3FCCZ"],"uri":["http://zotero.org/users/158097/items/HSH3FCCZ"],"itemData":{"id":8996,"type":"article-journal","abstract":"ABSTRACT: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9A3929">
        <w:fldChar w:fldCharType="separate"/>
      </w:r>
      <w:r w:rsidR="003B6974" w:rsidRPr="003B6974">
        <w:t>(Goldthwait et al., 2005)</w:t>
      </w:r>
      <w:r w:rsidR="009A3929">
        <w:fldChar w:fldCharType="end"/>
      </w:r>
      <w:r>
        <w:t xml:space="preserve">. This fragmentation has been shown in some cases to explain around 50% of flux attenuation </w:t>
      </w:r>
      <w:r w:rsidR="005475B7">
        <w:fldChar w:fldCharType="begin"/>
      </w:r>
      <w:r w:rsidR="005475B7">
        <w:instrText xml:space="preserve"> ADDIN ZOTERO_ITEM CSL_CITATION {"citationID":"x8F46Zs2","properties":{"formattedCitation":"(Briggs et al., 2020)","plainCitation":"(Briggs et al., 2020)","noteIndex":0},"citationItems":[{"id":9387,"uris":["http://zotero.org/users/158097/items/3SF3SFSZ"],"uri":["http://zotero.org/users/158097/items/3SF3SFSZ"],"itemData":{"id":9387,"type":"article-journal","abstract":"Breaking up is easy to do\nSinking particles transport carbon to the seafloor, where they are buried in sediments and either provide food for benthic organisms or sequester the carbon they contain. However, only </w:instrText>
      </w:r>
      <w:r w:rsidR="005475B7">
        <w:rPr>
          <w:rFonts w:ascii="Cambria Math" w:hAnsi="Cambria Math" w:cs="Cambria Math"/>
        </w:rPr>
        <w:instrText>∼</w:instrText>
      </w:r>
      <w:r w:rsidR="005475B7">
        <w:instrText xml:space="preserve">30% of the maximum flux reaches depths of a kilometer. This loss cannot be fully accounted for by current measurements. Briggs et al. used data collected by robotic Biogeochemical-Argo floats to quantify total mesopelagic fragmentation and found that this process accounts for roughly half of the observed flux loss (see the Perspective by Nayak and Twardowski). Fragmentation is thus perhaps the most important process controlling the remineralization of sinking organic carbon.\nScience, this issue p. 791; see also p. 738\nA critical driver of the ocean carbon cycle is the downward flux of sinking organic particles, which acts to lower the atmospheric carbon dioxide concentration. This downward flux is reduced by more than 70% in the mesopelagic zone (100 to 1000 meters of depth), but this loss cannot be fully accounted for by current measurements. For decades, it has been hypothesized that the missing loss could be explained by the fragmentation of large aggregates into small particles, although data to test this hypothesis have been lacking. In this work, using robotic observations, we quantified total mesopelagic fragmentation during 34 high-flux events across multiple ocean regions and found that fragmentation accounted for 49 ± 22% of the observed flux loss. Therefore, fragmentation may be the primary process controlling the sequestration of sinking organic carbon.\nRobotic measurements show that fragmentation of sinking particles exerts a major control on ocean CO2 storage.\nRobotic measurements show that fragmentation of sinking particles exerts a major control on ocean CO2 storage.","container-title":"Science","DOI":"10.1126/science.aay1790","ISSN":"0036-8075, 1095-9203","issue":"6479","language":"en","note":"publisher: American Association for the Advancement of Science\nsection: Report\nPMID: 32054763","page":"791-793","source":"science-sciencemag-org.proxy-um.researchport.umd.edu","title":"Major role of particle fragmentation in regulating biological sequestration of CO2 by the oceans","volume":"367","author":[{"family":"Briggs","given":"Nathan"},{"family":"Dall’Olmo","given":"Giorgio"},{"family":"Claustre","given":"Hervé"}],"issued":{"date-parts":[["2020",2,14]]}}}],"schema":"https://github.com/citation-style-language/schema/raw/master/csl-citation.json"} </w:instrText>
      </w:r>
      <w:r w:rsidR="005475B7">
        <w:fldChar w:fldCharType="separate"/>
      </w:r>
      <w:r w:rsidR="003B6974" w:rsidRPr="003B6974">
        <w:t>(Briggs et al., 2020)</w:t>
      </w:r>
      <w:r w:rsidR="005475B7">
        <w:fldChar w:fldCharType="end"/>
      </w:r>
      <w:r w:rsidR="007B69A1">
        <w:t>.</w:t>
      </w:r>
    </w:p>
    <w:p w14:paraId="0000001A" w14:textId="2CFE0CA7" w:rsidR="00104E87" w:rsidRDefault="004D045E">
      <w:r>
        <w:t>Oxygen concentrations, and in particular the geographic and depth range of anoxic</w:t>
      </w:r>
      <w:r w:rsidR="009C493F">
        <w:t xml:space="preserve"> ocean</w:t>
      </w:r>
      <w:r>
        <w:t xml:space="preserve"> regions, appear to modulate particle flux through the mesopelagic. Observations of particle flux in the </w:t>
      </w:r>
      <w:r w:rsidR="007B69A1">
        <w:t>Eastern</w:t>
      </w:r>
      <w:r>
        <w:t xml:space="preserve"> Tropical North Pacific</w:t>
      </w:r>
      <w:r w:rsidR="009C493F">
        <w:t xml:space="preserve"> near the Mexican coast</w:t>
      </w:r>
      <w:r>
        <w:t xml:space="preserve"> </w:t>
      </w:r>
      <w:r w:rsidR="00750A5E">
        <w:fldChar w:fldCharType="begin"/>
      </w:r>
      <w:r w:rsidR="00750A5E">
        <w:instrText xml:space="preserve"> ADDIN ZOTERO_ITEM CSL_CITATION {"citationID":"engQZWn1","properties":{"formattedCitation":"(Hartnett &amp; Devol, 2003; Van Mooy et al., 2002; Weber &amp; Bianchi, 2020)","plainCitation":"(Hartnett &amp; Devol, 2003; Van Mooy et al., 2002; Weber &amp; Bianchi, 2020)","noteIndex":0},"citationItems":[{"id":9389,"uris":["http://zotero.org/users/158097/items/U3QNA93Z"],"uri":["http://zotero.org/users/158097/items/U3QNA93Z"],"itemData":{"id":9389,"type":"article-journal","container-title":"Geochimica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3B6974" w:rsidRPr="003B6974">
        <w:t>(Hartnett &amp; Devol, 2003; Van Mooy et al., 2002; Weber &amp; Bianchi, 2020)</w:t>
      </w:r>
      <w:r w:rsidR="00750A5E">
        <w:fldChar w:fldCharType="end"/>
      </w:r>
      <w:r>
        <w:t xml:space="preserve">, the Eastern Tropical South Pacific </w:t>
      </w:r>
      <w:r w:rsidR="00750A5E">
        <w:fldChar w:fldCharType="begin"/>
      </w:r>
      <w:r w:rsidR="00750A5E">
        <w:instrText xml:space="preserve"> ADDIN ZOTERO_ITEM CSL_CITATION {"citationID":"em6puV7L","properties":{"formattedCitation":"(Pavia et al., 2019)","plainCitation":"(Pavia et al., 2019)","noteIndex":0},"citationItems":[{"id":9340,"uris":["http://zotero.org/users/158097/items/M57GF4N9"],"uri":["http://zotero.org/users/158097/items/M57GF4N9"],"itemData":{"id":9340,"type":"article-journal","abstract":"Particulate organic carbon (POC) produced in the surface ocean sinks through the water column and is respired at depth, acting as a primary vector sequestering carbon in the abyssal ocean. Atmospheric carbon dioxide levels are sensitive to the length (depth) scale over which respiration converts POC back to inorganic carbon, because shallower waters exchange with the atmosphere more rapidly than deeper ones. However, estimates of this carbon regeneration length scale and its spatiotemporal variability are limited, hindering the ability to characterize its sensitivity to environmental conditions. Here, we present a zonal section of POC fluxes at high vertical and spatial resolution from the GEOTRACES GP16 transect in the eastern tropical South Pacific, based on normalization to the radiogenic thorium isotope\n              230\n              Th. We find shallower carbon regeneration length scales than previous estimates for the oligotrophic South Pacific gyre, indicating less efficient carbon transfer to the deep ocean. Carbon regeneration is strongly inhibited within suboxic waters near the Peru coast. Canonical Martin curve power laws inadequately capture POC flux profiles at suboxic stations. We instead fit these profiles using an exponential function with flux preserved at depth, finding shallow regeneration but high POC sequestration below 1,000 m. Both regeneration length scales and POC flux at depth closely track the depths at which oxygen concentrations approach zero. Our findings imply that climate warming will result in reduced ocean carbon storage due to expanding oligotrophic gyres, but opposing effects on ocean carbon storage from expanding suboxic waters will require modeling and future work to disentangle.","container-title":"Proceedings of the National Academy of Sciences","DOI":"10.1073/pnas.1901863116","ISSN":"0027-8424, 1091-6490","issue":"20","journalAbbreviation":"Proc Natl Acad Sci USA","language":"en","page":"9753-9758","source":"DOI.org (Crossref)","title":"Shallow particulate organic carbon regeneration in the South Pacific Ocean","volume":"116","author":[{"family":"Pavia","given":"Frank J."},{"family":"Anderson","given":"Robert F."},{"family":"Lam","given":"Phoebe J."},{"family":"Cael","given":"B. B."},{"family":"Vivancos","given":"Sebastian M."},{"family":"Fleisher","given":"Martin Q."},{"family":"Lu","given":"Yanbin"},{"family":"Zhang","given":"Pu"},{"family":"Cheng","given":"Hai"},{"family":"Edwards","given":"R. Lawrence"}],"issued":{"date-parts":[["2019",5,14]]}}}],"schema":"https://github.com/citation-style-language/schema/raw/master/csl-citation.json"} </w:instrText>
      </w:r>
      <w:r w:rsidR="00750A5E">
        <w:fldChar w:fldCharType="separate"/>
      </w:r>
      <w:r w:rsidR="003B6974" w:rsidRPr="003B6974">
        <w:t>(Pavia et al., 2019)</w:t>
      </w:r>
      <w:r w:rsidR="00750A5E">
        <w:fldChar w:fldCharType="end"/>
      </w:r>
      <w:r>
        <w:t xml:space="preserve">, and </w:t>
      </w:r>
      <w:commentRangeStart w:id="35"/>
      <w:r>
        <w:t xml:space="preserve">Arabian Sea </w:t>
      </w:r>
      <w:commentRangeEnd w:id="35"/>
      <w:r w:rsidR="00315ACC">
        <w:rPr>
          <w:rStyle w:val="CommentReference"/>
        </w:rPr>
        <w:commentReference w:id="35"/>
      </w:r>
      <w:r w:rsidR="00750A5E">
        <w:fldChar w:fldCharType="begin"/>
      </w:r>
      <w:r w:rsidR="00750A5E">
        <w:instrText xml:space="preserve"> ADDIN ZOTERO_ITEM CSL_CITATION {"citationID":"7Q1t2JsF","properties":{"formattedCitation":"(Keil et al., 2016)","plainCitation":"(Keil et al., 2016)","noteIndex":0},"citationItems":[{"id":7189,"uris":["http://zotero.org/users/158097/items/QIAZNTII"],"uri":["http://zotero.org/users/158097/items/QIAZNTII"],"itemData":{"id":7189,"type":"article-journal","abstract":"Free-drifting sediment net traps were deployed 14 times at depths between 80 and 500-m for 1-3 days each during the late monsoon-intermonsoon transition in the central Arabian Sea. Two locations (19.5 and 15.5°-N) were within the permanently oxygen-deficient zone (ODZ), and a third (11°-N) had a shallow and thin oxygen minimum. The secondary nitrite maximum, which serves as a tracer of the ODZ, thinned from 250-m thick at stations 19.5 and 15.5°-N to 50-m thick at station 11°-N. Overall, organic carbon fluxes ranged from 13.2-g-m&lt;sup&gt;2&lt;/sup&gt;-yr&lt;sup&gt;-1&lt;/sup&gt; at 80-m to a minimum of 1.1-g-m&lt;sup&gt;2&lt;/sup&gt;-yr&lt;sup&gt;-1&lt;/sup&gt; at 500-m. Fluxes at the more oxygenated 11°-N station attenuate faster than within the permanent ODZ. Martin curve attenuation coefficients for 19.5 and 15.5°-N are respectively 0.59 and 0.63 and for 11°-N it is 0.98. At least six potential mechanisms might explain why particles sinking through the ODZ are more effectively transferred to depth: (M1) oxygen effects, (M2) microbial loop efficiencies and chemoautotrophy, (M3) changes in zooplankton dynamics, (M4) additions of ballast that might sorb and protect organic matter from decay (M4a) or change sinking speeds (M4b), (M5) inputs of refractory organic matter and (M6) temperature effects. These mechanisms are intertwined, and they were explored using a combination of mineral (XPS) and organic matter characterizations of the sinking material, shipboard incubation experiments, and evaluations of existing literature. Direct evidence was found supporting an oxygen effect and/or changes in the efficiency of the microbial loop including the addition of chemoautotrophic carbon to the sinking flux in the upper 500-m. Less direct evidence was found for the other potential mechanisms. A simple conceptual model consistent with our and other recent data suggests that the upper ODZ microbial community determines the initial flux attenuation, and that zooplankton and sinking speed become more important deeper in the water column. The exact interplay between the various mechanisms remains to be further evaluated.","container-title":"Biogeosciences","DOI":"http://dx.doi.org/10.5194/bg-13-2077-2016","issue":"7","language":"English","page":"2077-2092","source":"ProQuest","title":"A multiproxy approach to understanding the \"enhanced\" flux of organic matter through the oxygen-deficient waters of the Arabian Sea","volume":"13","author":[{"family":"Keil","given":"Richard G."},{"family":"Neibauer","given":"Jacquelyn A."},{"family":"Devol","given":"Allan H."}],"issued":{"date-parts":[["2016"]]}}}],"schema":"https://github.com/citation-style-language/schema/raw/master/csl-citation.json"} </w:instrText>
      </w:r>
      <w:r w:rsidR="00750A5E">
        <w:fldChar w:fldCharType="separate"/>
      </w:r>
      <w:r w:rsidR="003B6974" w:rsidRPr="003B6974">
        <w:t>(Keil et al., 2016)</w:t>
      </w:r>
      <w:r w:rsidR="00750A5E">
        <w:fldChar w:fldCharType="end"/>
      </w:r>
      <w:r>
        <w:t xml:space="preserve"> have suggested lower flux attenuation in these ODZ systems. Models have shown that accounting for oxygen limitation in ODZs is necessary to fit global patterns of particle transfer </w:t>
      </w:r>
      <w:r w:rsidR="00750A5E">
        <w:fldChar w:fldCharType="begin"/>
      </w:r>
      <w:r w:rsidR="003B6974">
        <w:instrText xml:space="preserve"> ADDIN ZOTERO_ITEM CSL_CITATION {"citationID":"qj0pAtiC","properties":{"formattedCitation":"(Cram et al., 2018; DeVries &amp; Weber, 2017)","plainCitation":"(Cram et al., 2018;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3B6974">
        <w:rPr>
          <w:rFonts w:ascii="Cambria Math" w:hAnsi="Cambria Math" w:cs="Cambria Math"/>
        </w:rPr>
        <w:instrText>∼</w:instrText>
      </w:r>
      <w:r w:rsidR="003B6974">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3B6974" w:rsidRPr="003B6974">
        <w:t>(Cram et al., 2018; DeVries &amp; Weber, 2017)</w:t>
      </w:r>
      <w:r w:rsidR="00750A5E">
        <w:fldChar w:fldCharType="end"/>
      </w:r>
      <w:r>
        <w:t xml:space="preserve">. Analysis of remineralization tracers also shows evidence of slow flux attention in the ODZs </w:t>
      </w:r>
      <w:r w:rsidR="00750A5E">
        <w:fldChar w:fldCharType="begin"/>
      </w:r>
      <w:r w:rsidR="00750A5E">
        <w:instrText xml:space="preserve"> ADDIN ZOTERO_ITEM CSL_CITATION {"citationID":"X03oe2Ha","properties":{"formattedCitation":"(Weber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3B6974" w:rsidRPr="003B6974">
        <w:t>(Weber &amp; Bianchi, 2020)</w:t>
      </w:r>
      <w:r w:rsidR="00750A5E">
        <w:fldChar w:fldCharType="end"/>
      </w:r>
      <w:r>
        <w:t xml:space="preserve">. The oxygen content of the ocean is decreasing </w:t>
      </w:r>
      <w:commentRangeStart w:id="36"/>
      <w:r w:rsidR="00750A5E">
        <w:fldChar w:fldCharType="begin"/>
      </w:r>
      <w:r w:rsidR="00750A5E">
        <w:instrText xml:space="preserve"> ADDIN ZOTERO_ITEM CSL_CITATION {"citationID":"3Txmxl34","properties":{"formattedCitation":"(Breitburg et al., 2018)","plainCitation":"(Breitburg et al., 2018)","noteIndex":0},"citationItems":[{"id":9405,"uris":["http://zotero.org/users/158097/items/KT3MGIVS"],"uri":["http://zotero.org/users/158097/items/KT3MGIVS"],"itemData":{"id":9405,"type":"article-journal","abstract":"Beneath the waves, oxygen disappears\nAs plastic waste pollutes the oceans and fish stocks decline, unseen below the surface another problem grows: deoxygenation. Breitburg et al. review the evidence for the downward trajectory of oxygen levels in increasing areas of the open ocean and coastal waters. Rising nutrient loads coupled with climate change—each resulting from human activities—are changing ocean biogeochemistry and increasing oxygen consumption. This results in destabilization of sediments and fundamental shifts in the availability of key nutrients. In the short term, some compensatory effects may result in improvements in local fisheries, such as in cases where stocks are squeezed between the surface and elevated oxygen minimum zones. In the longer term, these conditions are unsustainable and may result in ecosystem collapses, which ultimately will cause societal and economic harm.\nScience, this issue p. eaam7240\nStructured Abstract\nBACKGROUNDOxygen concentrations in both the open ocean and coastal waters have been declining since at least the middle of the 20th century. This oxygen loss, or deoxygenation, is one of the most important changes occurring in an ocean increasingly modified by human activities that have raised temperatures, CO2 levels, and nutrient inputs and have altered the abundances and distributions of marine species. Oxygen is fundamental to biological and biogeochemical processes in the ocean. Its decline can cause major changes in ocean productivity, biodiversity, and biogeochemical cycles. Analyses of direct measurements at sites around the world indicate that oxygen-minimum zones in the open ocean have expanded by several million square kilometers and that hundreds of coastal sites now have oxygen concentrations low enough to limit the distribution and abundance of animal populations and alter the cycling of important nutrients.\nADVANCESIn the open ocean, global warming, which is primarily caused by increased greenhouse gas emissions, is considered the primary cause of ongoing deoxygenation. Numerical models project further oxygen declines during the 21st century, even with ambitious emission reductions. Rising global temperatures decrease oxygen solubility in water, increase the rate of oxygen consumption via respiration, and are predicted to reduce the introduction of oxygen from the atmosphere and surface waters into the ocean interior by increasing stratification and weakening ocean overturning circulation.In estuaries and other coastal systems strongly influenced by their watershed, oxygen declines have been caused by increased loadings of nutrients (nitrogen and phosphorus) and organic matter, primarily from agriculture; sewage; and the combustion of fossil fuels. In many regions, further increases in nitrogen discharges to coastal waters are projected as human populations and agricultural production rise. Climate change exacerbates oxygen decline in coastal systems through similar mechanisms as those in the open ocean, as well as by increasing nutrient delivery from watersheds that will experience increased precipitation.Expansion of low-oxygen zones can increase production of N2O, a potent greenhouse gas; reduce eukaryote biodiversity; alter the structure of food webs; and negatively affect food security and livelihoods. Both acidification and increasing temperature are mechanistically linked with the process of deoxygenation and combine with low-oxygen conditions to affect biogeochemical, physiological, and ecological processes. However, an important paradox to consider in predicting large-scale effects of future deoxygenation is that high levels of productivity in nutrient-enriched coastal systems and upwelling areas associated with oxygen-minimum zones also support some of the world’s most prolific fisheries.\nOUTLOOKMajor advances have been made toward understanding patterns, drivers, and consequences of ocean deoxygenation, but there is a need to improve predictions at large spatial and temporal scales important to ecosystem services provided by the ocean. Improved numerical models of oceanographic processes that control oxygen depletion and the large-scale influence of altered biogeochemical cycles are needed to better predict the magnitude and spatial patterns of deoxygenation in the open ocean, as well as feedbacks to climate. Developing and verifying the next generation of these models will require increased in situ observations and improved mechanistic understanding on a variety of scales. Models useful for managing nutrient loads can simulate oxygen loss in coastal waters with some skill, but their ability to project future oxygen loss is often hampered by insufficient data and climate model projections on drivers at appropriate temporal and spatial scales. Predicting deoxygenation-induced changes in ecosystem services and human welfare requires scaling effects that are measured on individual organisms to populations, food webs, and fisheries stocks; considering combined effects of deoxygenation and other ocean stressors; and placing an increased research emphasis on developing nations. Reducing the impacts of other stressors may provide some protection to species negatively affected by low-oxygen conditions. Ultimately, though, limiting deoxygenation and its negative effects will necessitate a substantial global decrease in greenhouse gas emissions, as well as reductions in nutrient discharges to coastal waters. &lt;img class=\"fragment-image\" aria-describedby=\"F1-caption\" src=\"https://science-sciencemag-org.proxy-um.researchport.umd.edu/content/sci/359/6371/eaam7240/F1.medium.gif\"/&gt; Download high-res image Open in new tab Download Powerpoint Low and declining oxygen levels in the open ocean and coastal waters affect processes ranging from biogeochemistry to food security.The global map indicates coastal sites where anthropogenic nutrients have exacerbated or caused O2 declines to &lt;2 mg liter−1 (&lt;63 μmol liter−1) (red dots), as well as ocean oxygen-minimum zones at 300 m of depth (blue shaded regions). [Map created from data provided by R. Diaz, updated by members of the GO2NE network, and downloaded from the World Ocean Atlas 2009].\nOxygen is fundamental to life. Not only is it essential for the survival of individual animals, but it regulates global cycles of major nutrients and carbon. The oxygen content of the open ocean and coastal waters has been declining for at least the past half-century, largely because of human activities that have increased global temperatures and nutrients discharged to coastal waters. These changes have accelerated consumption of oxygen by microbial respiration, reduced solubility of oxygen in water, and reduced the rate of oxygen resupply from the atmosphere to the ocean interior, with a wide range of biological and ecological consequences. Further research is needed to understand and predict long-term, global- and regional-scale oxygen changes and their effects on marine and estuarine fisheries and ecosystems.","container-title":"Science","DOI":"10.1126/science.aam7240","ISSN":"0036-8075, 1095-9203","issue":"6371","language":"en","note":"publisher: American Association for the Advancement of Science\nsection: Review\nPMID: 29301986","source":"science-sciencemag-org.proxy-um.researchport.umd.edu","title":"Declining oxygen in the global ocean and coastal waters","URL":"http://science.sciencemag.org/content/359/6371/eaam7240","volume":"359","author":[{"family":"Breitburg","given":"Denise"},{"family":"Levin","given":"Lisa A."},{"family":"Oschlies","given":"Andreas"},{"family":"Grégoire","given":"Marilaure"},{"family":"Chavez","given":"Francisco P."},{"family":"Conley","given":"Daniel J."},{"family":"Garçon","given":"Véronique"},{"family":"Gilbert","given":"Denis"},{"family":"Gutiérrez","given":"Dimitri"},{"family":"Isensee","given":"Kirsten"},{"family":"Jacinto","given":"Gil S."},{"family":"Limburg","given":"Karin E."},{"family":"Montes","given":"Ivonne"},{"family":"Naqvi","given":"S. W. A."},{"family":"Pitcher","given":"Grant C."},{"family":"Rabalais","given":"Nancy N."},{"family":"Roman","given":"Michael R."},{"family":"Rose","given":"Kenneth A."},{"family":"Seibel","given":"Brad A."},{"family":"Telszewski","given":"Maciej"},{"family":"Yasuhara","given":"Moriaki"},{"family":"Zhang","given":"Jing"}],"accessed":{"date-parts":[["2021",4,1]]},"issued":{"date-parts":[["2018",1,5]]}}}],"schema":"https://github.com/citation-style-language/schema/raw/master/csl-citation.json"} </w:instrText>
      </w:r>
      <w:r w:rsidR="00750A5E">
        <w:fldChar w:fldCharType="separate"/>
      </w:r>
      <w:r w:rsidR="003B6974" w:rsidRPr="003B6974">
        <w:t>(Breitburg et al., 2018)</w:t>
      </w:r>
      <w:r w:rsidR="00750A5E">
        <w:fldChar w:fldCharType="end"/>
      </w:r>
      <w:commentRangeEnd w:id="36"/>
      <w:r w:rsidR="00B42C8F">
        <w:rPr>
          <w:rStyle w:val="CommentReference"/>
        </w:rPr>
        <w:commentReference w:id="36"/>
      </w:r>
      <w:r w:rsidR="00750A5E">
        <w:t>,</w:t>
      </w:r>
      <w:r>
        <w:t xml:space="preserve"> and the spatial extent and depth range of ODZs, including the ETNP ODZ are likely to change, though there is disagreement over whether they are expanding or undergoing natural fluctuation </w:t>
      </w:r>
      <w:r w:rsidR="00750A5E">
        <w:fldChar w:fldCharType="begin"/>
      </w:r>
      <w:r w:rsidR="003B6974">
        <w:instrText xml:space="preserve"> ADDIN ZOTERO_ITEM CSL_CITATION {"citationID":"pcTJwcrb","properties":{"formattedCitation":"(Deutsch et al., 2014; Horak et al., 2016; Stramma et al., 2008)","plainCitation":"(Deutsch et al., 2014; Horak et al., 2016; Stramma et al., 2008)","noteIndex":0},"citationItems":[{"id":1191,"uris":["http://zotero.org/users/158097/items/V8A2Z4G8"],"uri":["http://zotero.org/users/158097/items/V8A2Z4G8"],"itemData":{"id":1191,"type":"article-journal","container-title":"Science","DOI":"10.1126/science.1252332","ISSN":"0036-8075, 1095-9203","issue":"6197","language":"en","note":"tex.ids= deutschCentennialChangesNorth2014a\nPMID: 25104384\npublisher: American Association for the Advancement of Science\nsection: Report","page":"665-668","source":"CrossRef","title":"Centennial changes in North Pacific anoxia linked to tropical trade winds","volume":"345","author":[{"family":"Deutsch","given":"C."},{"family":"Berelson","given":"W."},{"family":"Thunell","given":"R."},{"family":"Weber","given":"T."},{"family":"Tems","given":"C."},{"family":"McManus","given":"J."},{"family":"Crusius","given":"J."},{"family":"Ito","given":"T."},{"family":"Baumgartner","given":"T."},{"family":"Ferreira","given":"V."},{"family":"Mey","given":"J."},{"family":"Geen","given":"A.","non-dropping-particle":"van"}],"issued":{"date-parts":[["2014",8,8]]}}},{"id":3831,"uris":["http://zotero.org/users/158097/items/5IE8SDNZ"],"uri":["http://zotero.org/users/158097/items/5IE8SDNZ"],"itemData":{"id":3831,"type":"article-journal","abstract":"The eastern tropical North Pacific (ETNP) is a large region of anoxic water that hosts widespread water column N loss (denitrification). There is some disagreement about the long-term trends of denitrification and anoxia and long-term studies of water column denitrification within the anoxic zone are lacking. In this study, we compared ETNP water column nitrite, N*, and O2 data along the same transect for four studies ranging from 1972 to 2012. Anoxic water volume increased, and low-oxygen conditions expanded into shallower isopycnals from 1972 to 2012. A geochemical marker for cumulative N loss indicates that denitrification was highest in 2012 and the upper oxygen-deficient zone (ODZ) experienced the most change. Oxygen and N loss changes in the world's largest ODZ for 2012 could not be explained by the Pacific Decadal Oscillation, and decreased O2 in supply currents and increased wind-driven upwelling are likely mechanisms contributing to increased N loss and anoxia.","container-title":"Geophysical Research Letters","DOI":"10.1002/2016GL068871","ISSN":"1944-8007","issue":"10","journalAbbreviation":"Geophys. Res. Lett.","language":"en","page":"2016GL068871","source":"Wiley Online Library","title":"Expansion of denitrification and anoxia in the eastern tropical North Pacific from 1972 to 2012","volume":"43","author":[{"family":"Horak","given":"Rachel E. A."},{"family":"Ruef","given":"Wendi"},{"family":"Ward","given":"Bess B."},{"family":"Devol","given":"Allan H."}],"issued":{"date-parts":[["2016",5,28]]}}},{"id":7178,"uris":["http://zotero.org/users/158097/items/64CRZ7WU"],"uri":["http://zotero.org/users/158097/items/64CRZ7WU"],"itemData":{"id":7178,"type":"article-journal","abstract":"Oxygen-poor waters occupy large volumes of the intermediate-depth eastern tropical oceans. Oxygen-poor conditions have far-reaching impacts on ecosystems because important mobile macroorganisms avoid or cannot survive in hypoxic zones. Climate models predict declines in oceanic dissolved oxygen produced by global warming. We constructed 50-year time series of dissolved-oxygen concentration for select tropical oceanic regions by augmenting a historical database with recent measurements. These time series reveal vertical expansion of the intermediate-depth low-oxygen zones in the eastern tropical Atlantic and the equatorial Pacific during the past 50 years. The oxygen decrease in the 300- to 700-m layer is 0.09 to 0.34 micromoles per kilogram per year. Reduced oxygen levels may have dramatic consequences for ecosystems and coastal economies.\nSince the 1950s, dissolved oxygen concentrations have decreased in low-oxygen zones of the tropical Atlantic and equatorial Pacific, and the zones have expanded toward the surface.\nSince the 1950s, dissolved oxygen concentrations have decreased in low-oxygen zones of the tropical Atlantic and equatorial Pacific, and the zones have expanded toward the surface.","container-title":"Science","DOI":"10.1126/science.1153847","ISSN":"0036-8075, 1095-9203","issue":"5876","language":"en","note":"PMID: 18451300","page":"655-658","source":"science.sciencemag.org","title":"Expanding Oxygen-Minimum Zones in the Tropical Oceans","volume":"320","author":[{"family":"Stramma","given":"Lothar"},{"family":"Johnson","given":"Gregory C."},{"family":"Sprintall","given":"Janet"},{"family":"Mohrholz","given":"Volker"}],"issued":{"date-parts":[["2008",5,2]]}}}],"schema":"https://github.com/citation-style-language/schema/raw/master/csl-citation.json"} </w:instrText>
      </w:r>
      <w:r w:rsidR="00750A5E">
        <w:fldChar w:fldCharType="separate"/>
      </w:r>
      <w:r w:rsidR="003B6974" w:rsidRPr="003B6974">
        <w:t>(Deutsch et al., 2014; Horak et al., 2016; Stramma et al., 2008)</w:t>
      </w:r>
      <w:r w:rsidR="00750A5E">
        <w:fldChar w:fldCharType="end"/>
      </w:r>
      <w:r>
        <w:t xml:space="preserve">. Changes to ODZ ranges are likely to affect ocean chemistry, the habitat of marine organisms, and the interactions between organisms and chemistry </w:t>
      </w:r>
      <w:r w:rsidR="00750A5E">
        <w:fldChar w:fldCharType="begin"/>
      </w:r>
      <w:r w:rsidR="00750A5E">
        <w:instrText xml:space="preserve"> ADDIN ZOTERO_ITEM CSL_CITATION {"citationID":"MZn3D7cR","properties":{"formattedCitation":"(Gilly et al., 2013)","plainCitation":"(Gilly et al., 2013)","noteIndex":0},"citationItems":[{"id":9016,"uris":["http://zotero.org/users/158097/items/B7ERJ4YR"],"uri":["http://zotero.org/users/158097/items/B7ERJ4YR"],"itemData":{"id":9016,"type":"article-journal","abstract":"Long-term declines in oxygen concentrations are evident throughout much of the ocean interior and are particularly acute in midwater oxygen minimum zones (OMZs). These regions are deﬁned by extremely low oxygen concentrations (&lt;20–45 μmol kg−1), cover wide expanses of the ocean, and are associated with productive oceanic and coastal regions. OMZs have expanded over the past 50 years, and this expansion is predicted to continue as the climate warms worldwide. Shoaling of the upper boundaries of the OMZs accompanies OMZ expansion, and decreased oxygen at shallower depths can affect all marine organisms through multiple direct and indirect mechanisms. Effects include altered microbial processes that produce and consume key nutrients and gases, changes in predator-prey dynamics, and shifts in the abundance and accessibility of commercially ﬁshed species. Although many species will be negatively affected by these effects, others may expand their range or exploit new niches. OMZ shoaling is thus likely to have major and far-reaching consequences.","container-title":"Annual Review of Marine Science","DOI":"10.1146/annurev-marine-120710-100849","ISSN":"1941-1405, 1941-0611","issue":"1","language":"en","page":"393-420","source":"Crossref","title":"Oceanographic and Biological Effects of Shoaling of the Oxygen Minimum Zone","volume":"5","author":[{"family":"Gilly","given":"William F."},{"family":"Beman","given":"J. Michael"},{"family":"Litvin","given":"Steven Y."},{"family":"Robison","given":"Bruce H."}],"issued":{"date-parts":[["2013",1,3]]}}}],"schema":"https://github.com/citation-style-language/schema/raw/master/csl-citation.json"} </w:instrText>
      </w:r>
      <w:r w:rsidR="00750A5E">
        <w:fldChar w:fldCharType="separate"/>
      </w:r>
      <w:r w:rsidR="003B6974" w:rsidRPr="003B6974">
        <w:t>(Gilly et al., 2013)</w:t>
      </w:r>
      <w:r w:rsidR="00750A5E">
        <w:fldChar w:fldCharType="end"/>
      </w:r>
      <w:r>
        <w:t xml:space="preserve">. Models and chemical data suggest that ODZs may enhance carbon transport to the deep ocean, by inhibiting microbial degradation of sinking marine particles </w:t>
      </w:r>
      <w:r w:rsidR="00750A5E">
        <w:fldChar w:fldCharType="begin"/>
      </w:r>
      <w:r w:rsidR="00750A5E">
        <w:instrText xml:space="preserve"> ADDIN ZOTERO_ITEM CSL_CITATION {"citationID":"lmkxNaWU","properties":{"formattedCitation":"(Cram et al., 2018)","plainCitation":"(Cram et al., 2018)","noteIndex":0},"citationItems":[{"id":7302,"uris":["http://zotero.org/users/158097/items/ED3B4FEN"],"uri":["http://zotero.org/users/158097/items/ED3B4FEN"],"itemData":{"id":7302,"type":"article-journal","abstract":"The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P."},{"family":"Liang","given":"Jun-Hong"},{"family":"Deutsch","given":"Curtis"}],"issued":{"date-parts":[["2018",5]]}}}],"schema":"https://github.com/citation-style-language/schema/raw/master/csl-citation.json"} </w:instrText>
      </w:r>
      <w:r w:rsidR="00750A5E">
        <w:fldChar w:fldCharType="separate"/>
      </w:r>
      <w:r w:rsidR="003B6974" w:rsidRPr="003B6974">
        <w:t>(Cram et al., 2018)</w:t>
      </w:r>
      <w:r w:rsidR="00750A5E">
        <w:fldChar w:fldCharType="end"/>
      </w:r>
      <w:r>
        <w:t xml:space="preserve">. However, biological organic matter transport is also modulated by </w:t>
      </w:r>
      <w:commentRangeStart w:id="37"/>
      <w:r>
        <w:t>zooplankton</w:t>
      </w:r>
      <w:commentRangeEnd w:id="37"/>
      <w:r w:rsidR="007262B8">
        <w:rPr>
          <w:rStyle w:val="CommentReference"/>
        </w:rPr>
        <w:commentReference w:id="37"/>
      </w:r>
      <w:r>
        <w:t xml:space="preserve"> </w:t>
      </w:r>
      <w:del w:id="38" w:author="Clara Fuchsman" w:date="2021-05-13T14:10:00Z">
        <w:r w:rsidR="00750A5E" w:rsidDel="007262B8">
          <w:fldChar w:fldCharType="begin"/>
        </w:r>
        <w:r w:rsidR="00750A5E" w:rsidRPr="007262B8" w:rsidDel="007262B8">
          <w:delInstrText xml:space="preserve"> ADDIN ZOTERO_ITEM CSL_CITATION {"citationID":"LKAqXssV","properties":{"formattedCitation":"(Steinberg et al., 2008; Steinberg &amp; Landry, 2017)","plainCitation":"(Steinberg et al., 2008; Steinberg &amp; Landry, 2017)","noteIndex":0},"citationItems":[{"id":1222,"uris":["http://zotero.org/users/158097/items/VUSZTSTA"],"uri":["http://zotero.org/users/158097/items/VUSZTSTA"],"itemData":{"id":1222,"type":"article-journal","abstract":"The downward flux of particulate organic carbon (POC) decreases significantly in the ocean's mesopelagic or 'twilight' zone due both to abiotic processes and metabolism by resident biota. Bacteria and zooplankton solubilize and consume POC to support their metabolism, but the relative importance of bacteria vs. zooplankton in the consumption of sinking particles in the twilight zone is unknown. We compared losses of sinking POC, using differences in export flux measured by neutrally buoyant sediment traps at a range of depths, with bacteria and zooplankton metabolic requirements at the Hawaii Ocean Time-series station ALOHA in the subtropical Pacific and the Japanese times-series site K2 in the subarctic Pacific. Integrated (150-1,000 m) mesopelagic bacterial C demand exceeded that of zooplankton by up to 3-fold at ALOHA, while bacteria and zooplankton required relatively equal amounts of POC at K2. However, sinking POC flux was inadequate to meet metabolic demands at either site. Mesopelagic bacterial C demand was 3- to 4-fold (ALOHA), and 10-fold (K2) greater than the loss of sinking POC flux, while zooplankton C demand was 1- to 2-fold (ALOHA), and 3- to 9-fold (K2) greater (using our \"middle\" estimate conversion factors to calculate C demand). Assuming the particle flux estimates are accurate, we posit that this additional C demand must be met by diel vertical migration of zooplankton feeding at the surface and by carnivory at depth--with both processes ultimately supplying organic C to mesopelagic bacteria. These pathways need to be incorporated into biogeochemical models that predict global C sequestration in the deep sea.","container-title":"Limnology and Oceanography","DOI":"10.2307/40058255","ISSN":"0024-3590","issue":"4","journalAbbreviation":"Limnol. Oceanogr.","note":"ArticleType: research-article / Full publication date: Jul., 2008 / Copyright © 2008 American Society of Limnology and Oceanography","page":"1327-1338","source":"JSTOR","title":"Bacterial vs. Zooplankton Control of Sinking Particle Flux in the Ocean's Twilight Zone","volume":"53","author":[{"family":"Steinberg","given":"Deborah K."},{"family":"Mooy","given":"Benjamin A. S. Van"},{"family":"Buesseler","given":"Ken O."},{"family":"Boyd","given":"Philip W."},{"family":"Kobari","given":"Toru"},{"family":"Karl","given":"David M."}],"issued":{"date-parts":[["2008",7,1]]}}},{"id":7435,"uris":["http://zotero.org/users/158097/items/67PXFJ6W"],"uri":["http://zotero.org/users/158097/items/67PXFJ6W"],"itemData":{"id":7435,"type":"article-journal","abstract":"Marine zooplankton comprise a phylogenetically and functionally diverse assemblage of protistan and metazoan consumers that occupy multiple trophic levels in pelagic food webs. Within this complex network, carbon flows via alternative zooplankton pathways drive temporal and spatial variability in production-grazing coupling, nutrient cycling, export, and transfer efficiency to higher trophic levels. We explore current knowledge of the processing of zooplankton food ingestion by absorption, egestion, respiration, excretion, and growth (production) processes. On a global scale, carbon fluxes are reasonably constrained by the grazing impact of microzooplankton and the respiratory requirements of mesozooplankton but are sensitive to uncertainties in trophic structure. The relative importance, combined magnitude, and efficiency of export mechanisms (mucous feeding webs, fecal pellets, molts, carcasses, and vertical migrations) likewise reflect regional variability in community structure. Climate change is expected to broadly alter carbon cycling by zooplankton and to have direct impacts on key species.","container-title":"Annual review of marine science","DOI":"10.1146/annurev-marine-010814-015924","note":"tex.ids: steinbergZooplanktonOceanCarbon2017a","page":"413-444","source":"Semantic Scholar","title":"Zooplankton and the Ocean Carbon Cycle.","volume":"9","author":[{"family":"Steinberg","given":"Deborah K."},{"family":"Landry","given":"Michael R."}],"issued":{"date-parts":[["2017"]]}}}],"schema":"https://github.com/citation-style-language/schema/raw/master/csl-citation.json"} </w:delInstrText>
        </w:r>
        <w:r w:rsidR="00750A5E" w:rsidDel="007262B8">
          <w:fldChar w:fldCharType="separate"/>
        </w:r>
        <w:r w:rsidR="003B6974" w:rsidRPr="007262B8" w:rsidDel="007262B8">
          <w:delText>(Steinberg et al., 2008; Steinberg &amp; Landry, 2017)</w:delText>
        </w:r>
        <w:r w:rsidR="00750A5E" w:rsidDel="007262B8">
          <w:fldChar w:fldCharType="end"/>
        </w:r>
        <w:r w:rsidDel="007262B8">
          <w:delText xml:space="preserve"> which feed on, produce and disaggregate particles, and </w:delText>
        </w:r>
      </w:del>
      <w:r>
        <w:t xml:space="preserve">whose interactions on particle flux in pelagic ODZs are only beginning to be explored </w:t>
      </w:r>
      <w:r w:rsidR="00750A5E">
        <w:fldChar w:fldCharType="begin"/>
      </w:r>
      <w:r w:rsidR="00A935E8">
        <w:instrText xml:space="preserve"> ADDIN ZOTERO_ITEM CSL_CITATION {"citationID":"mpzHCOL6","properties":{"formattedCitation":"(Kiko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750A5E">
        <w:fldChar w:fldCharType="separate"/>
      </w:r>
      <w:r w:rsidR="003B6974" w:rsidRPr="003B6974">
        <w:t>(Kiko et al., 2020)</w:t>
      </w:r>
      <w:r w:rsidR="00750A5E">
        <w:fldChar w:fldCharType="end"/>
      </w:r>
      <w:r>
        <w:t>.</w:t>
      </w:r>
    </w:p>
    <w:p w14:paraId="0000001B" w14:textId="01E965F2" w:rsidR="00104E87" w:rsidRDefault="004D045E">
      <w:r>
        <w:lastRenderedPageBreak/>
        <w:t xml:space="preserve">Models of particle transfer through the mesopelagic oceans predict that particle size and mineral content, ocean temperature, and oxygen concentrations are the dominant factors modulating particle flux attenuation </w:t>
      </w:r>
      <w:r w:rsidR="00750A5E">
        <w:fldChar w:fldCharType="begin"/>
      </w:r>
      <w:r w:rsidR="003B6974">
        <w:instrText xml:space="preserve"> ADDIN ZOTERO_ITEM CSL_CITATION {"citationID":"Aj3QjFSN","properties":{"formattedCitation":"(Cram et al., 2018; DeVries &amp; Weber, 2017)","plainCitation":"(Cram et al., 2018;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3B6974">
        <w:rPr>
          <w:rFonts w:ascii="Cambria Math" w:hAnsi="Cambria Math" w:cs="Cambria Math"/>
        </w:rPr>
        <w:instrText>∼</w:instrText>
      </w:r>
      <w:r w:rsidR="003B6974">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3B6974" w:rsidRPr="003B6974">
        <w:t>(Cram et al., 2018; DeVries &amp; Weber, 2017)</w:t>
      </w:r>
      <w:r w:rsidR="00750A5E">
        <w:fldChar w:fldCharType="end"/>
      </w:r>
      <w:r w:rsidR="00F06FFB">
        <w:t xml:space="preserve">. </w:t>
      </w:r>
      <w:r>
        <w:t xml:space="preserve">These models, however, do not account for active transport or disaggregation by zooplankton. As a result of this assumption, the models predict that small particles preferentially attenuate with depth, which is often not borne out by observations </w:t>
      </w:r>
      <w:r w:rsidR="00750A5E">
        <w:fldChar w:fldCharType="begin"/>
      </w:r>
      <w:r w:rsidR="00750A5E">
        <w:instrText xml:space="preserve"> ADDIN ZOTERO_ITEM CSL_CITATION {"citationID":"WjaqX9Bc","properties":{"formattedCitation":"(Durkin et al., 2015)","plainCitation":"(Durkin et al., 2015)","noteIndex":0},"citationItems":[{"id":7464,"uris":["http://zotero.org/users/158097/items/J3X56QPR"],"uri":["http://zotero.org/users/158097/items/J3X56QPR"],"itemData":{"id":7464,"type":"article-journal","abstract":"Carbon and nutrients are transported out of the surface ocean and sequestered at depth by sinking particles. Sinking particle sizes span many orders of magnitude and the relative influence of small particles on carbon export compared to large particles has not been resolved. To determine the influence of particle size on carbon export, the flux of both small (11–64μm) and large (&gt;64μm) particles in the upper mesopelagic was examined during 5 cruises of the Bermuda Atlantic Time Series (BATS) in the Sargasso Sea using neutrally buoyant sediment traps mounted with tubes containing polyacrylamide gel layers and tubes containing a poisoned brine layer. Particles were also collected in surface-tethered, free-floating traps at higher carbon flux locations in the tropical and subtropical South Atlantic Ocean. Particle sizes spanning three orders of magnitude were resolved in gel samples, included sinking particles as small as 11μm. At BATS, the number flux of small particles tended to increase with depth, whereas the number flux of large particles tended to decrease with depth. The carbon content of different sized particles could not be modeled by a single set of parameters because the particle composition varied across locations and over time. The modeled carbon flux by small particles at BATS, including all samples and depths, was 39±20% of the modeled total carbon flux, and the percentage increased with depth in 4 out of the 5months sampled. These results indicate that small particles (&lt;64μm) are actively settling in the water column and are an important contributor to carbon flux throughout the mesopelagic. Observations and models that overlook these particles will underestimate the vertical flux of organic matter in the ocean.","collection-title":"Particles in aquatic environments: from invisible exopolymers to sinking aggregates","container-title":"Marine Chemistry","DOI":"10.1016/j.marchem.2015.02.011","ISSN":"0304-4203","journalAbbreviation":"Marine Chemistry","note":"tex.ids= durkinObservationsCarbonExport2015a","page":"72-81","source":"ScienceDirect","title":"Observations of carbon export by small sinking particles in the upper mesopelagic","volume":"175","author":[{"family":"Durkin","given":"Colleen A."},{"family":"Estapa","given":"Margaret L."},{"family":"Buesseler","given":"Ken O."}],"issued":{"date-parts":[["2015",10,20]]}}}],"schema":"https://github.com/citation-style-language/schema/raw/master/csl-citation.json"} </w:instrText>
      </w:r>
      <w:r w:rsidR="00750A5E">
        <w:fldChar w:fldCharType="separate"/>
      </w:r>
      <w:r w:rsidR="003B6974" w:rsidRPr="003B6974">
        <w:t>(Durkin et al., 2015)</w:t>
      </w:r>
      <w:r w:rsidR="00750A5E">
        <w:fldChar w:fldCharType="end"/>
      </w:r>
      <w:r>
        <w:t>. Therefore</w:t>
      </w:r>
      <w:r w:rsidR="00750A5E">
        <w:t>,</w:t>
      </w:r>
      <w:r>
        <w:t xml:space="preserve"> these models’ predictions provide a useful null hypothesis of expected particle size distributions in the absence of zooplankton effects, which can be compared to observed distributions of particles to explore the magnitude of zooplankton effects.</w:t>
      </w:r>
    </w:p>
    <w:p w14:paraId="0000001C" w14:textId="66BFE7F3" w:rsidR="00104E87" w:rsidRDefault="004D045E">
      <w:r>
        <w:t xml:space="preserve">Underwater vision profilers </w:t>
      </w:r>
      <w:del w:id="39" w:author="Clara Fuchsman" w:date="2021-05-13T14:12:00Z">
        <w:r w:rsidR="00750A5E" w:rsidDel="007262B8">
          <w:delText xml:space="preserve">- </w:delText>
        </w:r>
      </w:del>
      <w:ins w:id="40" w:author="Clara Fuchsman" w:date="2021-05-13T14:12:00Z">
        <w:r w:rsidR="007262B8">
          <w:t xml:space="preserve">are </w:t>
        </w:r>
      </w:ins>
      <w:r w:rsidR="00750A5E">
        <w:t>cameras</w:t>
      </w:r>
      <w:r>
        <w:t xml:space="preserve"> that can count and size many particles over large water volumes </w:t>
      </w:r>
      <w:r w:rsidR="00750A5E">
        <w:fldChar w:fldCharType="begin"/>
      </w:r>
      <w:r w:rsidR="003B6974">
        <w:instrText xml:space="preserve"> ADDIN ZOTERO_ITEM CSL_CITATION {"citationID":"4R0VWLil","properties":{"formattedCitation":"(Picheral et al., 2010)","plainCitation":"(Picheral et al., 2010)","noteIndex":0},"citationItems":[{"id":7476,"uris":["http://zotero.org/users/158097/items/QPBF7PYX"],"uri":["http://zotero.org/users/158097/items/QPBF7PYX"],"itemData":{"id":7476,"type":"article-journal","abstract":"The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750A5E">
        <w:fldChar w:fldCharType="separate"/>
      </w:r>
      <w:r w:rsidR="003B6974" w:rsidRPr="003B6974">
        <w:t>(Picheral et al., 2010)</w:t>
      </w:r>
      <w:r w:rsidR="00750A5E">
        <w:fldChar w:fldCharType="end"/>
      </w:r>
      <w:r>
        <w:t xml:space="preserve"> </w:t>
      </w:r>
      <w:ins w:id="41" w:author="Clara Fuchsman" w:date="2021-05-13T14:12:00Z">
        <w:r w:rsidR="007262B8">
          <w:t>and</w:t>
        </w:r>
      </w:ins>
      <w:del w:id="42" w:author="Clara Fuchsman" w:date="2021-05-13T14:12:00Z">
        <w:r w:rsidDel="007262B8">
          <w:delText>-</w:delText>
        </w:r>
      </w:del>
      <w:r>
        <w:t xml:space="preserve"> provide valuable information about particle distributions and transport. When deployed in concert with particle traps in some regions, they can be used to predict flux in other regions where traps have not been deployed </w:t>
      </w:r>
      <w:r w:rsidR="00750A5E">
        <w:fldChar w:fldCharType="begin"/>
      </w:r>
      <w:r w:rsidR="00A935E8">
        <w:instrText xml:space="preserve"> ADDIN ZOTERO_ITEM CSL_CITATION {"citationID":"s0w9Ym2l","properties":{"formattedCitation":"(Guidi et al., 2008; Kiko et al., 2020)","plainCitation":"(Guidi et al., 2008; Kiko et al.,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750A5E">
        <w:fldChar w:fldCharType="separate"/>
      </w:r>
      <w:r w:rsidR="003B6974" w:rsidRPr="003B6974">
        <w:t>(Guidi et al., 2008; Kiko et al., 2020)</w:t>
      </w:r>
      <w:r w:rsidR="00750A5E">
        <w:fldChar w:fldCharType="end"/>
      </w:r>
      <w:r>
        <w:t xml:space="preserve">. UVPs can furthermore provide resolved information about particle flux variability across space and time </w:t>
      </w:r>
      <w:r w:rsidR="00911372">
        <w:fldChar w:fldCharType="begin"/>
      </w:r>
      <w:r w:rsidR="00A935E8">
        <w:instrText xml:space="preserve"> ADDIN ZOTERO_ITEM CSL_CITATION {"citationID":"3mwMvcdO","properties":{"formattedCitation":"(Guidi et al., 2008; Kiko et al., 2017)","plainCitation":"(Guidi et al., 2008; Kiko et al., 2017)","noteIndex":0},"citationItems":[{"id":7315,"uris":["http://zotero.org/users/158097/items/Q8RBFZKG"],"uri":["http://zotero.org/users/158097/items/Q8RBFZKG"],"itemData":{"id":7315,"type":"article-journal","abstract":"Large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M."},{"family":"Stemmann","given":"L."}],"issued":{"date-parts":[["2017",11]]}}}],"schema":"https://github.com/citation-style-language/schema/raw/master/csl-citation.json"} </w:instrText>
      </w:r>
      <w:r w:rsidR="00911372">
        <w:fldChar w:fldCharType="separate"/>
      </w:r>
      <w:r w:rsidR="003B6974" w:rsidRPr="003B6974">
        <w:t>(Guidi et al., 2008; Kiko et al., 2017)</w:t>
      </w:r>
      <w:r w:rsidR="00911372">
        <w:fldChar w:fldCharType="end"/>
      </w:r>
      <w:r>
        <w:t xml:space="preserve">. Connecting UVP and trap data can furthermore inform about relationships between particle size, biomass, composition, and sinking speed, as well as the contributions of the different particle sizes to flux </w:t>
      </w:r>
      <w:r w:rsidR="00911372">
        <w:fldChar w:fldCharType="begin"/>
      </w:r>
      <w:r w:rsidR="00911372">
        <w:instrText xml:space="preserve"> ADDIN ZOTERO_ITEM CSL_CITATION {"citationID":"xIwUZJc8","properties":{"formattedCitation":"(Guidi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911372">
        <w:fldChar w:fldCharType="separate"/>
      </w:r>
      <w:r w:rsidR="003B6974" w:rsidRPr="003B6974">
        <w:t>(Guidi et al., 2008)</w:t>
      </w:r>
      <w:r w:rsidR="00911372">
        <w:fldChar w:fldCharType="end"/>
      </w:r>
      <w:r>
        <w:t>.</w:t>
      </w:r>
    </w:p>
    <w:p w14:paraId="0000001D" w14:textId="6B3230EA" w:rsidR="00104E87" w:rsidRDefault="004D045E">
      <w:r>
        <w:t xml:space="preserve">A recent study combined new particle size tracking, </w:t>
      </w:r>
      <w:proofErr w:type="spellStart"/>
      <w:r>
        <w:t>mockness</w:t>
      </w:r>
      <w:proofErr w:type="spellEnd"/>
      <w:r>
        <w:t xml:space="preserve"> tows, and acoustic data, all collected at one site, with previously collected trap measurements from nearby locations to explore zooplankton transport in the Eastern Tropical North Atlantic, a hypoxic, but not </w:t>
      </w:r>
      <w:del w:id="43" w:author="Clara Fuchsman" w:date="2021-05-13T14:12:00Z">
        <w:r w:rsidDel="007262B8">
          <w:delText xml:space="preserve">fully </w:delText>
        </w:r>
      </w:del>
      <w:r>
        <w:t xml:space="preserve">anoxic, Oxygen Minimum Zone </w:t>
      </w:r>
      <w:r w:rsidR="00911372">
        <w:fldChar w:fldCharType="begin"/>
      </w:r>
      <w:r w:rsidR="00A935E8">
        <w:instrText xml:space="preserve"> ADDIN ZOTERO_ITEM CSL_CITATION {"citationID":"CGdYd8k3","properties":{"formattedCitation":"(Kiko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911372">
        <w:fldChar w:fldCharType="separate"/>
      </w:r>
      <w:r w:rsidR="003B6974" w:rsidRPr="003B6974">
        <w:t>(Kiko et al., 2020)</w:t>
      </w:r>
      <w:r w:rsidR="00911372">
        <w:fldChar w:fldCharType="end"/>
      </w:r>
      <w:r>
        <w:t>. The authors found a particle concentration maximum in the mesopelagic and contended that this feature suggests transport by zooplankton, and/or mortality of migrating zooplankton. The authors suggest that in more anoxic and larger ODZs, such as the modern day ETNP, and in particular as hypoxic water shifts to anoxia</w:t>
      </w:r>
      <w:r w:rsidR="005C68C5">
        <w:t>,</w:t>
      </w:r>
      <w:r>
        <w:t xml:space="preserve"> there might be reduced active transport into the mesopelagic, since many migratory organisms would presumably not migrate into the anoxic water and would be less active. In this manuscript we provide data from such a fully anoxic region.</w:t>
      </w:r>
    </w:p>
    <w:p w14:paraId="0000001E" w14:textId="08B21506" w:rsidR="00104E87" w:rsidRDefault="004D045E">
      <w:r>
        <w:t xml:space="preserve">A recent modeling study posed three hypotheses to explain why particle flux attenuates slowly in ODZs </w:t>
      </w:r>
      <w:r w:rsidR="00911372">
        <w:fldChar w:fldCharType="begin"/>
      </w:r>
      <w:r w:rsidR="00911372">
        <w:instrText xml:space="preserve"> ADDIN ZOTERO_ITEM CSL_CITATION {"citationID":"8DO503EB","properties":{"formattedCitation":"(Weber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fldChar w:fldCharType="separate"/>
      </w:r>
      <w:r w:rsidR="003B6974" w:rsidRPr="003B6974">
        <w:t>(Weber &amp; Bianchi, 2020)</w:t>
      </w:r>
      <w:r w:rsidR="00911372">
        <w:fldChar w:fldCharType="end"/>
      </w:r>
      <w:r>
        <w:t xml:space="preserve">, which are susceptible to testing with UVP data. These are: </w:t>
      </w:r>
      <w:r>
        <w:rPr>
          <w:b/>
        </w:rPr>
        <w:t>HA1:</w:t>
      </w:r>
      <w:r>
        <w:t xml:space="preserve"> </w:t>
      </w:r>
      <w:r>
        <w:rPr>
          <w:i/>
        </w:rPr>
        <w:t>All</w:t>
      </w:r>
      <w:r>
        <w:t xml:space="preserve"> particles in ODZs remineralize more slowly than in oxic water, regardless of their size, due to slower carbon oxidation during denitrification than </w:t>
      </w:r>
      <w:r w:rsidR="00911372">
        <w:t>aerobic</w:t>
      </w:r>
      <w:r>
        <w:t xml:space="preserve"> respiration. </w:t>
      </w:r>
      <w:r>
        <w:rPr>
          <w:b/>
        </w:rPr>
        <w:t>HA2:</w:t>
      </w:r>
      <w:r>
        <w:t xml:space="preserve"> Disaggregation by zooplankton is slower in ODZs than elsewhere. </w:t>
      </w:r>
      <w:r>
        <w:rPr>
          <w:b/>
        </w:rPr>
        <w:t>HA3:</w:t>
      </w:r>
      <w:r w:rsidR="00911372">
        <w:rPr>
          <w:b/>
        </w:rPr>
        <w:t xml:space="preserve"> </w:t>
      </w:r>
      <w:r>
        <w:t xml:space="preserve">Large particles remineralize more slowly in ODZs, but smaller ones do not, because carbon oxidation in large particles can become limited by the diffusive supply of oxygen and nitrate. In this case, respiration can only proceed by thermodynamically inefficient sulfate reduction </w:t>
      </w:r>
      <w:r w:rsidR="00911372">
        <w:fldChar w:fldCharType="begin"/>
      </w:r>
      <w:r w:rsidR="003B6974">
        <w:instrText xml:space="preserve"> ADDIN ZOTERO_ITEM CSL_CITATION {"citationID":"Lj6pMJiy","properties":{"formattedCitation":"(Bianchi et al., 2018; Lam &amp; Kuypers, 2011)","plainCitation":"(Bianchi et al., 2018; Lam &amp; Kuypers, 2011)","noteIndex":0},"citationItems":[{"id":5998,"uris":["http://zotero.org/users/158097/items/JGYPMTNA"],"uri":["http://zotero.org/users/158097/items/JGYPMTNA"],"itemData":{"id":5998,"type":"article-journal","abstract":"Particle microenvironments can sustain anaerobic metabolisms such as denitrification in hypoxic ocean areas, according to biogeochemical modelling. Rates of water column denitrification may be up to double previous estimates.","container-title":"Nature Geoscience","DOI":"10.1038/s41561-018-0081-0","ISSN":"1752-0908","issue":"4","language":"En","note":"tex.ids: bianchiGlobalNicheMarine2018a\nnumber: 4\npublisher: Nature Publishing Group","page":"263","source":"www.nature.com","title":"Global niche of marine anaerobic metabolisms expanded by particle microenvironments","volume":"11","author":[{"family":"Bianchi","given":"Daniele"},{"family":"Weber","given":"Thomas S."},{"family":"Kiko","given":"Rainer"},{"family":"Deutsch","given":"Curtis"}],"issued":{"date-parts":[["2018",4]]}}},{"id":9403,"uris":["http://zotero.org/users/158097/items/LVZEIU7B"],"uri":["http://zotero.org/users/158097/items/LVZEIU7B"],"itemData":{"id":9403,"type":"article-journal","abstract":"Oxygen minimum zones (OMZs) harbor unique microbial communities that rely on alternative electron acceptors for respiration. Conditions therein enable an almost complete nitrogen (N) cycle and substantial N-loss. Nloss in OMZs is attributable to anammox and heterotrophic denitriﬁcation, whereas nitrate reduction to nitrite along with dissimilatory nitrate reduction to ammonium are major remineralization pathways. Despite virtually anoxic conditions, nitriﬁcation also occurs in OMZs, converting remineralized ammonium to N-oxides. The concurrence of all these processes provides a direct channel from organic N to the ultimate N-loss, whereas most individual processes are likely controlled by organic matter. Many microorganisms inhabiting the OMZs are capable of multiple functions in the N- and other elemental cycles. Their versatile metabolic potentials versus actual activities present a challenge to ecophysiological and biogeochemical measurements. These challenges need to be tackled before we can realistically predict how N-cycling in OMZs, and thus oceanic N-balance, will respond to future global perturbations.","container-title":"Annual Review of Marine Science","DOI":"10.1146/annurev-marine-120709-142814","ISSN":"1941-1405, 1941-0611","issue":"1","journalAbbreviation":"Annu. Rev. Mar. Sci.","language":"en","page":"317-345","source":"DOI.org (Crossref)","title":"Microbial Nitrogen Cycling Processes in Oxygen Minimum Zones","volume":"3","author":[{"family":"Lam","given":"Phyllis"},{"family":"Kuypers","given":"Marcel M.M."}],"issued":{"date-parts":[["2011",1,15]]}}}],"schema":"https://github.com/citation-style-language/schema/raw/master/csl-citation.json"} </w:instrText>
      </w:r>
      <w:r w:rsidR="00911372">
        <w:fldChar w:fldCharType="separate"/>
      </w:r>
      <w:r w:rsidR="003B6974" w:rsidRPr="003B6974">
        <w:t>(Bianchi et al., 2018; Lam &amp; Kuypers, 2011)</w:t>
      </w:r>
      <w:r w:rsidR="00911372">
        <w:fldChar w:fldCharType="end"/>
      </w:r>
      <w:r>
        <w:t>. Sulfide and organic matter sulfurization have been found on particles at this site</w:t>
      </w:r>
      <w:ins w:id="44" w:author="Clara Fuchsman" w:date="2021-05-13T14:14:00Z">
        <w:r w:rsidR="007262B8">
          <w:t xml:space="preserve"> at nanomolar concentrations</w:t>
        </w:r>
      </w:ins>
      <w:r>
        <w:t xml:space="preserve"> </w:t>
      </w:r>
      <w:r w:rsidR="00911372">
        <w:fldChar w:fldCharType="begin"/>
      </w:r>
      <w:r w:rsidR="00911372">
        <w:instrText xml:space="preserve"> ADDIN ZOTERO_ITEM CSL_CITATION {"citationID":"7at5QIb5","properties":{"formattedCitation":"(Raven et al., 2021)","plainCitation":"(Raven et al., 2021)","noteIndex":0},"citationItems":[{"id":9406,"uris":["http://zotero.org/users/158097/items/DJBVS9KS"],"uri":["http://zotero.org/users/158097/items/DJBVS9KS"],"itemData":{"id":9406,"type":"article-journal","abstract":"Climate change is driving an expansion of marine oxygen-deficient zones, which may alter the global cycles of carbon, sulfur, nitrogen, and trace metals. Currently, however, we lack a full mechanistic understanding of how oxygen deficiency affects organic carbon cycling and burial. Here, we show that cryptic microbial sulfate reduction occurs in sinking particles from the eastern tropical North Pacific oxygen-deficient zone and that some microbially produced sulfide reacts rapidly to form organic sulfur that is resistant to acid hydrolysis. Particle-hosted sulfurization could enhance carbon preservation in sediments underlying oxygen-deficient water columns and serve as a stabilizing feedback between expanding anoxic zones and atmospheric carbon dioxide. A similar mechanism may help explain more-extreme instances of organic carbon preservation associated with marine anoxia in Earth history.","container-title":"Science","DOI":"10.1126/science.abc6035","ISSN":"0036-8075, 1095-9203","issue":"6525","journalAbbreviation":"Science","language":"en","page":"178-181","source":"DOI.org (Crossref)","title":"Microbial sulfate reduction and organic sulfur formation in sinking marine particles","volume":"371","author":[{"family":"Raven","given":"M. R."},{"family":"Keil","given":"R. G."},{"family":"Webb","given":"S. M."}],"issued":{"date-parts":[["2021",1,8]]}}}],"schema":"https://github.com/citation-style-language/schema/raw/master/csl-citation.json"} </w:instrText>
      </w:r>
      <w:r w:rsidR="00911372">
        <w:fldChar w:fldCharType="separate"/>
      </w:r>
      <w:r w:rsidR="003B6974" w:rsidRPr="003B6974">
        <w:t>(Raven et al., 2021)</w:t>
      </w:r>
      <w:r w:rsidR="00911372">
        <w:fldChar w:fldCharType="end"/>
      </w:r>
      <w:r>
        <w:t xml:space="preserve">. Microbial analysis of particles found sulfate reducers and S-oxidizing denitrifiers at low abundance </w:t>
      </w:r>
      <w:commentRangeStart w:id="45"/>
      <w:r w:rsidR="00911372">
        <w:fldChar w:fldCharType="begin"/>
      </w:r>
      <w:r w:rsidR="00911372">
        <w:instrText xml:space="preserve"> ADDIN ZOTERO_ITEM CSL_CITATION {"citationID":"ZwfUGRwt","properties":{"formattedCitation":"(Fuchsman et al., 2017; Saunders et al., 2019)","plainCitation":"(Fuchsman et al., 2017; Saunders et al., 2019)","noteIndex":0},"citationItems":[{"id":5897,"uris":["http://zotero.org/users/158097/items/B428D2G3"],"uri":["http://zotero.org/users/158097/items/B428D2G3"],"itemData":{"id":5897,"type":"article-journal","container-title":"Frontiers in Microbiology","DOI":"10.3389/fmicb.2017.02384","ISSN":"1664-302X","language":"en","source":"Crossref","title":"Niche Partitioning of the N Cycling Microbial Community of an Offshore Oxygen Deficient Zone","URL":"http://journal.frontiersin.org/article/10.3389/fmicb.2017.02384/full","volume":"8","author":[{"family":"Fuchsman","given":"Clara A."},{"family":"Devol","given":"Allan H."},{"family":"Saunders","given":"Jaclyn K."},{"family":"McKay","given":"Cedar"},{"family":"Rocap","given":"Gabrielle"}],"accessed":{"date-parts":[["2018",12,4]]},"issued":{"date-parts":[["2017",12,5]]}}},{"id":6636,"uris":["http://zotero.org/users/158097/items/8XR98Q4R"],"uri":["http://zotero.org/users/158097/items/8XR98Q4R"],"itemData":{"id":6636,"type":"article-journal","abstract":"Microbial capacity to metabolize arsenic is ancient, arising in response to its pervasive presence in the environment, which was largely in the form of As(III) in the early anoxic ocean. Many biological arsenic transformations are aimed at mitigating toxicity; however, some microorganisms can respire compounds of this redox-sensitive element to reap energetic gains. In several modern anoxic marine systems concentrations of As(V) are higher relative to As(III) than what would be expected from the thermodynamic equilibrium, but the mechanism for this discrepancy has remained unknown. Here we present evidence of a complete respiratory arsenic cycle, consisting of dissimilatory As(V) reduction and chemoautotrophic As(III) oxidation, in the pelagic ocean. We identified the presence of genes encoding both subunits of the respiratory arsenite oxidase AioA and the dissimilatory arsenate reductase ArrA in the Eastern Tropical North Pacific (ETNP) oxygen-deficient zone (ODZ). The presence of the dissimilatory arsenate reductase gene arrA was enriched on large particles (&gt;30 um), similar to the forward bacterial dsrA gene of sulfate-reducing bacteria, which is involved in the cryptic cycling of sulfur in ODZs. Arsenic respiratory genes were expressed in metatranscriptomic libraries from the ETNP and the Eastern Tropical South Pacific (ETSP) ODZ, indicating arsenotrophy is a metabolic pathway actively utilized in anoxic marine water columns. Together these results suggest arsenic-based metabolisms support organic matter production and impact nitrogen biogeochemical cycling in modern oceans. In early anoxic oceans, especially during periods of high marine arsenic concentrations, they may have played a much larger role.","container-title":"Proceedings of the National Academy of Sciences","DOI":"10.1073/pnas.1818349116","ISSN":"0027-8424, 1091-6490","issue":"20","journalAbbreviation":"PNAS","language":"en","note":"PMID: 31036654","page":"9925-9930","source":"www-pnas-org.proxy-um.researchport.umd.edu","title":"Complete arsenic-based respiratory cycle in the marine microbial communities of pelagic oxygen-deficient zones","volume":"116","author":[{"family":"Saunders","given":"Jaclyn K."},{"family":"Fuchsman","given":"Clara A."},{"family":"McKay","given":"Cedar"},{"family":"Rocap","given":"Gabrielle"}],"issued":{"date-parts":[["2019",5,14]]}}}],"schema":"https://github.com/citation-style-language/schema/raw/master/csl-citation.json"} </w:instrText>
      </w:r>
      <w:r w:rsidR="00911372">
        <w:fldChar w:fldCharType="separate"/>
      </w:r>
      <w:r w:rsidR="003B6974" w:rsidRPr="003B6974">
        <w:t>(Fuchsman et al., 2017; Saunders et al., 2019)</w:t>
      </w:r>
      <w:r w:rsidR="00911372">
        <w:fldChar w:fldCharType="end"/>
      </w:r>
      <w:commentRangeEnd w:id="45"/>
      <w:r w:rsidR="00B3090F">
        <w:rPr>
          <w:rStyle w:val="CommentReference"/>
        </w:rPr>
        <w:commentReference w:id="45"/>
      </w:r>
      <w:r>
        <w:t xml:space="preserve">.  Each of the hypotheses outlined above were predicted to leave distinct signatures in particle size distributions in the core of ODZ regions </w:t>
      </w:r>
      <w:r w:rsidR="00911372">
        <w:fldChar w:fldCharType="begin"/>
      </w:r>
      <w:r w:rsidR="00911372">
        <w:instrText xml:space="preserve"> ADDIN ZOTERO_ITEM CSL_CITATION {"citationID":"HdvrVWKt","properties":{"formattedCitation":"(Weber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fldChar w:fldCharType="separate"/>
      </w:r>
      <w:r w:rsidR="003B6974" w:rsidRPr="003B6974">
        <w:t>(Weber &amp; Bianchi, 2020)</w:t>
      </w:r>
      <w:r w:rsidR="00911372">
        <w:fldChar w:fldCharType="end"/>
      </w:r>
      <w:r>
        <w:t>. The model with slow attenuation of all particles, predicts an increase in the abundance of small particles in the ODZ core, while the other two models, predict a decrease in small particle abundance, because small particles are either not replaced by disaggregation of large particles (</w:t>
      </w:r>
      <w:r w:rsidR="006E5628">
        <w:t>HA</w:t>
      </w:r>
      <w:r>
        <w:t>2) or because those particles are remineralized more quickly than larger particles (</w:t>
      </w:r>
      <w:r w:rsidR="006E5628">
        <w:t>HA</w:t>
      </w:r>
      <w:r>
        <w:t xml:space="preserve"> 3). However, the necessary particle size data from an ODZ was not available to support any hypothesis at the exclusion of the others. In this manuscript we present a new dataset that is sufficient to test these three hypotheses (hereafter called Weber-Bianchi models).</w:t>
      </w:r>
    </w:p>
    <w:p w14:paraId="0000001F" w14:textId="51A3748A" w:rsidR="00104E87" w:rsidRDefault="004D045E">
      <w:r>
        <w:t xml:space="preserve">While UVP and traps have been sampled together </w:t>
      </w:r>
      <w:r w:rsidR="00911372">
        <w:fldChar w:fldCharType="begin"/>
      </w:r>
      <w:r w:rsidR="00911372">
        <w:instrText xml:space="preserve"> ADDIN ZOTERO_ITEM CSL_CITATION {"citationID":"Z1GNT5f4","properties":{"formattedCitation":"(Guidi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911372">
        <w:fldChar w:fldCharType="separate"/>
      </w:r>
      <w:r w:rsidR="003B6974" w:rsidRPr="003B6974">
        <w:t>(Guidi et al., 2008)</w:t>
      </w:r>
      <w:r w:rsidR="00911372">
        <w:fldChar w:fldCharType="end"/>
      </w:r>
      <w:r>
        <w:t xml:space="preserve">, combined trap and UVP measurements have not been taken together previously in an ODZ. Most of the volume of the ETNP ODZ is below regions of very low surface productivity </w:t>
      </w:r>
      <w:r w:rsidR="00911372">
        <w:fldChar w:fldCharType="begin"/>
      </w:r>
      <w:r w:rsidR="00911372">
        <w:instrText xml:space="preserve"> ADDIN ZOTERO_ITEM CSL_CITATION {"citationID":"9zbrAhZ9","properties":{"formattedCitation":"(Fuchsman et al., 2019; Pennington et al., 2006)","plainCitation":"(Fuchsman et al., 2019; Pennington et al., 2006)","noteIndex":0},"citationItems":[{"id":6635,"uris":["http://zotero.org/users/158097/items/5ZFAMN8H"],"uri":["http://zotero.org/users/158097/items/5ZFAMN8H"],"itemData":{"id":6635,"type":"article-journal","abstract":"Up to half of marine N losses occur in oxygen-deficient zones (ODZs). Organic matter flux from productive surface waters is considered a primary control on N2 production. Here we investigate the offshore Eastern Tropical North Pacific (ETNP) where a secondary chlorophyll a maximum resides within the ODZ. Rates of primary production and carbon export from the mixed layer and productivity in the primary chlorophyll a maximum were consistent with oligotrophic waters. However, sediment trap carbon and nitrogen fluxes increased between 105 and 150 m, indicating organic matter production within the ODZ. Metagenomic and metaproteomic characterization indicated that the secondary chlorophyll a maximum was attributable to the cyanobacterium Prochlorococcus, and numerous photosynthesis and carbon fixation proteins were detected. The presence of chemoautotrophic ammonia-oxidizing archaea and the nitrite oxidizer Nitrospina and detection of nitrate oxidoreductase was consistent with cyanobacterial oxygen production within the ODZ. Cyanobacteria and cyanophage were also present on large (&gt;30 μm) particles and in sediment trap material. Particle cyanophage-to-host ratio exceeded 50, suggesting that viruses help convert cyanobacteria into sinking organic matter. Nitrate reduction and anammox proteins were detected, congruent with previously reported N2 production. We suggest that autochthonous organic matter production within the ODZ contributes to N2 production in the offshore ETNP.","container-title":"The ISME Journal","DOI":"10.1038/s41396-019-0452-6","ISSN":"1751-7370","language":"En","page":"1","source":"www.nature.com","title":"Cyanobacteria and cyanophage contributions to carbon and nitrogen cycling in an oligotrophic oxygen-deficient zone","author":[{"family":"Fuchsman","given":"Clara A."},{"family":"Palevsky","given":"Hilary I."},{"family":"Widner","given":"Brittany"},{"family":"Duffy","given":"Megan"},{"family":"Carlson","given":"Michael C. G."},{"family":"Neibauer","given":"Jacquelyn A."},{"family":"Mulholland","given":"Margaret R."},{"family":"Keil","given":"Richard G."},{"family":"Devol","given":"Allan H."},{"family":"Rocap","given":"Gabrielle"}],"issued":{"date-parts":[["2019",6,27]]}}},{"id":8886,"uris":["http://zotero.org/users/158097/items/4SNPKYK5"],"uri":["http://zotero.org/users/158097/items/4SNPKYK5"],"itemData":{"id":8886,"type":"article-journal","abstract":"The eastern tropical Paciﬁc includes 28 million km2 of ocean between 23.5°N and S and Central/South America and 140°W, and contains the eastern and equatorial branches of the north and South Paciﬁc subtropical gyres plus two equatorial and two coastal countercurrents. Spatial patterns of primary production are in general determined by supply of macronutrients (nitrate, phosphate) from below the thermocline. Where the thermocline is shallow and intersects the lighted euphotic zone, biological production is enhanced. In the eastern tropical Paciﬁc thermocline depth is controlled by three interrelated processes: a basin-scale east/west thermocline tilt, a basin-scale thermocline shoaling at the gyre margins, and local wind-driven upwelling. These processes regulate supply of nutrient-rich subsurface waters to the euphotic zone, and on their basis we have divided the eastern tropical Paciﬁc into seven main regions. Primary production and its physical and chemical controls are described for each.","container-title":"Progress in Oceanography","DOI":"10.1016/j.pocean.2006.03.012","ISSN":"00796611","issue":"2-4","language":"en","page":"285-317","source":"Crossref","title":"Primary production in the eastern tropical Pacific: A review","title-short":"Primary production in the eastern tropical Pacific","volume":"69","author":[{"family":"Pennington","given":"J. Timothy"},{"family":"Mahoney","given":"Kevin L."},{"family":"Kuwahara","given":"Victor S."},{"family":"Kolber","given":"Dorota D."},{"family":"Calienes","given":"Ruth"},{"family":"Chavez","given":"Francisco P."}],"issued":{"date-parts":[["2006",5]]}}}],"schema":"https://github.com/citation-style-language/schema/raw/master/csl-citation.json"} </w:instrText>
      </w:r>
      <w:r w:rsidR="00911372">
        <w:fldChar w:fldCharType="separate"/>
      </w:r>
      <w:r w:rsidR="003B6974" w:rsidRPr="003B6974">
        <w:t>(Fuchsman et al., 2019; Pennington et al., 2006)</w:t>
      </w:r>
      <w:r w:rsidR="00911372">
        <w:fldChar w:fldCharType="end"/>
      </w:r>
      <w:r>
        <w:t xml:space="preserve">. Meanwhile most flux data has been measured in </w:t>
      </w:r>
      <w:ins w:id="46" w:author="Clara Fuchsman" w:date="2021-05-13T14:15:00Z">
        <w:r w:rsidR="007262B8">
          <w:t xml:space="preserve">more coastal, </w:t>
        </w:r>
      </w:ins>
      <w:r>
        <w:t xml:space="preserve">higher productivity regions of the ETNP </w:t>
      </w:r>
      <w:r w:rsidR="00911372">
        <w:fldChar w:fldCharType="begin"/>
      </w:r>
      <w:r w:rsidR="00911372">
        <w:instrText xml:space="preserve"> ADDIN ZOTERO_ITEM CSL_CITATION {"citationID":"MZLQkK16","properties":{"formattedCitation":"(Hartnett &amp; Devol, 2003; Van Mooy et al., 2002)","plainCitation":"(Hartnett &amp; Devol, 2003; Van Mooy et al., 2002)","noteIndex":0},"citationItems":[{"id":9389,"uris":["http://zotero.org/users/158097/items/U3QNA93Z"],"uri":["http://zotero.org/users/158097/items/U3QNA93Z"],"itemData":{"id":9389,"type":"article-journal","container-title":"Geochimica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911372">
        <w:fldChar w:fldCharType="separate"/>
      </w:r>
      <w:r w:rsidR="003B6974" w:rsidRPr="003B6974">
        <w:t>(Hartnett &amp; Devol, 2003; Van Mooy et al., 2002)</w:t>
      </w:r>
      <w:r w:rsidR="00911372">
        <w:fldChar w:fldCharType="end"/>
      </w:r>
      <w:r>
        <w:t xml:space="preserve">. Furthermore, the degree to which zooplankton </w:t>
      </w:r>
      <w:r>
        <w:lastRenderedPageBreak/>
        <w:t>swimming or other processes lead to particle disaggregation, both in ODZs and elsewhere in the ocean, is unknown.</w:t>
      </w:r>
    </w:p>
    <w:p w14:paraId="00000020" w14:textId="77777777" w:rsidR="00104E87" w:rsidRDefault="004D045E">
      <w:r>
        <w:t>To provide the data to test hypotheses and illuminate zooplankton particle interactions in oligotrophic ODZs, we collected particle size data at high temporal resolution over the course of a week in an anoxic site typical of the oligotrophic ETNP ODZ, well away from the high productivity zone in the coast. We integrated this size data with observed flux measurements, and acoustic data. We quantified, throughout the water column, how changes in size distribution deviate from changes that would be predicted by remineralization and sinking only models.</w:t>
      </w:r>
    </w:p>
    <w:p w14:paraId="00000022" w14:textId="460A5FE8" w:rsidR="00104E87" w:rsidRDefault="009A6364">
      <w:sdt>
        <w:sdtPr>
          <w:tag w:val="goog_rdk_1"/>
          <w:id w:val="-1032494430"/>
        </w:sdtPr>
        <w:sdtEndPr/>
        <w:sdtContent/>
      </w:sdt>
      <w:sdt>
        <w:sdtPr>
          <w:tag w:val="goog_rdk_2"/>
          <w:id w:val="1153559436"/>
        </w:sdtPr>
        <w:sdtEndPr/>
        <w:sdtContent/>
      </w:sdt>
      <w:sdt>
        <w:sdtPr>
          <w:tag w:val="goog_rdk_3"/>
          <w:id w:val="-1094015425"/>
        </w:sdtPr>
        <w:sdtEndPr/>
        <w:sdtContent/>
      </w:sdt>
      <w:sdt>
        <w:sdtPr>
          <w:tag w:val="goog_rdk_4"/>
          <w:id w:val="516664913"/>
        </w:sdtPr>
        <w:sdtEndPr/>
        <w:sdtContent/>
      </w:sdt>
      <w:sdt>
        <w:sdtPr>
          <w:tag w:val="goog_rdk_5"/>
          <w:id w:val="-1151365691"/>
        </w:sdtPr>
        <w:sdtEndPr/>
        <w:sdtContent/>
      </w:sdt>
      <w:r w:rsidR="004D045E">
        <w:t xml:space="preserve">We ask the following three questions: </w:t>
      </w:r>
    </w:p>
    <w:p w14:paraId="00000024" w14:textId="19F26261" w:rsidR="00104E87" w:rsidRDefault="004D045E">
      <w:r>
        <w:rPr>
          <w:b/>
        </w:rPr>
        <w:t>Question A:</w:t>
      </w:r>
      <w:r>
        <w:t xml:space="preserve"> Do our data support any of the three Weber and Bianchi </w:t>
      </w:r>
      <w:r w:rsidR="00911372">
        <w:fldChar w:fldCharType="begin"/>
      </w:r>
      <w:r w:rsidR="00911372">
        <w:instrText xml:space="preserve"> ADDIN ZOTERO_ITEM CSL_CITATION {"citationID":"Xem0Vw0A","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911372">
        <w:fldChar w:fldCharType="separate"/>
      </w:r>
      <w:r w:rsidR="003B6974" w:rsidRPr="003B6974">
        <w:t>(2020)</w:t>
      </w:r>
      <w:r w:rsidR="00911372">
        <w:fldChar w:fldCharType="end"/>
      </w:r>
      <w:r>
        <w:t xml:space="preserve"> models (</w:t>
      </w:r>
      <w:r>
        <w:rPr>
          <w:b/>
        </w:rPr>
        <w:t>HA1-HA3</w:t>
      </w:r>
      <w:r>
        <w:t xml:space="preserve">)? </w:t>
      </w:r>
    </w:p>
    <w:p w14:paraId="00000025" w14:textId="77777777" w:rsidR="00104E87" w:rsidRDefault="004D045E">
      <w:r>
        <w:rPr>
          <w:b/>
        </w:rPr>
        <w:t>Question B:</w:t>
      </w:r>
      <w:r>
        <w:t xml:space="preserve"> How do the particle size distribution at one location in the oligotrophic Eastern Tropical North Pacific vary with respect to depth and time?</w:t>
      </w:r>
    </w:p>
    <w:p w14:paraId="40753917" w14:textId="06BAA66E" w:rsidR="00911372" w:rsidRDefault="004D045E">
      <w:commentRangeStart w:id="47"/>
      <w:r>
        <w:t xml:space="preserve">Within the scope of this question, we have three hypotheses: </w:t>
      </w:r>
      <w:r>
        <w:rPr>
          <w:b/>
        </w:rPr>
        <w:t>HB1:</w:t>
      </w:r>
      <w:r>
        <w:t xml:space="preserve"> Temporal day to day variability in particle number, particle size distribution slope and flux would be evident. </w:t>
      </w:r>
      <w:r>
        <w:rPr>
          <w:b/>
        </w:rPr>
        <w:t>HB2:</w:t>
      </w:r>
      <w:r>
        <w:t xml:space="preserve"> This variability would relate to the location of migratory zooplankton, with a combination of increased particle flux and disaggregation present where zooplankton occur. </w:t>
      </w:r>
      <w:r>
        <w:rPr>
          <w:b/>
        </w:rPr>
        <w:t>HB3:</w:t>
      </w:r>
      <w:r>
        <w:t xml:space="preserve"> Disaggregation and particle production by zooplankton might lead to particle size patterns that cannot be explained by remineralization and sinking alone.</w:t>
      </w:r>
      <w:sdt>
        <w:sdtPr>
          <w:tag w:val="goog_rdk_6"/>
          <w:id w:val="-488788168"/>
        </w:sdtPr>
        <w:sdtEndPr/>
        <w:sdtContent/>
      </w:sdt>
      <w:sdt>
        <w:sdtPr>
          <w:tag w:val="goog_rdk_7"/>
          <w:id w:val="1346672149"/>
        </w:sdtPr>
        <w:sdtEndPr/>
        <w:sdtContent/>
      </w:sdt>
      <w:sdt>
        <w:sdtPr>
          <w:tag w:val="goog_rdk_8"/>
          <w:id w:val="-129638171"/>
          <w:showingPlcHdr/>
        </w:sdtPr>
        <w:sdtEndPr/>
        <w:sdtContent>
          <w:r w:rsidR="007262B8">
            <w:t xml:space="preserve">     </w:t>
          </w:r>
        </w:sdtContent>
      </w:sdt>
      <w:commentRangeEnd w:id="47"/>
      <w:r w:rsidR="007262B8">
        <w:rPr>
          <w:rStyle w:val="CommentReference"/>
        </w:rPr>
        <w:commentReference w:id="47"/>
      </w:r>
    </w:p>
    <w:p w14:paraId="00000027" w14:textId="587149A9" w:rsidR="00104E87" w:rsidRDefault="00911372">
      <w:r>
        <w:rPr>
          <w:b/>
        </w:rPr>
        <w:t>Question</w:t>
      </w:r>
      <w:r w:rsidR="004D045E">
        <w:rPr>
          <w:b/>
        </w:rPr>
        <w:t xml:space="preserve"> C:</w:t>
      </w:r>
      <w:r w:rsidR="004D045E">
        <w:t xml:space="preserve"> Do our data suggest</w:t>
      </w:r>
      <w:r w:rsidR="006E5628">
        <w:t xml:space="preserve"> that</w:t>
      </w:r>
      <w:r w:rsidR="004D045E">
        <w:t xml:space="preserve"> regions of the oxygen deficient zone </w:t>
      </w:r>
      <w:r w:rsidR="006E5628">
        <w:t>harbor</w:t>
      </w:r>
      <w:r w:rsidR="004D045E">
        <w:t xml:space="preserve"> disaggregation like processes, and if so, do these co-occur with migratory zooplankton?</w:t>
      </w:r>
    </w:p>
    <w:p w14:paraId="00000028" w14:textId="77777777" w:rsidR="00104E87" w:rsidRDefault="004D045E">
      <w:pPr>
        <w:pStyle w:val="Heading1"/>
      </w:pPr>
      <w:bookmarkStart w:id="48" w:name="_heading=h.mszek3c207e" w:colFirst="0" w:colLast="0"/>
      <w:bookmarkStart w:id="49" w:name="bookmark=id.tyjcwt" w:colFirst="0" w:colLast="0"/>
      <w:bookmarkEnd w:id="48"/>
      <w:bookmarkEnd w:id="49"/>
      <w:r>
        <w:t>Methods</w:t>
      </w:r>
    </w:p>
    <w:p w14:paraId="00000029" w14:textId="21891AFE" w:rsidR="00104E87" w:rsidRDefault="004D045E">
      <w:r>
        <w:t xml:space="preserve">Unless specified otherwise, measurements were taken on board the R/V </w:t>
      </w:r>
      <w:proofErr w:type="spellStart"/>
      <w:r w:rsidRPr="007262B8">
        <w:rPr>
          <w:i/>
          <w:iCs/>
          <w:rPrChange w:id="50" w:author="Clara Fuchsman" w:date="2021-05-13T14:18:00Z">
            <w:rPr/>
          </w:rPrChange>
        </w:rPr>
        <w:t>Sikuliaq</w:t>
      </w:r>
      <w:proofErr w:type="spellEnd"/>
      <w:r>
        <w:t xml:space="preserve"> from 07 January 2017 through 13 January 2017 at 16.5°N 106.9°W, located in an oligotrophic region of the Eastern Tropical North Pacific Oxygen Deficient Zone (ETNP Station P2; Figure 1A). Data are compared against measurements taken at 16.5°N 152.0°</w:t>
      </w:r>
      <w:proofErr w:type="spellStart"/>
      <w:r>
        <w:t>W on</w:t>
      </w:r>
      <w:proofErr w:type="spellEnd"/>
      <w:r>
        <w:t xml:space="preserve"> 08 May 2015, collected on the GO-SHIP CLIVAR/CARBON P16N Leg 1 Cruise (CCHDO Hydrographic Cruise 33RO20150410). This station was at the same latitude as ETNP Station P2, west of the ODZ, </w:t>
      </w:r>
      <w:del w:id="51" w:author="Clara Fuchsman" w:date="2021-05-13T14:18:00Z">
        <w:r w:rsidDel="007262B8">
          <w:delText xml:space="preserve">which </w:delText>
        </w:r>
      </w:del>
      <w:ins w:id="52" w:author="Clara Fuchsman" w:date="2021-05-13T14:18:00Z">
        <w:r w:rsidR="007262B8">
          <w:t xml:space="preserve">but </w:t>
        </w:r>
      </w:ins>
      <w:r>
        <w:t>was not anoxic</w:t>
      </w:r>
      <w:r w:rsidR="003D3B05">
        <w:t xml:space="preserve"> </w:t>
      </w:r>
      <w:r>
        <w:t>(P16 Transect Station 100; Figure S1).</w:t>
      </w:r>
    </w:p>
    <w:p w14:paraId="0000002A" w14:textId="77777777" w:rsidR="00104E87" w:rsidRDefault="004D045E">
      <w:pPr>
        <w:pStyle w:val="Heading2"/>
      </w:pPr>
      <w:bookmarkStart w:id="53" w:name="bookmark=id.3dy6vkm" w:colFirst="0" w:colLast="0"/>
      <w:bookmarkEnd w:id="53"/>
      <w:r>
        <w:t>Water property measurements</w:t>
      </w:r>
    </w:p>
    <w:p w14:paraId="0000002B" w14:textId="77777777" w:rsidR="00104E87" w:rsidRDefault="004D045E">
      <w:r>
        <w:t xml:space="preserve">We measured water properties of temperature, salinity, fluorescence, oxygen concentration and turbidity using the shipboard </w:t>
      </w:r>
      <w:proofErr w:type="spellStart"/>
      <w:r>
        <w:t>SeaBird</w:t>
      </w:r>
      <w:proofErr w:type="spellEnd"/>
      <w:r>
        <w:t xml:space="preserve"> 911 CTD. Auxiliary sensors included a </w:t>
      </w:r>
      <w:proofErr w:type="spellStart"/>
      <w:r>
        <w:t>WetLabs</w:t>
      </w:r>
      <w:proofErr w:type="spellEnd"/>
      <w:r>
        <w:t xml:space="preserve"> C-Star (beam attenuation and transmission) and a </w:t>
      </w:r>
      <w:proofErr w:type="spellStart"/>
      <w:r>
        <w:t>Seapoint</w:t>
      </w:r>
      <w:proofErr w:type="spellEnd"/>
      <w:r>
        <w:t xml:space="preserve"> fluorometer. Data were processed with Seabird Software, (programs–data conversion, align, thermal mass, derive, bin average and bottle summary) using factory supplied calibrations. Data was analyzed and visualized in </w:t>
      </w:r>
      <w:r>
        <w:rPr>
          <w:i/>
        </w:rPr>
        <w:t xml:space="preserve">R </w:t>
      </w:r>
      <w:r>
        <w:t>(Team 2011).</w:t>
      </w:r>
    </w:p>
    <w:p w14:paraId="0000002C" w14:textId="77777777" w:rsidR="00104E87" w:rsidRDefault="004D045E">
      <w:pPr>
        <w:pStyle w:val="Heading2"/>
      </w:pPr>
      <w:bookmarkStart w:id="54" w:name="bookmark=id.1t3h5sf" w:colFirst="0" w:colLast="0"/>
      <w:bookmarkEnd w:id="54"/>
      <w:r>
        <w:t>Water mass analysis</w:t>
      </w:r>
    </w:p>
    <w:p w14:paraId="0000002D" w14:textId="4F0CDCCC" w:rsidR="00104E87" w:rsidRDefault="004D045E">
      <w:r>
        <w:t xml:space="preserve">Evans et al. (2020) previously employed optimum multiparameter analysis to map the percent identity of the water observed at each depth to three water masses: the 13 Degree Celsius Water </w:t>
      </w:r>
      <w:ins w:id="55" w:author="Clara Fuchsman" w:date="2021-05-13T14:19:00Z">
        <w:r w:rsidR="001A5B17">
          <w:t>(</w:t>
        </w:r>
      </w:ins>
      <w:r>
        <w:t>13CW</w:t>
      </w:r>
      <w:ins w:id="56" w:author="Clara Fuchsman" w:date="2021-05-13T14:19:00Z">
        <w:r w:rsidR="001A5B17">
          <w:t>)</w:t>
        </w:r>
      </w:ins>
      <w:r>
        <w:t>, North Equatorial Pacific Intermediate Water (NEPIW), and Antarctic Intermediate Water (AAIW). We subset and examine only the portion of these data that correspond to our site.</w:t>
      </w:r>
    </w:p>
    <w:p w14:paraId="0000002E" w14:textId="77777777" w:rsidR="00104E87" w:rsidRDefault="004D045E">
      <w:pPr>
        <w:pStyle w:val="Heading2"/>
      </w:pPr>
      <w:bookmarkStart w:id="57" w:name="bookmark=id.4d34og8" w:colFirst="0" w:colLast="0"/>
      <w:bookmarkEnd w:id="57"/>
      <w:r>
        <w:t>Particle size measurements</w:t>
      </w:r>
    </w:p>
    <w:p w14:paraId="0000002F" w14:textId="5A782160" w:rsidR="00104E87" w:rsidRDefault="004D045E">
      <w:r>
        <w:t xml:space="preserve">Particle size data were collected by Underwater Vision Profiler 5 (UVP) that was mounted below the CTD-rosette and deployed for all CTD casts shallower than 2500 m. A UVP is a combination camera and light source that quantifies the abundance and size of particles from </w:t>
      </w:r>
      <w:r w:rsidR="006E5628">
        <w:t xml:space="preserve">100 </w:t>
      </w:r>
      <w:proofErr w:type="spellStart"/>
      <w:r w:rsidR="006E5628">
        <w:t>μm</w:t>
      </w:r>
      <w:proofErr w:type="spellEnd"/>
      <w:r>
        <w:t xml:space="preserve"> to several centimeters in size </w:t>
      </w:r>
      <w:r w:rsidR="00911372">
        <w:fldChar w:fldCharType="begin"/>
      </w:r>
      <w:r w:rsidR="003B6974">
        <w:instrText xml:space="preserve"> ADDIN ZOTERO_ITEM CSL_CITATION {"citationID":"XIIOBeyW","properties":{"formattedCitation":"(Picheral et al., 2010)","plainCitation":"(Picheral et al., 2010)","noteIndex":0},"citationItems":[{"id":7476,"uris":["http://zotero.org/users/158097/items/QPBF7PYX"],"uri":["http://zotero.org/users/158097/items/QPBF7PYX"],"itemData":{"id":7476,"type":"article-journal","abstract":"The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911372">
        <w:fldChar w:fldCharType="separate"/>
      </w:r>
      <w:r w:rsidR="003B6974" w:rsidRPr="003B6974">
        <w:t>(Picheral et al., 2010)</w:t>
      </w:r>
      <w:r w:rsidR="00911372">
        <w:fldChar w:fldCharType="end"/>
      </w:r>
      <w:r>
        <w:t xml:space="preserve">. Visual inspection of images larger than 1 mm suggests that particles are primarily “marine snow” but about 5% are zooplankton. UVP data were processed using custom MATLAB scripts, uploaded to </w:t>
      </w:r>
      <w:proofErr w:type="spellStart"/>
      <w:r>
        <w:t>EcoTaxa</w:t>
      </w:r>
      <w:proofErr w:type="spellEnd"/>
      <w:r>
        <w:t xml:space="preserve"> </w:t>
      </w:r>
      <w:r w:rsidR="00911372">
        <w:fldChar w:fldCharType="begin"/>
      </w:r>
      <w:r w:rsidR="003B6974">
        <w:instrText xml:space="preserve"> ADDIN ZOTERO_ITEM CSL_CITATION {"citationID":"Zp7NTDUM","properties":{"formattedCitation":"(Picheral et al., 2017)","plainCitation":"(Picheral et al., 2017)","noteIndex":0},"citationItems":[{"id":9345,"uris":["http://zotero.org/users/158097/items/LFP3LG8Q"],"uri":["http://zotero.org/users/158097/items/LFP3LG8Q"],"itemData":{"id":9345,"type":"book","title":"EcoTaxa, a tool for the taxonomic classification of images.","URL":"http://ecotaxa.obs-vlfr.fr","author":[{"family":"Picheral","given":"Marc"},{"family":"Colin","given":"S"},{"family":"Irisson","given":"J-O"}],"issued":{"date-parts":[["2017"]]}}}],"schema":"https://github.com/citation-style-language/schema/raw/master/csl-citation.json"} </w:instrText>
      </w:r>
      <w:r w:rsidR="00911372">
        <w:fldChar w:fldCharType="separate"/>
      </w:r>
      <w:r w:rsidR="003B6974" w:rsidRPr="003B6974">
        <w:t>(</w:t>
      </w:r>
      <w:proofErr w:type="spellStart"/>
      <w:r w:rsidR="003B6974" w:rsidRPr="003B6974">
        <w:t>Picheral</w:t>
      </w:r>
      <w:proofErr w:type="spellEnd"/>
      <w:r w:rsidR="003B6974" w:rsidRPr="003B6974">
        <w:t xml:space="preserve"> et al., 2017)</w:t>
      </w:r>
      <w:r w:rsidR="00911372">
        <w:fldChar w:fldCharType="end"/>
      </w:r>
      <w:r>
        <w:t xml:space="preserve">, and analyzed in R. The UVP provided estimates of particle </w:t>
      </w:r>
      <w:r>
        <w:lastRenderedPageBreak/>
        <w:t>abundances of particles in different size-bins, as well as information about the volumes over which those particle numbers had been collected.</w:t>
      </w:r>
    </w:p>
    <w:p w14:paraId="00000030" w14:textId="77777777" w:rsidR="00104E87" w:rsidRDefault="004D045E">
      <w:pPr>
        <w:pStyle w:val="Heading2"/>
      </w:pPr>
      <w:bookmarkStart w:id="58" w:name="bookmark=id.2s8eyo1" w:colFirst="0" w:colLast="0"/>
      <w:bookmarkEnd w:id="58"/>
      <w:r>
        <w:t>Flux measurements</w:t>
      </w:r>
    </w:p>
    <w:p w14:paraId="00000031" w14:textId="1C288E6A" w:rsidR="00104E87" w:rsidRDefault="004D045E">
      <w:r>
        <w:t>Free floating, surface tethered particle traps were used to quantify carbon fluxes from sinking particles. Arrays, consisting of a surface float and two traps</w:t>
      </w:r>
      <w:r w:rsidR="006E5628">
        <w:t>,</w:t>
      </w:r>
      <w:r>
        <w:t xml:space="preserve"> were deployed and allowed to float freely for at least 21-96 hours, during which time they collected and incubated particles. Trap deployments began on 07 January, concurrently with the beginning of the UVP sampling, and continued through January 12th. Trap </w:t>
      </w:r>
      <w:r w:rsidR="00B945FB">
        <w:t>recovery</w:t>
      </w:r>
      <w:r>
        <w:t xml:space="preserve"> began on 08 January and continued through 13 January. Trap depths spanned the photic zone and </w:t>
      </w:r>
      <w:r w:rsidR="003D3B05">
        <w:t>mesopelagic</w:t>
      </w:r>
      <w:r>
        <w:t xml:space="preserve">, with the </w:t>
      </w:r>
      <w:r w:rsidR="003D3B05">
        <w:t>shallowest</w:t>
      </w:r>
      <w:r w:rsidR="00B945FB">
        <w:t xml:space="preserve"> at</w:t>
      </w:r>
      <w:r>
        <w:t xml:space="preserve"> 60 m and the deepest at 965</w:t>
      </w:r>
      <w:r w:rsidR="00CE44D1">
        <w:t xml:space="preserve"> </w:t>
      </w:r>
      <w:r>
        <w:t>m. Trap deployments lasted between 21 and 93 hours, with deeper traps left out for longer, to collect more biomass. Two types of traps were deployed</w:t>
      </w:r>
      <w:r w:rsidR="003D3B05">
        <w:t>.</w:t>
      </w:r>
      <w:r>
        <w:t xml:space="preserve">  One set of traps, generally deployed in shallower water, had a solid cone opening with area</w:t>
      </w:r>
      <w:r w:rsidR="00CE44D1">
        <w:t xml:space="preserve"> 0.46 m</w:t>
      </w:r>
      <w:r w:rsidR="00CE44D1" w:rsidRPr="00CE44D1">
        <w:rPr>
          <w:vertAlign w:val="superscript"/>
        </w:rPr>
        <w:t>2</w:t>
      </w:r>
      <w:r>
        <w:t>. The second set had larger conical net with opening of</w:t>
      </w:r>
      <w:r w:rsidR="00CE44D1">
        <w:t xml:space="preserve"> 1.24 m</w:t>
      </w:r>
      <w:r w:rsidR="00CE44D1" w:rsidRPr="00CE44D1">
        <w:rPr>
          <w:vertAlign w:val="superscript"/>
        </w:rPr>
        <w:t>2</w:t>
      </w:r>
      <w:r>
        <w:t xml:space="preserve"> area made of 53 </w:t>
      </w:r>
      <w:proofErr w:type="spellStart"/>
      <w:r w:rsidR="00CE44D1">
        <w:t>μ</w:t>
      </w:r>
      <w:r>
        <w:t>m</w:t>
      </w:r>
      <w:proofErr w:type="spellEnd"/>
      <w:r>
        <w:t xml:space="preserve"> nylon mesh similar to the description in </w:t>
      </w:r>
      <w:sdt>
        <w:sdtPr>
          <w:tag w:val="goog_rdk_11"/>
          <w:id w:val="1281989196"/>
        </w:sdtPr>
        <w:sdtEndPr/>
        <w:sdtContent/>
      </w:sdt>
      <w:r>
        <w:t xml:space="preserve">Peterson et al. </w:t>
      </w:r>
      <w:r w:rsidR="00911372">
        <w:fldChar w:fldCharType="begin"/>
      </w:r>
      <w:r w:rsidR="00911372">
        <w:instrText xml:space="preserve"> ADDIN ZOTERO_ITEM CSL_CITATION {"citationID":"nJpnftzS","properties":{"formattedCitation":"(2005)","plainCitation":"(2005)","noteIndex":0},"citationItems":[{"id":7195,"uris":["http://zotero.org/users/158097/items/ERFHIHBL"],"uri":["http://zotero.org/users/158097/items/ERFHIHBL"],"itemData":{"id":7195,"type":"article-journal","abstract":"Three new approaches for collecting and processing sinking particles for biogeochemical studies are presented. They include (1) a modification of our existing indented rotating sphere carousel (IRSC) sediment trap design from its conventional time-series function to one that collects particles based on discrete particle settling-velocity ranges; (2) development of a large, free-floating NetTrap based on the design of a closing plankton net capable of collecting large amounts (~1 g) of very fresh sinking particulate material in short time periods (24–36 h) to facilitate microbial decomposition experiments; and (3) an elutriation system to fractionate particles from the NetTrap into settling-velocity classes using countercurrents of varying speeds. These approaches were recently tested in the Mediterranean Sea and appear to provide new opportunities to characterize fluxes of carbon and other elements of interest and to investigate mechanisms of sinking.","container-title":"Limnology and Oceanography: Methods","DOI":"10.4319/lom.2005.3.520","ISSN":"1541-5856","issue":"12","journalAbbreviation":"Limnol. Oceanogr. Methods","language":"en","page":"520-532","source":"Wiley Online Library","title":"Novel techniques for collection of sinking particles in the ocean and determining their settling rates","volume":"3","author":[{"family":"Peterson","given":"Michael L."},{"family":"Wakeham","given":"Stuart G."},{"family":"Lee","given":"Cindy"},{"family":"Askea","given":"Meaghan A."},{"family":"Miquel","given":"Juan Carlos"}],"issued":{"date-parts":[["2005",12,1]]}},"suppress-author":true}],"schema":"https://github.com/citation-style-language/schema/raw/master/csl-citation.json"} </w:instrText>
      </w:r>
      <w:r w:rsidR="00911372">
        <w:fldChar w:fldCharType="separate"/>
      </w:r>
      <w:r w:rsidR="003B6974" w:rsidRPr="003B6974">
        <w:t>(2005)</w:t>
      </w:r>
      <w:r w:rsidR="00911372">
        <w:fldChar w:fldCharType="end"/>
      </w:r>
      <w:r>
        <w:t xml:space="preserve">.  In all cases, particles collected in the net or cone fell into one of two chambers. The bottom chamber collected particles from the net and incubated them -- we did not use these samples in this study. The top chamber collected particles for 22-27 hours, </w:t>
      </w:r>
      <w:ins w:id="59" w:author="Clara Fuchsman" w:date="2021-05-13T14:23:00Z">
        <w:r w:rsidR="001A5B17">
          <w:t xml:space="preserve">the door at the top of the trap closed, </w:t>
        </w:r>
      </w:ins>
      <w:r>
        <w:t xml:space="preserve">and then returned immediately to the surface. For some traps, there was a </w:t>
      </w:r>
      <w:commentRangeStart w:id="60"/>
      <w:r>
        <w:t>malfunction</w:t>
      </w:r>
      <w:commentRangeEnd w:id="60"/>
      <w:r w:rsidR="001A5B17">
        <w:rPr>
          <w:rStyle w:val="CommentReference"/>
        </w:rPr>
        <w:commentReference w:id="60"/>
      </w:r>
      <w:r>
        <w:t xml:space="preserve"> such that the door between the bottom and top chamber did not close, in which case we sampled from the combined volume. This meant that these traps had a longer effective collection time of 33-35 hours (69m, 365m 452</w:t>
      </w:r>
      <w:r w:rsidR="00911372">
        <w:t xml:space="preserve"> </w:t>
      </w:r>
      <w:r>
        <w:t xml:space="preserve">m). The trap </w:t>
      </w:r>
      <w:r w:rsidR="003D3B05">
        <w:t>at 965</w:t>
      </w:r>
      <w:r>
        <w:t xml:space="preserve"> m was deployed for an extended period</w:t>
      </w:r>
      <w:del w:id="61" w:author="Clara Fuchsman" w:date="2021-05-13T14:24:00Z">
        <w:r w:rsidDel="001A5B17">
          <w:delText>, and also suffered from the trap door malfunction,</w:delText>
        </w:r>
      </w:del>
      <w:r>
        <w:t xml:space="preserve"> such that collection time was effectively 91 hours. No poisons were used, and living zooplankton, or ‘swimmers’, were manually removed from collection bottles, while zooplankton carcasses were retained. </w:t>
      </w:r>
    </w:p>
    <w:p w14:paraId="00000032" w14:textId="10A576DE" w:rsidR="00104E87" w:rsidRDefault="004D045E">
      <w:r>
        <w:t xml:space="preserve">Sediment trap material was filtered immediately upon trap recovery onto </w:t>
      </w:r>
      <w:r w:rsidRPr="00911372">
        <w:t>pre-combusted</w:t>
      </w:r>
      <w:r>
        <w:t xml:space="preserve"> GF-75 45mm filters </w:t>
      </w:r>
      <w:ins w:id="62" w:author="Clara Fuchsman" w:date="2021-05-13T14:25:00Z">
        <w:r w:rsidR="001A5B17">
          <w:t xml:space="preserve">(nominal pore size of 0.3 </w:t>
        </w:r>
      </w:ins>
      <w:ins w:id="63" w:author="Clara Fuchsman" w:date="2021-05-13T14:26:00Z">
        <w:r w:rsidR="001A5B17">
          <w:t>µ</w:t>
        </w:r>
      </w:ins>
      <w:ins w:id="64" w:author="Clara Fuchsman" w:date="2021-05-13T14:25:00Z">
        <w:r w:rsidR="001A5B17">
          <w:t xml:space="preserve">m) </w:t>
        </w:r>
      </w:ins>
      <w:r>
        <w:t xml:space="preserve">and preserved until further analysis at -80°C. These filters were split into several fractions for other analyses not discussed here. Carbon content of particles in each trap was measured by isotope ratio mass spectrometry. Elemental analyses for particulate carbon and nitrogen quantities as well as </w:t>
      </w:r>
      <w:r>
        <w:rPr>
          <w:vertAlign w:val="superscript"/>
        </w:rPr>
        <w:t>13</w:t>
      </w:r>
      <w:r>
        <w:t xml:space="preserve">C and </w:t>
      </w:r>
      <w:r>
        <w:rPr>
          <w:vertAlign w:val="superscript"/>
        </w:rPr>
        <w:t>15</w:t>
      </w:r>
      <w:r>
        <w:t xml:space="preserve">N isotopic compositions were conducted at the U.C. Davis Stable Isotope Facility (http://stableisotopefacility.ucdavis.edu) on acidified freeze-dried trap samples </w:t>
      </w:r>
      <w:r w:rsidR="00911372">
        <w:t>to</w:t>
      </w:r>
      <w:r>
        <w:t xml:space="preserve"> capture organic elemental contributions. Mass spectrometry failed to detect carbon above detection limits in four surface traps, which were excluded from the analysis. Traps at similar depths did detect carbon, lending confidence to the idea that these non-detections were technical in nature, rather than reflecting environmental conditions.</w:t>
      </w:r>
    </w:p>
    <w:p w14:paraId="00000033" w14:textId="77777777" w:rsidR="00104E87" w:rsidRDefault="004D045E">
      <w:pPr>
        <w:pStyle w:val="Heading2"/>
      </w:pPr>
      <w:bookmarkStart w:id="65" w:name="bookmark=id.17dp8vu" w:colFirst="0" w:colLast="0"/>
      <w:bookmarkEnd w:id="65"/>
      <w:r>
        <w:t>Analysis</w:t>
      </w:r>
    </w:p>
    <w:p w14:paraId="00000034" w14:textId="77777777" w:rsidR="00104E87" w:rsidRDefault="004D045E">
      <w:r>
        <w:t>All analyses focused on the mesopelagic, defined here as the region between the base of the secondary chlorophyll maximum layer (175 m) (hereafter photic zone), which is below the upper oxycline, and 1000 m. For many analyses, including visualizations that include the photic region, particles were binned by depth with 20 m resolution between the surface and 100 m, 25 m resolution between 100m and 200 m depths and 50m resolution below 200m. This increasing coarseness of the depth bins helped account for more scarce particles deeper in the water column, while maintaining higher depth resolution near the surface. To perform this binning, particle numbers, and volumes of water sampled of all observations within each depth bin were summed prior to other analyses.</w:t>
      </w:r>
    </w:p>
    <w:p w14:paraId="00000035" w14:textId="6C9EEA32" w:rsidR="00104E87" w:rsidRDefault="004D045E">
      <w:r>
        <w:t>Two normalized values of particle numbers were calculated. In the first, particle numbers were divided by volume sampled, to generate values in</w:t>
      </w:r>
      <w:r w:rsidR="000703E1">
        <w:t xml:space="preserve"> </w:t>
      </w:r>
      <w:r w:rsidR="000703E1" w:rsidRPr="000703E1">
        <w:rPr>
          <w:i/>
          <w:iCs/>
        </w:rPr>
        <w:t>particles/m</w:t>
      </w:r>
      <w:r w:rsidR="000703E1" w:rsidRPr="000703E1">
        <w:rPr>
          <w:i/>
          <w:iCs/>
          <w:vertAlign w:val="superscript"/>
        </w:rPr>
        <w:t>3</w:t>
      </w:r>
      <w:r>
        <w:t xml:space="preserve">. In the second, particles were divided by both </w:t>
      </w:r>
      <w:proofErr w:type="gramStart"/>
      <w:r>
        <w:t>volume</w:t>
      </w:r>
      <w:proofErr w:type="gramEnd"/>
      <w:r>
        <w:t xml:space="preserve"> sampled and the width of the particle size-bins to generate values in</w:t>
      </w:r>
      <w:r w:rsidR="000703E1">
        <w:t xml:space="preserve"> </w:t>
      </w:r>
      <w:r w:rsidR="000703E1" w:rsidRPr="000703E1">
        <w:rPr>
          <w:i/>
          <w:iCs/>
        </w:rPr>
        <w:t>particles/m</w:t>
      </w:r>
      <w:r w:rsidR="000703E1" w:rsidRPr="000703E1">
        <w:rPr>
          <w:i/>
          <w:iCs/>
          <w:vertAlign w:val="superscript"/>
        </w:rPr>
        <w:t>3</w:t>
      </w:r>
      <w:r w:rsidR="000703E1" w:rsidRPr="000703E1">
        <w:rPr>
          <w:i/>
          <w:iCs/>
        </w:rPr>
        <w:t>/mm</w:t>
      </w:r>
      <w:r>
        <w:t>.</w:t>
      </w:r>
    </w:p>
    <w:p w14:paraId="00000036" w14:textId="77777777" w:rsidR="00104E87" w:rsidRDefault="004D045E">
      <w:pPr>
        <w:pStyle w:val="Heading3"/>
      </w:pPr>
      <w:bookmarkStart w:id="66" w:name="bookmark=id.3rdcrjn" w:colFirst="0" w:colLast="0"/>
      <w:bookmarkEnd w:id="66"/>
      <w:r>
        <w:t>Particle size distribution</w:t>
      </w:r>
    </w:p>
    <w:p w14:paraId="3B624680" w14:textId="76831CBB" w:rsidR="004D045E" w:rsidRDefault="004D045E">
      <w:r>
        <w:t xml:space="preserve">We determined the slope and intercept of the particle size distribution spectrum by fitting a power law to the data, which is a common function for fitting particle size distributions </w:t>
      </w:r>
      <w:r w:rsidR="000703E1">
        <w:fldChar w:fldCharType="begin"/>
      </w:r>
      <w:r w:rsidR="000703E1">
        <w:instrText xml:space="preserve"> ADDIN ZOTERO_ITEM CSL_CITATION {"citationID":"XgrjEF9S","properties":{"formattedCitation":"(Buonassissi &amp; Dierssen, 2010)","plainCitation":"(Buonassissi &amp; Dierssen, 2010)","noteIndex":0},"citationItems":[{"id":9388,"uris":["http://zotero.org/users/158097/items/Z38EACE9"],"uri":["http://zotero.org/users/158097/items/Z38EACE9"],"itemData":{"id":9388,"type":"article-journal","abstract":"The particle size distribution (PSD) is commonly used in studies of sediment fluxes, phytoplankton dynamics, and optical scattering from particulates, but little is known about the spatial and temporal variability of this parameter. Here, we analyze in situ laser diffraction measurements of the PSD from a variety of estuarine and open ocean systems. The power law or “Junge-type” distribution provided a good fit to surface ocean particle size distributions measured from 6 to 250 μm. PSD slopes ranged from 2.7 to 4.7 with a mean of 3.63. Consistent with theory, high particle slopes (3.78) and low particle concentrations characterized the open ocean waters of the Atlantic and the Southern Ocean. Lower PSD slopes (3.63) and high concentrations were characteristic of estuarine waters. River plumes consistently showed the lowest PSD slopes (3.30) and highest particle concentrations characteristic of larger bloom-forming phytoplankton and production of particle aggregates. In the North Atlantic, an inverse relationship was found between PSD slope and chlorophyll concentration. Such results follow the biological paradigm that larger phytoplankton are prevalent in bloom conditions and smaller phytoplankton dominate in oligotrophic water. Large temporal variability in PSD was observed in near coastal regions prone to sediment resuspension from storms and tidal flow. Dense sea grass beds consistently had lower particle concentrations compared to surrounding waters due to reductions in current flow and sediment resuspension. Simple power law approximations of particle size distributions can be successfully used to describe and assess particle distributions in a wide array of oceanic and estuarine water types.","container-title":"Journal of Geophysical Research: Oceans","DOI":"https://doi.org/10.1029/2010JC006256","ISSN":"2156-2202","issue":"C10","language":"en","note":"_eprint: https://onlinelibrary.wiley.com/doi/pdf/10.1029/2010JC006256","source":"Wiley Online Library","title":"A regional comparison of particle size distributions and the power law approximation in oceanic and estuarine surface waters","URL":"http://agupubs.onlinelibrary.wiley.com/doi/abs/10.1029/2010JC006256","volume":"115","author":[{"family":"Buonassissi","given":"C. J."},{"family":"Dierssen","given":"H. M."}],"accessed":{"date-parts":[["2021",5,4]]},"issued":{"date-parts":[["2010"]]}}}],"schema":"https://github.com/citation-style-language/schema/raw/master/csl-citation.json"} </w:instrText>
      </w:r>
      <w:r w:rsidR="000703E1">
        <w:fldChar w:fldCharType="separate"/>
      </w:r>
      <w:r w:rsidR="003B6974" w:rsidRPr="003B6974">
        <w:t xml:space="preserve">(Buonassissi &amp; Dierssen, </w:t>
      </w:r>
      <w:r w:rsidR="003B6974" w:rsidRPr="003B6974">
        <w:lastRenderedPageBreak/>
        <w:t>2010)</w:t>
      </w:r>
      <w:r w:rsidR="000703E1">
        <w:fldChar w:fldCharType="end"/>
      </w:r>
      <w:r>
        <w:t>. Because large particles were infrequently detected, we used a general linear model that assumed residuals of the data followed a negative-binomial (rather than normal) distribution. We fit the equation</w:t>
      </w:r>
    </w:p>
    <w:p w14:paraId="00000038" w14:textId="4A3F9C4E" w:rsidR="00104E87" w:rsidRDefault="004D045E" w:rsidP="00B87896">
      <w:pPr>
        <w:tabs>
          <w:tab w:val="left" w:pos="7200"/>
        </w:tabs>
        <w:pPrChange w:id="67" w:author="Jacob Cram" w:date="2021-05-15T15:08:00Z">
          <w:pPr/>
        </w:pPrChange>
      </w:pPr>
      <w:r>
        <w:t xml:space="preserve"> </w:t>
      </w:r>
      <m:oMath>
        <m:r>
          <m:rPr>
            <m:sty m:val="p"/>
          </m:rPr>
          <w:rPr>
            <w:rFonts w:ascii="Cambria Math" w:hAnsi="Cambria Math"/>
          </w:rPr>
          <m:t>ln</m:t>
        </m:r>
        <m:d>
          <m:dPr>
            <m:ctrlPr>
              <w:rPr>
                <w:rFonts w:ascii="Cambria Math" w:hAnsi="Cambria Math"/>
                <w:i/>
              </w:rPr>
            </m:ctrlPr>
          </m:dPr>
          <m:e>
            <m:f>
              <m:fPr>
                <m:ctrlPr>
                  <w:rPr>
                    <w:rFonts w:ascii="Cambria Math" w:hAnsi="Cambria Math"/>
                  </w:rPr>
                </m:ctrlPr>
              </m:fPr>
              <m:num>
                <m:r>
                  <w:rPr>
                    <w:rFonts w:ascii="Cambria Math" w:hAnsi="Cambria Math"/>
                  </w:rPr>
                  <m:t>E</m:t>
                </m:r>
                <m:d>
                  <m:dPr>
                    <m:ctrlPr>
                      <w:rPr>
                        <w:rFonts w:ascii="Cambria Math" w:hAnsi="Cambria Math"/>
                        <w:i/>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1</m:t>
            </m:r>
          </m:sub>
        </m:sSub>
        <m:r>
          <m:rPr>
            <m:sty m:val="p"/>
          </m:rPr>
          <w:rPr>
            <w:rFonts w:ascii="Cambria Math" w:hAnsi="Cambria Math"/>
          </w:rPr>
          <m:t> </m:t>
        </m:r>
        <m:r>
          <w:rPr>
            <w:rFonts w:ascii="Cambria Math" w:hAnsi="Cambria Math"/>
          </w:rPr>
          <m:t>l</m:t>
        </m:r>
        <m:r>
          <m:rPr>
            <m:sty m:val="p"/>
          </m:rPr>
          <w:rPr>
            <w:rFonts w:ascii="Cambria Math" w:hAnsi="Cambria Math"/>
          </w:rPr>
          <m:t>n</m:t>
        </m:r>
        <m:d>
          <m:dPr>
            <m:ctrlPr>
              <w:rPr>
                <w:rFonts w:ascii="Cambria Math" w:hAnsi="Cambria Math"/>
                <w:i/>
              </w:rPr>
            </m:ctrlPr>
          </m:dPr>
          <m:e>
            <m:r>
              <m:rPr>
                <m:sty m:val="p"/>
              </m:rPr>
              <w:rPr>
                <w:rFonts w:ascii="Cambria Math" w:hAnsi="Cambria Math"/>
              </w:rPr>
              <m:t>Size</m:t>
            </m:r>
          </m:e>
        </m:d>
      </m:oMath>
      <w:r>
        <w:t xml:space="preserve"> </w:t>
      </w:r>
      <w:ins w:id="68" w:author="Jacob Cram" w:date="2021-05-15T15:08:00Z">
        <w:r w:rsidR="00B87896">
          <w:tab/>
          <w:t>(</w:t>
        </w:r>
        <w:proofErr w:type="spellStart"/>
        <w:r w:rsidR="00B87896">
          <w:t>Eqn</w:t>
        </w:r>
        <w:proofErr w:type="spellEnd"/>
        <w:r w:rsidR="00B87896">
          <w:t xml:space="preserve"> 1). </w:t>
        </w:r>
      </w:ins>
    </w:p>
    <w:p w14:paraId="00000039" w14:textId="7A2CF6DA" w:rsidR="00104E87" w:rsidRDefault="004D045E">
      <w:r>
        <w:t>to solve for the Intercept (</w:t>
      </w:r>
      <m:oMath>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0</m:t>
            </m:r>
          </m:sub>
        </m:sSub>
      </m:oMath>
      <w:r>
        <w:t>) and particle size distribution slope (</w:t>
      </w:r>
      <m:oMath>
        <m:r>
          <m:rPr>
            <m:sty m:val="p"/>
          </m:rPr>
          <w:rPr>
            <w:rFonts w:ascii="Cambria Math" w:hAnsi="Cambria Math"/>
          </w:rPr>
          <m:t>PSD</m:t>
        </m:r>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1</m:t>
            </m:r>
          </m:sub>
        </m:sSub>
      </m:oMath>
      <w:r>
        <w:t xml:space="preserve">). </w:t>
      </w:r>
      <w:ins w:id="69" w:author="Jacob Cram" w:date="2021-05-15T15:09:00Z">
        <w:r w:rsidR="00B87896">
          <w:t xml:space="preserve">On the </w:t>
        </w:r>
        <w:proofErr w:type="gramStart"/>
        <w:r w:rsidR="00B87896">
          <w:t>left hand</w:t>
        </w:r>
        <w:proofErr w:type="gramEnd"/>
        <w:r w:rsidR="00B87896">
          <w:t xml:space="preserve"> side of </w:t>
        </w:r>
        <w:proofErr w:type="spellStart"/>
        <w:r w:rsidR="00B87896">
          <w:t>Eqn</w:t>
        </w:r>
        <w:proofErr w:type="spellEnd"/>
        <w:r w:rsidR="00B87896">
          <w:t xml:space="preserve"> 1. </w:t>
        </w:r>
      </w:ins>
      <w:ins w:id="70" w:author="Jacob Cram" w:date="2021-05-15T15:10:00Z">
        <w:r w:rsidR="00B87896" w:rsidRPr="00B945FB">
          <w:rPr>
            <w:i/>
            <w:iCs/>
          </w:rPr>
          <w:t>E(Total Particles)</w:t>
        </w:r>
        <w:r w:rsidR="00B87896">
          <w:t xml:space="preserve"> </w:t>
        </w:r>
      </w:ins>
      <w:del w:id="71" w:author="Jacob Cram" w:date="2021-05-15T15:10:00Z">
        <w:r w:rsidDel="00B87896">
          <w:delText>The term on the left describes</w:delText>
        </w:r>
      </w:del>
      <w:ins w:id="72" w:author="Jacob Cram" w:date="2021-05-15T15:10:00Z">
        <w:r w:rsidR="00B87896">
          <w:t>refers to</w:t>
        </w:r>
      </w:ins>
      <w:r>
        <w:t xml:space="preserve"> the expected number of particles seen in a given depth and particle size bin </w:t>
      </w:r>
      <w:del w:id="73" w:author="Jacob Cram" w:date="2021-05-15T15:10:00Z">
        <w:r w:rsidRPr="00B945FB" w:rsidDel="00B87896">
          <w:rPr>
            <w:i/>
            <w:iCs/>
          </w:rPr>
          <w:delText>E(Total Particles)</w:delText>
        </w:r>
        <w:r w:rsidDel="00B87896">
          <w:delText xml:space="preserve"> </w:delText>
        </w:r>
      </w:del>
      <w:r>
        <w:t xml:space="preserve">assuming a negative binomial distribution of residuals </w:t>
      </w:r>
      <w:r w:rsidR="008422C4">
        <w:fldChar w:fldCharType="begin"/>
      </w:r>
      <w:r w:rsidR="008422C4">
        <w:instrText xml:space="preserve"> ADDIN ZOTERO_ITEM CSL_CITATION {"citationID":"HaV3SKqL","properties":{"formattedCitation":"(Date, 2020; Ooi, 2013)","plainCitation":"(Date, 2020; Ooi, 2013)","noteIndex":0},"citationItems":[{"id":9396,"uris":["http://zotero.org/users/158097/items/ZH69AWQD"],"uri":["http://zotero.org/users/158097/items/ZH69AWQD"],"itemData":{"id":9396,"type":"webpage","abstract":"What are they? Why do we need them?","container-title":"Medium","language":"en","title":"Generalized Linear Models","URL":"https://towardsdatascience.com/generalized-linear-models-9ec4dfe3dc3f","author":[{"family":"Date","given":"Sachin"}],"accessed":{"date-parts":[["2021",5,2]]},"issued":{"date-parts":[["2020",11,21]]}}},{"id":9395,"uris":["http://zotero.org/users/158097/items/JK7GNHQF"],"uri":["http://zotero.org/users/158097/items/JK7GNHQF"],"itemData":{"id":9395,"type":"webpage","container-title":"Cross Validated","title":"Where does the offset go in Poisson/negative binomial regression?","URL":"https://stats.stackexchange.com/questions/66791/where-does-the-offset-go-in-poisson-negative-binomial-regression","author":[{"family":"Ooi","given":"Hong"}],"accessed":{"date-parts":[["2021",5,2]]},"issued":{"date-parts":[["2013",8,8]]}}}],"schema":"https://github.com/citation-style-language/schema/raw/master/csl-citation.json"} </w:instrText>
      </w:r>
      <w:r w:rsidR="008422C4">
        <w:fldChar w:fldCharType="separate"/>
      </w:r>
      <w:r w:rsidR="003B6974" w:rsidRPr="003B6974">
        <w:t>(Date, 2020; Ooi, 2013)</w:t>
      </w:r>
      <w:r w:rsidR="008422C4">
        <w:fldChar w:fldCharType="end"/>
      </w:r>
      <w:r>
        <w:t xml:space="preserve">. </w:t>
      </w:r>
      <w:r>
        <w:rPr>
          <w:i/>
        </w:rPr>
        <w:t>Volume</w:t>
      </w:r>
      <w:r>
        <w:t xml:space="preserve"> indicates the volume of water sampled by the UVP, or in the case of depth-binned data, the sum of the volumes of all UVP images in that depth interval. </w:t>
      </w:r>
      <w:proofErr w:type="spellStart"/>
      <w:r>
        <w:rPr>
          <w:i/>
        </w:rPr>
        <w:t>Binsize</w:t>
      </w:r>
      <w:proofErr w:type="spellEnd"/>
      <w:r>
        <w:t xml:space="preserve"> indicates the width of the</w:t>
      </w:r>
      <w:sdt>
        <w:sdtPr>
          <w:tag w:val="goog_rdk_12"/>
          <w:id w:val="-2094931304"/>
        </w:sdtPr>
        <w:sdtEndPr/>
        <w:sdtContent/>
      </w:sdt>
      <w:sdt>
        <w:sdtPr>
          <w:tag w:val="goog_rdk_13"/>
          <w:id w:val="1451205880"/>
        </w:sdtPr>
        <w:sdtEndPr/>
        <w:sdtContent/>
      </w:sdt>
      <w:sdt>
        <w:sdtPr>
          <w:tag w:val="goog_rdk_14"/>
          <w:id w:val="684633214"/>
        </w:sdtPr>
        <w:sdtEndPr/>
        <w:sdtContent/>
      </w:sdt>
      <w:r>
        <w:t xml:space="preserve"> particle-size bin captured by the UVP. Thus, if particles between .1 and 0.12 mm are in a</w:t>
      </w:r>
      <w:r w:rsidR="00B945FB">
        <w:t xml:space="preserve"> particle size</w:t>
      </w:r>
      <w:r>
        <w:t xml:space="preserve"> bin, the </w:t>
      </w:r>
      <w:proofErr w:type="spellStart"/>
      <w:r>
        <w:rPr>
          <w:i/>
        </w:rPr>
        <w:t>Binsize</w:t>
      </w:r>
      <w:proofErr w:type="spellEnd"/>
      <w:r>
        <w:t xml:space="preserve"> is 0.2. </w:t>
      </w:r>
      <w:commentRangeStart w:id="74"/>
      <w:r>
        <w:t xml:space="preserve">On the right hand </w:t>
      </w:r>
      <w:del w:id="75" w:author="Jacob Cram" w:date="2021-05-15T15:09:00Z">
        <w:r w:rsidDel="00B87896">
          <w:delText>size</w:delText>
        </w:r>
        <w:commentRangeEnd w:id="74"/>
        <w:r w:rsidR="001A5B17" w:rsidDel="00B87896">
          <w:rPr>
            <w:rStyle w:val="CommentReference"/>
          </w:rPr>
          <w:commentReference w:id="74"/>
        </w:r>
      </w:del>
      <w:ins w:id="76" w:author="Jacob Cram" w:date="2021-05-15T15:09:00Z">
        <w:r w:rsidR="00B87896">
          <w:t xml:space="preserve">side of </w:t>
        </w:r>
        <w:proofErr w:type="spellStart"/>
        <w:r w:rsidR="00B87896">
          <w:t>Eqn</w:t>
        </w:r>
        <w:proofErr w:type="spellEnd"/>
        <w:r w:rsidR="00B87896">
          <w:t xml:space="preserve"> 1.</w:t>
        </w:r>
      </w:ins>
      <w:r>
        <w:t xml:space="preserve">, </w:t>
      </w:r>
      <w:r>
        <w:rPr>
          <w:i/>
        </w:rPr>
        <w:t>Size</w:t>
      </w:r>
      <w:r>
        <w:t xml:space="preserve"> corresponds to the lower bound of the particle size bin. We use the lower bound of a particle size-in, rather than its midpoint, because, due to the power-law particle size distribution slopes, the average size of particles in each size-bin is closer to the size-bin’s lower bound rather than its midpoint.</w:t>
      </w:r>
    </w:p>
    <w:p w14:paraId="0000003A" w14:textId="77777777" w:rsidR="00104E87" w:rsidRDefault="004D045E">
      <w:pPr>
        <w:pStyle w:val="Heading3"/>
      </w:pPr>
      <w:bookmarkStart w:id="77" w:name="bookmark=id.26in1rg" w:colFirst="0" w:colLast="0"/>
      <w:bookmarkEnd w:id="77"/>
      <w:r>
        <w:t>Estimating particle flux</w:t>
      </w:r>
    </w:p>
    <w:p w14:paraId="0000003B" w14:textId="77777777" w:rsidR="00104E87" w:rsidRDefault="004D045E">
      <w:r>
        <w:t>We estimated particle flux throughout the water column, by fitting particle data to trap measurements. We assumed that particle flux in each size bin (j) follow</w:t>
      </w:r>
      <w:sdt>
        <w:sdtPr>
          <w:tag w:val="goog_rdk_15"/>
          <w:id w:val="1740894802"/>
        </w:sdtPr>
        <w:sdtEndPr/>
        <w:sdtContent/>
      </w:sdt>
      <w:sdt>
        <w:sdtPr>
          <w:tag w:val="goog_rdk_16"/>
          <w:id w:val="-1321733096"/>
        </w:sdtPr>
        <w:sdtEndPr/>
        <w:sdtContent/>
      </w:sdt>
      <w:sdt>
        <w:sdtPr>
          <w:tag w:val="goog_rdk_17"/>
          <w:id w:val="-1414459167"/>
        </w:sdtPr>
        <w:sdtEndPr/>
        <w:sdtContent/>
      </w:sdt>
      <w:r>
        <w:t>ed the equation</w:t>
      </w:r>
    </w:p>
    <w:p w14:paraId="0000003D" w14:textId="3754ED29" w:rsidR="00104E87" w:rsidRDefault="006A6A8E" w:rsidP="004D045E">
      <w:pPr>
        <w:tabs>
          <w:tab w:val="left" w:pos="7200"/>
        </w:tabs>
      </w:pPr>
      <m:oMath>
        <m:r>
          <m:rPr>
            <m:sty m:val="p"/>
          </m:rPr>
          <w:rPr>
            <w:rFonts w:ascii="Cambria Math" w:hAnsi="Cambria Math"/>
          </w:rPr>
          <m:t>Flux</m:t>
        </m:r>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m:t>
            </m:r>
            <m:f>
              <m:fPr>
                <m:ctrlPr>
                  <w:rPr>
                    <w:rFonts w:ascii="Cambria Math" w:hAnsi="Cambria Math"/>
                  </w:rPr>
                </m:ctrlPr>
              </m:fPr>
              <m:num>
                <m:r>
                  <w:rPr>
                    <w:rFonts w:ascii="Cambria Math" w:hAnsi="Cambria Math"/>
                  </w:rPr>
                  <m:t>Total Particle</m:t>
                </m:r>
                <m:sSub>
                  <m:sSubPr>
                    <m:ctrlPr>
                      <w:rPr>
                        <w:rFonts w:ascii="Cambria Math" w:hAnsi="Cambria Math"/>
                      </w:rPr>
                    </m:ctrlPr>
                  </m:sSubPr>
                  <m:e>
                    <m:r>
                      <w:rPr>
                        <w:rFonts w:ascii="Cambria Math" w:hAnsi="Cambria Math"/>
                      </w:rPr>
                      <m:t>s</m:t>
                    </m:r>
                  </m:e>
                  <m:sub>
                    <m:r>
                      <w:rPr>
                        <w:rFonts w:ascii="Cambria Math" w:hAnsi="Cambria Math"/>
                      </w:rPr>
                      <m:t>j</m:t>
                    </m:r>
                  </m:sub>
                </m:sSub>
              </m:num>
              <m:den>
                <m:r>
                  <w:rPr>
                    <w:rFonts w:ascii="Cambria Math" w:hAnsi="Cambria Math"/>
                  </w:rPr>
                  <m:t>Volume*Binsiz</m:t>
                </m:r>
                <m:sSub>
                  <m:sSubPr>
                    <m:ctrlPr>
                      <w:rPr>
                        <w:rFonts w:ascii="Cambria Math" w:hAnsi="Cambria Math"/>
                      </w:rPr>
                    </m:ctrlPr>
                  </m:sSubPr>
                  <m:e>
                    <m:r>
                      <w:rPr>
                        <w:rFonts w:ascii="Cambria Math" w:hAnsi="Cambria Math"/>
                      </w:rPr>
                      <m:t>e</m:t>
                    </m:r>
                  </m:e>
                  <m:sub>
                    <m:r>
                      <w:rPr>
                        <w:rFonts w:ascii="Cambria Math" w:hAnsi="Cambria Math"/>
                      </w:rPr>
                      <m:t>i</m:t>
                    </m:r>
                  </m:sub>
                </m:sSub>
              </m:den>
            </m:f>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Size</m:t>
                    </m:r>
                  </m:e>
                  <m:sub>
                    <m:r>
                      <w:rPr>
                        <w:rFonts w:ascii="Cambria Math" w:hAnsi="Cambria Math"/>
                      </w:rPr>
                      <m:t>j</m:t>
                    </m:r>
                  </m:sub>
                </m:sSub>
                <m:r>
                  <w:rPr>
                    <w:rFonts w:ascii="Cambria Math" w:hAnsi="Cambria Math"/>
                  </w:rPr>
                  <m:t>)</m:t>
                </m:r>
              </m:e>
              <m:sup>
                <m:r>
                  <w:rPr>
                    <w:rFonts w:ascii="Cambria Math" w:hAnsi="Cambria Math"/>
                  </w:rPr>
                  <m:t>A</m:t>
                </m:r>
              </m:sup>
            </m:sSup>
            <m:r>
              <w:rPr>
                <w:rFonts w:ascii="Cambria Math" w:hAnsi="Cambria Math"/>
              </w:rPr>
              <m:t>]</m:t>
            </m:r>
          </m:e>
        </m:nary>
      </m:oMath>
      <w:r w:rsidR="004D045E">
        <w:tab/>
        <w:t xml:space="preserve">(Eqn. </w:t>
      </w:r>
      <w:del w:id="78" w:author="Jacob Cram" w:date="2021-05-15T15:09:00Z">
        <w:r w:rsidR="004D045E" w:rsidDel="00B87896">
          <w:delText>1</w:delText>
        </w:r>
      </w:del>
      <w:ins w:id="79" w:author="Jacob Cram" w:date="2021-05-15T15:09:00Z">
        <w:r w:rsidR="00B87896">
          <w:t>2</w:t>
        </w:r>
      </w:ins>
      <w:r w:rsidR="004D045E">
        <w:t>)</w:t>
      </w:r>
    </w:p>
    <w:p w14:paraId="0000003E" w14:textId="25351740" w:rsidR="00104E87" w:rsidRDefault="004D045E">
      <w:r>
        <w:t>Such that flux at a given depth is the sum of all bin specific values.</w:t>
      </w:r>
    </w:p>
    <w:p w14:paraId="00000041" w14:textId="0D895ACE" w:rsidR="00104E87" w:rsidRDefault="004D045E">
      <w:r>
        <w:t xml:space="preserve">We used the </w:t>
      </w:r>
      <w:proofErr w:type="gramStart"/>
      <w:r w:rsidRPr="00B945FB">
        <w:rPr>
          <w:i/>
          <w:iCs/>
        </w:rPr>
        <w:t>optimize(</w:t>
      </w:r>
      <w:proofErr w:type="gramEnd"/>
      <w:r w:rsidRPr="00B945FB">
        <w:rPr>
          <w:i/>
          <w:iCs/>
        </w:rPr>
        <w:t>)</w:t>
      </w:r>
      <w:r>
        <w:t xml:space="preserve"> function in </w:t>
      </w:r>
      <w:r>
        <w:rPr>
          <w:i/>
        </w:rPr>
        <w:t>R</w:t>
      </w:r>
      <w:r>
        <w:t>’s stats package to find the values of</w:t>
      </w:r>
      <w:r w:rsidR="00B945FB">
        <w:t xml:space="preserve"> </w:t>
      </w:r>
      <w:r w:rsidR="00B945FB" w:rsidRPr="00B945FB">
        <w:rPr>
          <w:i/>
          <w:iCs/>
        </w:rPr>
        <w:t>C</w:t>
      </w:r>
      <w:r w:rsidR="00B945FB" w:rsidRPr="00B945FB">
        <w:rPr>
          <w:i/>
          <w:iCs/>
          <w:vertAlign w:val="subscript"/>
        </w:rPr>
        <w:t>f</w:t>
      </w:r>
      <w:r>
        <w:t xml:space="preserve">  and</w:t>
      </w:r>
      <w:r w:rsidR="00B945FB">
        <w:t xml:space="preserve"> </w:t>
      </w:r>
      <w:r w:rsidR="00B945FB" w:rsidRPr="00B945FB">
        <w:rPr>
          <w:i/>
          <w:iCs/>
        </w:rPr>
        <w:t>A</w:t>
      </w:r>
      <w:r>
        <w:t xml:space="preserve"> that yielded closest fits of the UVP estimated flux to each particle trap.</w:t>
      </w:r>
    </w:p>
    <w:p w14:paraId="00000042" w14:textId="02BE5419" w:rsidR="00104E87" w:rsidRDefault="004D045E">
      <w:r>
        <w:t xml:space="preserve">We also estimated the exponent of the particle size to biomass exponent </w:t>
      </w:r>
      <m:oMath>
        <m:r>
          <m:rPr>
            <m:sty m:val="p"/>
          </m:rPr>
          <w:rPr>
            <w:rFonts w:ascii="Cambria Math" w:hAnsi="Cambria Math"/>
          </w:rPr>
          <m:t>α</m:t>
        </m:r>
      </m:oMath>
      <w:r>
        <w:t xml:space="preserve"> and size to sinking speed exponent </w:t>
      </w:r>
      <m:oMath>
        <m:r>
          <m:rPr>
            <m:sty m:val="p"/>
          </m:rPr>
          <w:rPr>
            <w:rFonts w:ascii="Cambria Math" w:hAnsi="Cambria Math"/>
          </w:rPr>
          <m:t>γ</m:t>
        </m:r>
      </m:oMath>
      <w:r>
        <w:t xml:space="preserve"> per the equations </w:t>
      </w:r>
      <m:oMath>
        <m:r>
          <m:rPr>
            <m:sty m:val="p"/>
          </m:rPr>
          <w:rPr>
            <w:rFonts w:ascii="Cambria Math" w:hAnsi="Cambria Math"/>
          </w:rPr>
          <m:t>Biomas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∼Siz</m:t>
        </m:r>
        <m:sSubSup>
          <m:sSubSupPr>
            <m:ctrlPr>
              <w:rPr>
                <w:rFonts w:ascii="Cambria Math" w:hAnsi="Cambria Math"/>
              </w:rPr>
            </m:ctrlPr>
          </m:sSubSupPr>
          <m:e>
            <m:r>
              <w:rPr>
                <w:rFonts w:ascii="Cambria Math" w:hAnsi="Cambria Math"/>
              </w:rPr>
              <m:t>e</m:t>
            </m:r>
            <m:ctrlPr>
              <w:rPr>
                <w:rFonts w:ascii="Cambria Math" w:hAnsi="Cambria Math"/>
                <w:i/>
              </w:rPr>
            </m:ctrlPr>
          </m:e>
          <m:sub>
            <m:r>
              <w:rPr>
                <w:rFonts w:ascii="Cambria Math" w:hAnsi="Cambria Math"/>
              </w:rPr>
              <m:t>j</m:t>
            </m:r>
          </m:sub>
          <m:sup>
            <m:r>
              <m:rPr>
                <m:sty m:val="p"/>
              </m:rPr>
              <w:rPr>
                <w:rFonts w:ascii="Cambria Math" w:hAnsi="Cambria Math"/>
              </w:rPr>
              <m:t>α</m:t>
            </m:r>
          </m:sup>
        </m:sSubSup>
        <m:r>
          <m:rPr>
            <m:sty m:val="p"/>
          </m:rPr>
          <w:rPr>
            <w:rFonts w:ascii="Cambria Math" w:hAnsi="Cambria Math"/>
          </w:rPr>
          <m:t> </m:t>
        </m:r>
      </m:oMath>
      <w:r>
        <w:t xml:space="preserve"> and </w:t>
      </w:r>
      <m:oMath>
        <m:r>
          <m:rPr>
            <m:sty m:val="p"/>
          </m:rPr>
          <w:rPr>
            <w:rFonts w:ascii="Cambria Math" w:hAnsi="Cambria Math"/>
          </w:rPr>
          <m:t>Spee</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r>
              <m:rPr>
                <m:sty m:val="p"/>
              </m:rPr>
              <w:rPr>
                <w:rFonts w:ascii="Cambria Math" w:hAnsi="Cambria Math"/>
              </w:rPr>
              <m:t>iz</m:t>
            </m:r>
            <m:r>
              <w:rPr>
                <w:rFonts w:ascii="Cambria Math" w:hAnsi="Cambria Math"/>
              </w:rPr>
              <m:t>e</m:t>
            </m:r>
          </m:e>
          <m:sub>
            <m:r>
              <w:rPr>
                <w:rFonts w:ascii="Cambria Math" w:hAnsi="Cambria Math"/>
              </w:rPr>
              <m:t>j</m:t>
            </m:r>
          </m:sub>
          <m:sup>
            <m:r>
              <w:rPr>
                <w:rFonts w:ascii="Cambria Math" w:hAnsi="Cambria Math"/>
              </w:rPr>
              <m:t>γ</m:t>
            </m:r>
          </m:sup>
        </m:sSubSup>
      </m:oMath>
      <w:r>
        <w:t xml:space="preserve">. This is done by assuming a spherical drag profile, in which case </w:t>
      </w:r>
      <m:oMath>
        <m:r>
          <m:rPr>
            <m:sty m:val="p"/>
          </m:rPr>
          <w:rPr>
            <w:rFonts w:ascii="Cambria Math" w:hAnsi="Cambria Math"/>
          </w:rPr>
          <m:t>A</m:t>
        </m:r>
        <m:r>
          <w:rPr>
            <w:rFonts w:ascii="Cambria Math" w:hAnsi="Cambria Math"/>
          </w:rPr>
          <m:t>=</m:t>
        </m:r>
        <m:r>
          <m:rPr>
            <m:sty m:val="p"/>
          </m:rPr>
          <w:rPr>
            <w:rFonts w:ascii="Cambria Math" w:hAnsi="Cambria Math"/>
          </w:rPr>
          <m:t>α</m:t>
        </m:r>
        <m:r>
          <w:rPr>
            <w:rFonts w:ascii="Cambria Math" w:hAnsi="Cambria Math"/>
          </w:rPr>
          <m:t>+</m:t>
        </m:r>
        <m:r>
          <m:rPr>
            <m:sty m:val="p"/>
          </m:rPr>
          <w:rPr>
            <w:rFonts w:ascii="Cambria Math" w:hAnsi="Cambria Math"/>
          </w:rPr>
          <m:t>γ</m:t>
        </m:r>
      </m:oMath>
      <w:r>
        <w:t xml:space="preserve"> and </w:t>
      </w:r>
      <m:oMath>
        <m:r>
          <m:rPr>
            <m:sty m:val="p"/>
          </m:rPr>
          <w:rPr>
            <w:rFonts w:ascii="Cambria Math" w:hAnsi="Cambria Math"/>
          </w:rPr>
          <m:t>γ</m:t>
        </m:r>
        <m:r>
          <w:rPr>
            <w:rFonts w:ascii="Cambria Math" w:hAnsi="Cambria Math"/>
          </w:rPr>
          <m:t>=</m:t>
        </m:r>
        <m:r>
          <m:rPr>
            <m:sty m:val="p"/>
          </m:rPr>
          <w:rPr>
            <w:rFonts w:ascii="Cambria Math" w:hAnsi="Cambria Math"/>
          </w:rPr>
          <m:t>α</m:t>
        </m:r>
        <m:r>
          <w:rPr>
            <w:rFonts w:ascii="Cambria Math" w:hAnsi="Cambria Math"/>
          </w:rPr>
          <m:t>-1</m:t>
        </m:r>
      </m:oMath>
      <w:r>
        <w:t xml:space="preserve"> </w:t>
      </w:r>
      <w:r w:rsidR="008422C4">
        <w:fldChar w:fldCharType="begin"/>
      </w:r>
      <w:r w:rsidR="008422C4">
        <w:instrText xml:space="preserve"> ADDIN ZOTERO_ITEM CSL_CITATION {"citationID":"fRcfpYRI","properties":{"formattedCitation":"(Guidi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8422C4">
        <w:fldChar w:fldCharType="separate"/>
      </w:r>
      <w:r w:rsidR="003B6974" w:rsidRPr="003B6974">
        <w:t>(Guidi et al., 2008)</w:t>
      </w:r>
      <w:r w:rsidR="008422C4">
        <w:fldChar w:fldCharType="end"/>
      </w:r>
      <w:r>
        <w:t>.</w:t>
      </w:r>
    </w:p>
    <w:p w14:paraId="00000043" w14:textId="77777777" w:rsidR="00104E87" w:rsidRDefault="004D045E">
      <w:pPr>
        <w:pStyle w:val="Heading3"/>
      </w:pPr>
      <w:bookmarkStart w:id="80" w:name="bookmark=id.lnxbz9" w:colFirst="0" w:colLast="0"/>
      <w:bookmarkEnd w:id="80"/>
      <w:r>
        <w:t>Size specific information</w:t>
      </w:r>
    </w:p>
    <w:p w14:paraId="00000044" w14:textId="3FE5DB2D" w:rsidR="00104E87" w:rsidRDefault="004D045E">
      <w:r>
        <w:t>We separately analyzed total particle numbers, particle size distribution, and particle flux for particles larger than or equal to</w:t>
      </w:r>
      <w:r w:rsidR="008422C4">
        <w:t xml:space="preserve"> 500 </w:t>
      </w:r>
      <w:proofErr w:type="spellStart"/>
      <w:r w:rsidR="008422C4">
        <w:t>μm</w:t>
      </w:r>
      <w:proofErr w:type="spellEnd"/>
      <w:r>
        <w:t>, and those smaller than</w:t>
      </w:r>
      <w:r w:rsidR="008422C4">
        <w:t xml:space="preserve"> 500 </w:t>
      </w:r>
      <w:proofErr w:type="spellStart"/>
      <w:r w:rsidR="008422C4">
        <w:t>μm</w:t>
      </w:r>
      <w:proofErr w:type="spellEnd"/>
      <w:r>
        <w:t xml:space="preserve">, to determine the relative contributions of these two particle classes to particle properties. </w:t>
      </w:r>
      <w:r w:rsidR="008422C4">
        <w:t xml:space="preserve">500 </w:t>
      </w:r>
      <w:proofErr w:type="spellStart"/>
      <w:r w:rsidR="008422C4">
        <w:t>μm</w:t>
      </w:r>
      <w:proofErr w:type="spellEnd"/>
      <w:r w:rsidR="008422C4">
        <w:t xml:space="preserve"> </w:t>
      </w:r>
      <w:r>
        <w:t>was chosen as it has been previously defined as the cutoff point between microscopic “microaggregates” and macroscopic “marine snow”</w:t>
      </w:r>
      <w:r w:rsidR="008422C4">
        <w:t xml:space="preserve"> </w:t>
      </w:r>
      <w:r w:rsidR="008422C4">
        <w:fldChar w:fldCharType="begin"/>
      </w:r>
      <w:r w:rsidR="008422C4">
        <w:instrText xml:space="preserve"> ADDIN ZOTERO_ITEM CSL_CITATION {"citationID":"ygDSN4Vm","properties":{"formattedCitation":"(Simon et al., 2002)","plainCitation":"(Simon et al., 2002)","noteIndex":0},"citationItems":[{"id":465,"uris":["http://zotero.org/users/158097/items/8B6RKC3Q"],"uri":["http://zotero.org/users/158097/items/8B6RKC3Q"],"itemData":{"id":465,"type":"article-journal","abstract":"ABSTRACT: Macroscopic organic aggregates, which are &gt;500 μm and known as marine and lake snow, are important components in the turnover, decomposition and sinking flux of both organic and inorganic matter and elements in aquatic ecosystems. They are composed of various organic and inorganic materials depending largely on the given system and environmental conditions. The systems include the pelagic limnetic, the neritic and oceanic marine region, as well as shallow turbid environments, e.g. rivers, the littoral zone of lakes, estuaries and tidally affected coastal areas with intense turbulence and a high load of suspended matter. Aggregate abundance and size vary greatly among these systems. Macroaggregates are heavily colonized by bacteria and other heterotrophic microbes and greatly enriched in organic and inorganic nutrients as compared to the surrounding water. During the last 15 yr, many studies have been carried out to examine various aspects of the formation of aggregates, their microbial colonization and decomposition, nutrient recycling and their significance for the sinking flux. They have been identified as hot-spots of the microbial decomposition of organic matter. Further, microaggregates, which are &lt;5 to 500 μm in size and stained by different dyes, such as transparent exopolymer particles (TEP) and Coomassie blue-stained particles, have been discovered and shown also to be important in the formation and decomposition of macroaggregates. In this review we give an overview of the present state of the microbial ecology of macro- and microaggregates, including the mentioned points but highlighting in particular the recent findings on the bacterial colonization of aggregates using molecular tools, their microbial decomposition and mineralization, and the significance of protozoans and metazoans for the colonization and decomposition of macroaggregates. Today it is evident that not only the aggregates but also their surroundings are sites and hot-spots of microbial processes, with the plume of solutes leaking out of the aggregates and greatly extending the volume of the intense decomposition processes. This microheterogeneity has important implications for the spatial and temporal dynamics of the organic-matter field in aquatic ecosystems and for our understanding of how heterotrophic organisms are involved in the decomposition of organic matter. The significance of aggregate-associated microbial processes as key processes and also for the overall decomposition and flux of organic mattervaries greatly among the various systems, and is greatly affected by the total amount of suspended particulate matter. A conclusion from the presented studies and results is that the significance of bacteria for the formation and decomposition of aggregates appears to be much greater than previously estimated. For a better understanding of the functioning of aquatic ecosystems it is of great importance to include aggregate-associated processes in ecosystem modeling approaches.","container-title":"Aquatic Microbial Ecology","DOI":"10.3354/ame028175","issue":"2","journalAbbreviation":"Aquat Microb Ecol","page":"175-211","source":"Inter-Research Science Center","title":"Microbial ecology of organic aggregates in aquatic ecosystems","volume":"28","author":[{"family":"Simon","given":"Meinhard"},{"family":"Grossart","given":"HansPeter"},{"family":"Schweitzer","given":"Bernd"},{"family":"Ploug","given":"Helle"}],"issued":{"date-parts":[["2002",6,26]]}}}],"schema":"https://github.com/citation-style-language/schema/raw/master/csl-citation.json"} </w:instrText>
      </w:r>
      <w:r w:rsidR="008422C4">
        <w:fldChar w:fldCharType="separate"/>
      </w:r>
      <w:r w:rsidR="003B6974" w:rsidRPr="003B6974">
        <w:t>(Simon et al., 2002)</w:t>
      </w:r>
      <w:r w:rsidR="008422C4">
        <w:fldChar w:fldCharType="end"/>
      </w:r>
      <w:r w:rsidR="008422C4">
        <w:t>.</w:t>
      </w:r>
    </w:p>
    <w:p w14:paraId="00000045" w14:textId="77777777" w:rsidR="00104E87" w:rsidRDefault="004D045E">
      <w:pPr>
        <w:pStyle w:val="Heading2"/>
      </w:pPr>
      <w:bookmarkStart w:id="81" w:name="bookmark=id.35nkun2" w:colFirst="0" w:colLast="0"/>
      <w:bookmarkEnd w:id="81"/>
      <w:r>
        <w:t>Variability</w:t>
      </w:r>
    </w:p>
    <w:p w14:paraId="00000046" w14:textId="77777777" w:rsidR="00104E87" w:rsidRDefault="004D045E">
      <w:r>
        <w:t>To explore the timescales of temporal variability in the POC flux, we determined how well the flux at each depth horizon can be described by the sum of daily and hourly temporal modes. This was achieved by fitting the general additive model of form</w:t>
      </w:r>
    </w:p>
    <w:p w14:paraId="00000047" w14:textId="229CE62F" w:rsidR="00104E87" w:rsidRDefault="004D045E" w:rsidP="004D045E">
      <w:pPr>
        <w:tabs>
          <w:tab w:val="left" w:pos="7200"/>
        </w:tabs>
      </w:pPr>
      <w:r>
        <w:t xml:space="preserve"> </w:t>
      </w:r>
      <w:sdt>
        <w:sdtPr>
          <w:tag w:val="goog_rdk_18"/>
          <w:id w:val="-1237622893"/>
        </w:sdtPr>
        <w:sdtEndPr/>
        <w:sdtContent/>
      </w:sdt>
      <w:sdt>
        <w:sdtPr>
          <w:tag w:val="goog_rdk_19"/>
          <w:id w:val="-558322051"/>
        </w:sdtPr>
        <w:sdtEndPr/>
        <w:sdtContent/>
      </w:sdt>
      <m:oMath>
        <m:r>
          <m:rPr>
            <m:sty m:val="p"/>
          </m:rPr>
          <w:rPr>
            <w:rFonts w:ascii="Cambria Math" w:hAnsi="Cambria Math"/>
          </w:rPr>
          <m:t>Flu</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1</m:t>
            </m:r>
            <m:r>
              <m:rPr>
                <m:lit/>
                <m:sty m:val="p"/>
              </m:rPr>
              <w:rPr>
                <w:rFonts w:ascii="Cambria Math" w:hAnsi="Cambria Math"/>
              </w:rPr>
              <m:t>/</m:t>
            </m:r>
            <m:r>
              <m:rPr>
                <m:sty m:val="p"/>
              </m:rPr>
              <w:rPr>
                <w:rFonts w:ascii="Cambria Math" w:hAnsi="Cambria Math"/>
              </w:rPr>
              <m:t>5</m:t>
            </m:r>
          </m:sup>
        </m:sSup>
        <m:r>
          <m:rPr>
            <m:sty m:val="p"/>
          </m:rPr>
          <w:rPr>
            <w:rFonts w:ascii="Cambria Math" w:hAnsi="Cambria Math"/>
          </w:rPr>
          <m:t>∼</m:t>
        </m:r>
        <m:r>
          <w:rPr>
            <w:rFonts w:ascii="Cambria Math" w:hAnsi="Cambria Math"/>
          </w:rPr>
          <m:t>s</m:t>
        </m:r>
        <m:d>
          <m:dPr>
            <m:ctrlPr>
              <w:rPr>
                <w:rFonts w:ascii="Cambria Math" w:hAnsi="Cambria Math"/>
                <w:i/>
              </w:rPr>
            </m:ctrlPr>
          </m:dPr>
          <m:e>
            <m:r>
              <m:rPr>
                <m:sty m:val="p"/>
              </m:rPr>
              <w:rPr>
                <w:rFonts w:ascii="Cambria Math" w:hAnsi="Cambria Math"/>
              </w:rPr>
              <m:t>Depth</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Day</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Hour</m:t>
            </m:r>
          </m:e>
        </m:d>
      </m:oMath>
      <w:r>
        <w:tab/>
        <w:t xml:space="preserve">(Eqn. </w:t>
      </w:r>
      <w:del w:id="82" w:author="Jacob Cram" w:date="2021-05-15T15:09:00Z">
        <w:r w:rsidDel="00B87896">
          <w:delText>2</w:delText>
        </w:r>
      </w:del>
      <w:ins w:id="83" w:author="Jacob Cram" w:date="2021-05-15T15:09:00Z">
        <w:r w:rsidR="00B87896">
          <w:t>3</w:t>
        </w:r>
      </w:ins>
      <w:r>
        <w:t>)</w:t>
      </w:r>
    </w:p>
    <w:p w14:paraId="00000048" w14:textId="1218FEBF" w:rsidR="00104E87" w:rsidRDefault="004D045E">
      <w:r>
        <w:t xml:space="preserve">This model explored whether estimated flux levels appeared to vary by </w:t>
      </w:r>
      <w:r w:rsidR="006A6A8E">
        <w:t xml:space="preserve">decimal </w:t>
      </w:r>
      <w:r>
        <w:t xml:space="preserve">day and </w:t>
      </w:r>
      <w:r w:rsidR="006A6A8E">
        <w:t xml:space="preserve">decimal </w:t>
      </w:r>
      <w:r>
        <w:t xml:space="preserve">hour, holding the effects of depth constant, in the 250 m to 500 m region. The smooth terms </w:t>
      </w:r>
      <w:r>
        <w:rPr>
          <w:i/>
        </w:rPr>
        <w:t>s</w:t>
      </w:r>
      <w:r>
        <w:t xml:space="preserve"> for “Depth” and “Day” were thin plate splines, while the </w:t>
      </w:r>
      <w:r>
        <w:rPr>
          <w:i/>
        </w:rPr>
        <w:t>s</w:t>
      </w:r>
      <w:r>
        <w:t xml:space="preserve"> term for “Hour” was a cyclic spline of </w:t>
      </w:r>
      <w:proofErr w:type="gramStart"/>
      <w:r>
        <w:t>24 hour</w:t>
      </w:r>
      <w:proofErr w:type="gramEnd"/>
      <w:r>
        <w:t xml:space="preserve"> period.</w:t>
      </w:r>
    </w:p>
    <w:p w14:paraId="00000049" w14:textId="77777777" w:rsidR="00104E87" w:rsidRDefault="004D045E">
      <w:pPr>
        <w:pStyle w:val="Heading2"/>
      </w:pPr>
      <w:bookmarkStart w:id="84" w:name="_heading=h.tflkzqnarjy0" w:colFirst="0" w:colLast="0"/>
      <w:bookmarkEnd w:id="84"/>
      <w:r>
        <w:t>Smoothing for Comparison to Model Results</w:t>
      </w:r>
    </w:p>
    <w:p w14:paraId="0000004A" w14:textId="37B1A61F" w:rsidR="00104E87" w:rsidRDefault="004D045E">
      <w:r>
        <w:t xml:space="preserve">Normalized particle abundance data, from the </w:t>
      </w:r>
      <w:r w:rsidR="006A6A8E">
        <w:t>only UVP</w:t>
      </w:r>
      <w:r>
        <w:t xml:space="preserve"> cast that traversed the top 2</w:t>
      </w:r>
      <w:r w:rsidR="006A6A8E">
        <w:t>0</w:t>
      </w:r>
      <w:r>
        <w:t>00m of the water column, taken on January 13 at 06:13, was smoothed with respect to depth, time, and particle size using a general additive model of form</w:t>
      </w:r>
    </w:p>
    <w:p w14:paraId="787EBB2F" w14:textId="78DA49A4" w:rsidR="004D045E" w:rsidRDefault="006A6A8E" w:rsidP="004D045E">
      <w:pPr>
        <w:tabs>
          <w:tab w:val="left" w:pos="7200"/>
        </w:tabs>
      </w:pPr>
      <m:oMath>
        <m:r>
          <m:rPr>
            <m:sty m:val="p"/>
          </m:rPr>
          <w:rPr>
            <w:rFonts w:ascii="Cambria Math" w:hAnsi="Cambria Math"/>
          </w:rPr>
          <m:t>ln</m:t>
        </m:r>
        <m:d>
          <m:dPr>
            <m:ctrlPr>
              <w:rPr>
                <w:rFonts w:ascii="Cambria Math" w:hAnsi="Cambria Math"/>
                <w:i/>
              </w:rPr>
            </m:ctrlPr>
          </m:dPr>
          <m:e>
            <m:f>
              <m:fPr>
                <m:ctrlPr>
                  <w:rPr>
                    <w:rFonts w:ascii="Cambria Math" w:hAnsi="Cambria Math"/>
                  </w:rPr>
                </m:ctrlPr>
              </m:fPr>
              <m:num>
                <m:r>
                  <w:rPr>
                    <w:rFonts w:ascii="Cambria Math" w:hAnsi="Cambria Math"/>
                  </w:rPr>
                  <m:t>E</m:t>
                </m:r>
                <m:d>
                  <m:dPr>
                    <m:ctrlPr>
                      <w:rPr>
                        <w:rFonts w:ascii="Cambria Math" w:hAnsi="Cambria Math"/>
                        <w:i/>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w:rPr>
            <w:rFonts w:ascii="Cambria Math" w:hAnsi="Cambria Math"/>
          </w:rPr>
          <m:t> ~ </m:t>
        </m:r>
        <m:r>
          <m:rPr>
            <m:sty m:val="p"/>
          </m:rPr>
          <w:rPr>
            <w:rFonts w:ascii="Cambria Math" w:hAnsi="Cambria Math"/>
          </w:rPr>
          <m:t>s</m:t>
        </m:r>
        <m:d>
          <m:dPr>
            <m:ctrlPr>
              <w:rPr>
                <w:rFonts w:ascii="Cambria Math" w:hAnsi="Cambria Math"/>
                <w:i/>
              </w:rPr>
            </m:ctrlPr>
          </m:dPr>
          <m:e>
            <m:r>
              <m:rPr>
                <m:sty m:val="p"/>
              </m:rPr>
              <w:rPr>
                <w:rFonts w:ascii="Cambria Math" w:hAnsi="Cambria Math"/>
              </w:rPr>
              <m:t>Depth</m:t>
            </m:r>
            <m:r>
              <w:rPr>
                <w:rFonts w:ascii="Cambria Math" w:hAnsi="Cambria Math"/>
              </w:rPr>
              <m:t>, </m:t>
            </m:r>
            <m:r>
              <m:rPr>
                <m:sty m:val="p"/>
              </m:rPr>
              <w:rPr>
                <w:rFonts w:ascii="Cambria Math" w:hAnsi="Cambria Math"/>
              </w:rPr>
              <m:t>ln</m:t>
            </m:r>
            <m:d>
              <m:dPr>
                <m:ctrlPr>
                  <w:rPr>
                    <w:rFonts w:ascii="Cambria Math" w:hAnsi="Cambria Math"/>
                    <w:i/>
                  </w:rPr>
                </m:ctrlPr>
              </m:dPr>
              <m:e>
                <m:r>
                  <m:rPr>
                    <m:sty m:val="p"/>
                  </m:rPr>
                  <w:rPr>
                    <w:rFonts w:ascii="Cambria Math" w:hAnsi="Cambria Math"/>
                  </w:rPr>
                  <m:t>Size</m:t>
                </m:r>
              </m:e>
            </m:d>
          </m:e>
        </m:d>
      </m:oMath>
      <w:r w:rsidR="004D045E">
        <w:tab/>
        <w:t xml:space="preserve">(Eqn. </w:t>
      </w:r>
      <w:del w:id="85" w:author="Jacob Cram" w:date="2021-05-15T15:09:00Z">
        <w:r w:rsidR="004D045E" w:rsidDel="00B87896">
          <w:delText>3</w:delText>
        </w:r>
      </w:del>
      <w:ins w:id="86" w:author="Jacob Cram" w:date="2021-05-15T15:09:00Z">
        <w:r w:rsidR="00B87896">
          <w:t>4</w:t>
        </w:r>
      </w:ins>
      <w:r w:rsidR="004D045E">
        <w:t>)</w:t>
      </w:r>
    </w:p>
    <w:p w14:paraId="0000004C" w14:textId="1D623A57" w:rsidR="00104E87" w:rsidRDefault="004D045E">
      <w:r>
        <w:lastRenderedPageBreak/>
        <w:t xml:space="preserve">In this case, there is a single, </w:t>
      </w:r>
      <w:proofErr w:type="gramStart"/>
      <w:r>
        <w:t>two dimensional</w:t>
      </w:r>
      <w:proofErr w:type="gramEnd"/>
      <w:r>
        <w:t xml:space="preserve">, smooth term, rather than additive one dimensional terms as in </w:t>
      </w:r>
      <w:r w:rsidR="003D3B05">
        <w:t>Eqn.</w:t>
      </w:r>
      <w:r>
        <w:t xml:space="preserve"> </w:t>
      </w:r>
      <w:del w:id="87" w:author="Jacob Cram" w:date="2021-05-15T15:17:00Z">
        <w:r w:rsidR="003D3B05" w:rsidDel="00B87896">
          <w:delText>2</w:delText>
        </w:r>
        <w:r w:rsidDel="00B87896">
          <w:delText xml:space="preserve"> </w:delText>
        </w:r>
      </w:del>
      <w:ins w:id="88" w:author="Jacob Cram" w:date="2021-05-15T15:17:00Z">
        <w:r w:rsidR="00B87896">
          <w:t>3</w:t>
        </w:r>
        <w:r w:rsidR="00B87896">
          <w:t xml:space="preserve"> </w:t>
        </w:r>
      </w:ins>
      <w:r>
        <w:t xml:space="preserve">so that the smooth term can consider interactions between the two parameters, rather than assuming that the terms are additive. The predicted particle numbers at each particle size and depth, as well as particle size distribution spectra, and estimated particle masses of all particles smaller than 500 </w:t>
      </w:r>
      <w:proofErr w:type="spellStart"/>
      <w:r w:rsidR="003B367B">
        <w:t>μ</w:t>
      </w:r>
      <w:r>
        <w:t>m</w:t>
      </w:r>
      <w:proofErr w:type="spellEnd"/>
      <w:r>
        <w:t xml:space="preserve"> and all particles larger than or equal to 500 </w:t>
      </w:r>
      <w:proofErr w:type="spellStart"/>
      <w:r w:rsidR="003B367B">
        <w:t>μ</w:t>
      </w:r>
      <w:r>
        <w:t>m</w:t>
      </w:r>
      <w:proofErr w:type="spellEnd"/>
      <w:r>
        <w:t xml:space="preserve"> were then compared to each of Weber and Bianchi’s </w:t>
      </w:r>
      <w:r w:rsidR="00132F5F">
        <w:fldChar w:fldCharType="begin"/>
      </w:r>
      <w:r w:rsidR="00132F5F">
        <w:instrText xml:space="preserve"> ADDIN ZOTERO_ITEM CSL_CITATION {"citationID":"QZ1YR4Ws","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132F5F">
        <w:fldChar w:fldCharType="separate"/>
      </w:r>
      <w:r w:rsidR="003B6974" w:rsidRPr="003B6974">
        <w:t>(2020)</w:t>
      </w:r>
      <w:r w:rsidR="00132F5F">
        <w:fldChar w:fldCharType="end"/>
      </w:r>
      <w:r>
        <w:t xml:space="preserve"> models, corresponding to our </w:t>
      </w:r>
      <w:r w:rsidRPr="008422C4">
        <w:rPr>
          <w:b/>
          <w:bCs/>
        </w:rPr>
        <w:t>HA1-HA3</w:t>
      </w:r>
      <w:r>
        <w:t>.</w:t>
      </w:r>
    </w:p>
    <w:p w14:paraId="0000004D" w14:textId="77777777" w:rsidR="00104E87" w:rsidRDefault="004D045E">
      <w:pPr>
        <w:pStyle w:val="Heading2"/>
      </w:pPr>
      <w:bookmarkStart w:id="89" w:name="bookmark=id.1ksv4uv" w:colFirst="0" w:colLast="0"/>
      <w:bookmarkEnd w:id="89"/>
      <w:r>
        <w:t>Modeling remineralization and sinking</w:t>
      </w:r>
    </w:p>
    <w:p w14:paraId="0000004E" w14:textId="242E0B81" w:rsidR="00104E87" w:rsidRDefault="003D3B05">
      <w:r>
        <w:t>To</w:t>
      </w:r>
      <w:r w:rsidR="004D045E">
        <w:t xml:space="preserve"> quantify disaggregation, our goal was to compare the particle size-abundance spectrum at each depth to a prediction of the null hypothesis, that it is simply governed by the effects of sinking and remineralization reshaping the spectrum observed shallower in the water column. This prediction is generated using the </w:t>
      </w:r>
      <w:bookmarkStart w:id="90" w:name="_Hlk71627840"/>
      <w:r w:rsidR="004D045E">
        <w:t>particle remineralization and sinking model (PRiSM)</w:t>
      </w:r>
      <w:bookmarkEnd w:id="90"/>
      <w:r w:rsidR="004D045E">
        <w:t xml:space="preserve">, modified from DeVries et al. </w:t>
      </w:r>
      <w:r w:rsidR="00132F5F">
        <w:fldChar w:fldCharType="begin"/>
      </w:r>
      <w:r w:rsidR="003B367B">
        <w:instrText xml:space="preserve"> ADDIN ZOTERO_ITEM CSL_CITATION {"citationID":"eJWTy9tx","properties":{"formattedCitation":"(2014)","plainCitation":"(2014)","noteIndex":0},"citationItems":[{"id":494,"uris":["http://zotero.org/users/158097/items/978DSFA5"],"uri":["http://zotero.org/users/158097/items/978DSFA5"],"itemData":{"id":494,"type":"article-journal","abstract":"The sinking and decomposition of particulate organic matter are critical processes in the ocean's biological pump, but are poorly understood and crudely represented in biogeochemical models. Here we present a mechanistic model for particle fluxes in the ocean that solves the evolution of the particle size distribution with depth. The model can represent a wide range of particle flux profiles, depending on the surface particle size distribution, the relationships between particle size, mass and velocity, and the rate of particle mass loss during decomposition. Spatially variable flux profiles are embedded in a data-constrained ocean circulation model, where the most uncertain parameters governing particle dynamics are tuned to achieve an optimal fit to the global distribution of phosphate. The resolution of spatially variable particle sizes has a significant effect on modeled organic matter production rates, increasing production in oligotrophic regions and decreasing production in eutrophic regions compared to a model that assumes spatially uniform particle sizes and sinking fluxes. The mechanistic particle model can reproduce global nutrient distributions better than, and sediment trap fluxes as well as, other commonly used empirical formulas. However, these independent data constraints cannot be simultaneously matched in a closed P budget commonly assumed in ocean models. Through a systematic addition of model processes, we show that the apparent discrepancy between particle flux and nutrient data can be resolved through P burial, but only if that burial is associated with a slowly decaying component of organic matter as might be achieved through protection by ballast minerals. Moreover, the model solution that best matches both datasets requires a larger rate of P burial (and compensating inputs) than have  been previously estimated. Our results imply a marine PO4 inventory with a residence time of a few thousand years, similar to that of the relatively dynamic N cycle.","container-title":"Biogeosciences Discuss.","DOI":"10.5194/bgd-11-3653-2014","ISSN":"1810-6285","issue":"3","journalAbbreviation":"Biogeosciences Discuss.","page":"3653-3699","source":"Copernicus Online Journals","title":"A mechanistic particle flux model applied to the oceanic phosphorus cycle","volume":"11","author":[{"family":"DeVries","given":"T."},{"family":"Liang","given":"J.-H."},{"family":"Deutsch","given":"C."}],"issued":{"date-parts":[["2014",3,6]]}},"suppress-author":true}],"schema":"https://github.com/citation-style-language/schema/raw/master/csl-citation.json"} </w:instrText>
      </w:r>
      <w:r w:rsidR="00132F5F">
        <w:fldChar w:fldCharType="separate"/>
      </w:r>
      <w:r w:rsidR="003B6974" w:rsidRPr="003B6974">
        <w:t>(2014)</w:t>
      </w:r>
      <w:r w:rsidR="00132F5F">
        <w:fldChar w:fldCharType="end"/>
      </w:r>
      <w:r w:rsidR="004D045E">
        <w:t xml:space="preserve">, applied to the shallower spectrum as an initial condition. The difference between the null hypotheses prediction and observation </w:t>
      </w:r>
      <w:r>
        <w:t>indicates</w:t>
      </w:r>
      <w:r w:rsidR="004D045E">
        <w:t xml:space="preserve"> of the role of processes not accounted for in PRiSM, such as disaggregation, aggregation, and active or advective transport of particles with a different size spectrum than the ones seen at the deeper depth.</w:t>
      </w:r>
    </w:p>
    <w:p w14:paraId="36275D77" w14:textId="58E80FBF" w:rsidR="00BF6DCA" w:rsidRDefault="004D045E">
      <w:r>
        <w:t>In practice we expanded the previous numerical implementation of PRiSM to allow for particle size distribution spectra with particle-size bins that match those obtained by the UVP, and to return estimates of the number of particles in those same size bins</w:t>
      </w:r>
      <w:r w:rsidR="005C5FA3">
        <w:t xml:space="preserve"> (</w:t>
      </w:r>
      <w:r w:rsidR="00132F5F">
        <w:t>Text S1</w:t>
      </w:r>
      <w:r w:rsidR="005C5FA3">
        <w:t>)</w:t>
      </w:r>
      <w:r>
        <w:t xml:space="preserve">. The model </w:t>
      </w:r>
      <w:del w:id="91" w:author="Clara Fuchsman" w:date="2021-05-13T14:51:00Z">
        <w:r w:rsidDel="00D95952">
          <w:delText xml:space="preserve">was </w:delText>
        </w:r>
      </w:del>
      <w:r w:rsidR="00BF6DCA">
        <w:t>accepts</w:t>
      </w:r>
      <w:r>
        <w:t xml:space="preserve"> inputs </w:t>
      </w:r>
      <w:r w:rsidR="003B367B">
        <w:t>of</w:t>
      </w:r>
      <w:r>
        <w:t xml:space="preserve"> particle size distributions at each depth, and </w:t>
      </w:r>
      <w:r w:rsidR="00BF6DCA">
        <w:t xml:space="preserve">changes in particle flux between each depth and the depth-bin one depth deeper in the water column.  </w:t>
      </w:r>
      <w:r>
        <w:t xml:space="preserve">The model </w:t>
      </w:r>
      <w:r w:rsidR="00BF6DCA">
        <w:t>optimiz</w:t>
      </w:r>
      <w:del w:id="92" w:author="Clara Fuchsman" w:date="2021-05-13T14:51:00Z">
        <w:r w:rsidR="00BF6DCA" w:rsidDel="00D95952">
          <w:delText>a</w:delText>
        </w:r>
      </w:del>
      <w:r w:rsidR="00BF6DCA">
        <w:t>es a particle remineralization rate that would result in that observed flux loss. It finally returns a “predicted”</w:t>
      </w:r>
      <w:r w:rsidR="003B367B">
        <w:t xml:space="preserve"> particle size distribution spectrum</w:t>
      </w:r>
      <w:r w:rsidR="00CC1484">
        <w:t xml:space="preserve"> that has total flux equal to the flux of the observed deeper spectrum</w:t>
      </w:r>
      <w:del w:id="93" w:author="Clara Fuchsman" w:date="2021-05-13T14:52:00Z">
        <w:r w:rsidR="00CC1484" w:rsidDel="00D95952">
          <w:delText>,</w:delText>
        </w:r>
      </w:del>
      <w:r w:rsidR="00CC1484">
        <w:t xml:space="preserve"> that would be expected if the shallower spectrum only sank and remineralized. In cases where flux increases</w:t>
      </w:r>
      <w:del w:id="94" w:author="Clara Fuchsman" w:date="2021-05-13T14:52:00Z">
        <w:r w:rsidR="00CC1484" w:rsidDel="00D95952">
          <w:delText>,</w:delText>
        </w:r>
      </w:del>
      <w:r w:rsidR="00CC1484">
        <w:t xml:space="preserve"> with depth, particles are assumed to put on mass</w:t>
      </w:r>
      <w:del w:id="95" w:author="Clara Fuchsman" w:date="2021-05-13T14:52:00Z">
        <w:r w:rsidR="00CC1484" w:rsidDel="00D95952">
          <w:delText>,</w:delText>
        </w:r>
      </w:del>
      <w:r w:rsidR="00CC1484">
        <w:t xml:space="preserve"> rather than lo</w:t>
      </w:r>
      <w:del w:id="96" w:author="Clara Fuchsman" w:date="2021-05-13T14:52:00Z">
        <w:r w:rsidR="00CC1484" w:rsidDel="00D95952">
          <w:delText>o</w:delText>
        </w:r>
      </w:del>
      <w:r w:rsidR="00CC1484">
        <w:t>se mass following a negative remineralization rate. While there is no</w:t>
      </w:r>
      <w:del w:id="97" w:author="Clara Fuchsman" w:date="2021-05-13T14:52:00Z">
        <w:r w:rsidR="00CC1484" w:rsidDel="00D95952">
          <w:delText>t</w:delText>
        </w:r>
      </w:del>
      <w:r w:rsidR="00CC1484">
        <w:t xml:space="preserve"> biological basis for “negative remineralization”, flux increases in the model tend to be close to zero, and this negative remineralization allows our null model to be robust to flux increases when they occur.</w:t>
      </w:r>
    </w:p>
    <w:p w14:paraId="00000051" w14:textId="77777777" w:rsidR="00104E87" w:rsidRDefault="004D045E">
      <w:pPr>
        <w:pStyle w:val="Heading1"/>
      </w:pPr>
      <w:bookmarkStart w:id="98" w:name="bookmark=id.44sinio" w:colFirst="0" w:colLast="0"/>
      <w:bookmarkEnd w:id="98"/>
      <w:r>
        <w:t>Results</w:t>
      </w:r>
    </w:p>
    <w:p w14:paraId="00000052" w14:textId="77777777" w:rsidR="00104E87" w:rsidRDefault="004D045E">
      <w:pPr>
        <w:pStyle w:val="Heading2"/>
      </w:pPr>
      <w:bookmarkStart w:id="99" w:name="bookmark=id.2jxsxqh" w:colFirst="0" w:colLast="0"/>
      <w:bookmarkEnd w:id="99"/>
      <w:r>
        <w:t>Physical and Chemical Data</w:t>
      </w:r>
    </w:p>
    <w:p w14:paraId="7C0AEE56" w14:textId="68099A12" w:rsidR="00CF7CA5" w:rsidDel="00CF7CA5" w:rsidRDefault="004D045E" w:rsidP="00CF7CA5">
      <w:pPr>
        <w:rPr>
          <w:del w:id="100" w:author="Clara Fuchsman" w:date="2021-05-13T16:17:00Z"/>
          <w:moveTo w:id="101" w:author="Clara Fuchsman" w:date="2021-05-13T16:17:00Z"/>
        </w:rPr>
      </w:pPr>
      <w:r>
        <w:t xml:space="preserve">The </w:t>
      </w:r>
      <w:del w:id="102" w:author="Clara Fuchsman" w:date="2021-05-13T14:53:00Z">
        <w:r w:rsidDel="00D95952">
          <w:delText>anoxic zone</w:delText>
        </w:r>
      </w:del>
      <w:ins w:id="103" w:author="Clara Fuchsman" w:date="2021-05-13T14:53:00Z">
        <w:r w:rsidR="00D95952">
          <w:t>ODZ</w:t>
        </w:r>
      </w:ins>
      <w:r>
        <w:t>, characterized</w:t>
      </w:r>
      <w:r w:rsidR="002922A3">
        <w:t xml:space="preserve"> in this study</w:t>
      </w:r>
      <w:r>
        <w:t xml:space="preserve"> by oxygen levels less than 1 </w:t>
      </w:r>
      <w:proofErr w:type="spellStart"/>
      <w:r w:rsidR="00712F66">
        <w:t>μ</w:t>
      </w:r>
      <w:r>
        <w:t>M</w:t>
      </w:r>
      <w:proofErr w:type="spellEnd"/>
      <w:r>
        <w:t xml:space="preserve">, as measured by the CTD, extends from 90 m to 900 m depth, with a sharp upper oxycline and a gradual lower oxycline (Figure 1B-C). </w:t>
      </w:r>
      <w:ins w:id="104" w:author="Clara Fuchsman" w:date="2021-05-13T16:14:00Z">
        <w:r w:rsidR="004C1D61">
          <w:t>However, this station has been prev</w:t>
        </w:r>
      </w:ins>
      <w:ins w:id="105" w:author="Clara Fuchsman" w:date="2021-05-13T16:15:00Z">
        <w:r w:rsidR="004C1D61">
          <w:t>iously proven to be anoxic with a STOX sensor (</w:t>
        </w:r>
        <w:proofErr w:type="spellStart"/>
        <w:r w:rsidR="004C1D61">
          <w:t>Tiano</w:t>
        </w:r>
        <w:proofErr w:type="spellEnd"/>
        <w:r w:rsidR="004C1D61">
          <w:t xml:space="preserve"> et al 2014). </w:t>
        </w:r>
      </w:ins>
      <w:r>
        <w:t>The upper oxycline tracks a sharp pycnocline (Figure 1</w:t>
      </w:r>
      <w:r w:rsidR="002922A3">
        <w:t>B</w:t>
      </w:r>
      <w:r>
        <w:t>-1D), set by the high salinity of the 13C</w:t>
      </w:r>
      <w:r w:rsidR="00712F66">
        <w:t>W</w:t>
      </w:r>
      <w:r>
        <w:t xml:space="preserve"> water mass (Figure S2),</w:t>
      </w:r>
      <w:r w:rsidR="002922A3">
        <w:t xml:space="preserve"> and is</w:t>
      </w:r>
      <w:r>
        <w:t xml:space="preserve"> characterized by an abrupt drop in temperature below the mixed layer and an increase in salinity (Figure 1B). </w:t>
      </w:r>
      <w:moveToRangeStart w:id="106" w:author="Clara Fuchsman" w:date="2021-05-13T16:17:00Z" w:name="move71815088"/>
      <w:moveTo w:id="107" w:author="Clara Fuchsman" w:date="2021-05-13T16:17:00Z">
        <w:r w:rsidR="00CF7CA5">
          <w:t xml:space="preserve">Water mass analysis indicated that water in the top part of the ODZ is dominated by the 13CW water mass, while water between 275 and 500m is primarily from the NEPIW, with water from the AAIW dominating in the lower 500 m (Figure S2) </w:t>
        </w:r>
        <w:r w:rsidR="00CF7CA5">
          <w:fldChar w:fldCharType="begin"/>
        </w:r>
        <w:r w:rsidR="00CF7CA5">
          <w:instrText xml:space="preserve"> ADDIN ZOTERO_ITEM CSL_CITATION {"citationID":"1JSmGX4H","properties":{"formattedCitation":"(Evans et al., 2020)","plainCitation":"(Evans et al., 2020)","noteIndex":0},"citationItems":[{"id":9408,"uris":["http://zotero.org/users/158097/items/V6EYTHZW"],"uri":["http://zotero.org/users/158097/items/V6EYTHZW"],"itemData":{"id":9408,"type":"article-journal","abstract":"Oceanic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CF7CA5">
          <w:fldChar w:fldCharType="separate"/>
        </w:r>
        <w:r w:rsidR="00CF7CA5" w:rsidRPr="002922A3">
          <w:t>(Evans et al., 2020)</w:t>
        </w:r>
        <w:r w:rsidR="00CF7CA5">
          <w:fldChar w:fldCharType="end"/>
        </w:r>
        <w:r w:rsidR="00CF7CA5">
          <w:t>.</w:t>
        </w:r>
      </w:moveTo>
      <w:ins w:id="108" w:author="Clara Fuchsman" w:date="2021-05-13T16:17:00Z">
        <w:r w:rsidR="00CF7CA5">
          <w:t xml:space="preserve"> </w:t>
        </w:r>
      </w:ins>
    </w:p>
    <w:moveToRangeEnd w:id="106"/>
    <w:p w14:paraId="00000053" w14:textId="7A8BC910" w:rsidR="00104E87" w:rsidRDefault="004D045E">
      <w:r>
        <w:t xml:space="preserve">The site is characterized by two fluorescence maxima (Figure 1C). The larger, shallower fluorescence peak is positioned just above the oxycline, with fluorescence from this peak and oxygen attenuating together. The smaller, lower peak is inside of the </w:t>
      </w:r>
      <w:del w:id="109" w:author="Clara Fuchsman" w:date="2021-05-13T14:54:00Z">
        <w:r w:rsidDel="00D95952">
          <w:delText>anoxic zone</w:delText>
        </w:r>
      </w:del>
      <w:ins w:id="110" w:author="Clara Fuchsman" w:date="2021-05-13T14:54:00Z">
        <w:r w:rsidR="00D95952">
          <w:t>ODZ</w:t>
        </w:r>
      </w:ins>
      <w:r>
        <w:t>.</w:t>
      </w:r>
      <w:r w:rsidR="002922A3">
        <w:t xml:space="preserve"> For the purposes of this study, we define the photic zone as ending at the base of this deeper fluorescence layer (160m). This photic zone base corresponds with </w:t>
      </w:r>
      <w:r>
        <w:t>photosynthetically active radiation (PAR) &lt; 10</w:t>
      </w:r>
      <w:r>
        <w:rPr>
          <w:vertAlign w:val="superscript"/>
        </w:rPr>
        <w:t>-5</w:t>
      </w:r>
      <w:r>
        <w:t xml:space="preserve"> of surface PAR levels</w:t>
      </w:r>
      <w:ins w:id="111" w:author="Clara Fuchsman" w:date="2021-05-13T14:56:00Z">
        <w:r w:rsidR="00D95952">
          <w:t xml:space="preserve"> (Figure 1C)</w:t>
        </w:r>
      </w:ins>
      <w:r w:rsidR="002922A3">
        <w:t xml:space="preserve">. </w:t>
      </w:r>
      <w:r>
        <w:t>We note that this photic zone depth is deeper than conventional definitions, in which the base of the photic zone corresponds with 10</w:t>
      </w:r>
      <w:r>
        <w:rPr>
          <w:vertAlign w:val="superscript"/>
        </w:rPr>
        <w:t>-2</w:t>
      </w:r>
      <w:r>
        <w:t xml:space="preserve"> (90 m) or 10</w:t>
      </w:r>
      <w:r>
        <w:rPr>
          <w:vertAlign w:val="superscript"/>
        </w:rPr>
        <w:t>-3</w:t>
      </w:r>
      <w:r>
        <w:t xml:space="preserve"> (120 m) of surface PAR. Turbidity tracks the two chlorophyll peaks in the </w:t>
      </w:r>
      <w:r w:rsidR="003D3B05">
        <w:t>surface and</w:t>
      </w:r>
      <w:r>
        <w:t xml:space="preserve"> has a tertiary maximum at the lower oxycline (Figure 1D). </w:t>
      </w:r>
      <w:ins w:id="112" w:author="Clara Fuchsman" w:date="2021-05-13T16:15:00Z">
        <w:r w:rsidR="004C1D61">
          <w:t xml:space="preserve">The </w:t>
        </w:r>
        <w:r w:rsidR="00CF7CA5">
          <w:t xml:space="preserve">cyanobacteria at the </w:t>
        </w:r>
        <w:r w:rsidR="004C1D61">
          <w:t xml:space="preserve">secondary chlorophyll max </w:t>
        </w:r>
      </w:ins>
      <w:ins w:id="113" w:author="Clara Fuchsman" w:date="2021-05-13T16:16:00Z">
        <w:r w:rsidR="00CF7CA5">
          <w:t xml:space="preserve">are known to be photosynthesizing </w:t>
        </w:r>
      </w:ins>
      <w:ins w:id="114" w:author="Clara Fuchsman" w:date="2021-05-13T16:19:00Z">
        <w:r w:rsidR="00CF7CA5">
          <w:t xml:space="preserve">and producing organic matter </w:t>
        </w:r>
      </w:ins>
      <w:ins w:id="115" w:author="Clara Fuchsman" w:date="2021-05-13T16:16:00Z">
        <w:r w:rsidR="00CF7CA5">
          <w:t>in the ODZ (Fuchsman et al 2019; Garcia</w:t>
        </w:r>
      </w:ins>
      <w:ins w:id="116" w:author="Clara Fuchsman" w:date="2021-05-13T16:23:00Z">
        <w:r w:rsidR="00B61FFF">
          <w:t>-Robledo</w:t>
        </w:r>
      </w:ins>
      <w:ins w:id="117" w:author="Clara Fuchsman" w:date="2021-05-13T16:16:00Z">
        <w:r w:rsidR="00CF7CA5">
          <w:t xml:space="preserve"> et al 201</w:t>
        </w:r>
      </w:ins>
      <w:ins w:id="118" w:author="Clara Fuchsman" w:date="2021-05-13T16:17:00Z">
        <w:r w:rsidR="00CF7CA5">
          <w:t>7)</w:t>
        </w:r>
      </w:ins>
      <w:ins w:id="119" w:author="Clara Fuchsman" w:date="2021-05-13T16:16:00Z">
        <w:r w:rsidR="00CF7CA5">
          <w:t xml:space="preserve">. </w:t>
        </w:r>
      </w:ins>
      <w:ins w:id="120" w:author="Clara Fuchsman" w:date="2021-05-13T16:18:00Z">
        <w:r w:rsidR="00CF7CA5">
          <w:t>T</w:t>
        </w:r>
      </w:ins>
      <w:ins w:id="121" w:author="Clara Fuchsman" w:date="2021-05-13T16:20:00Z">
        <w:r w:rsidR="00CF7CA5">
          <w:t xml:space="preserve">o avoid complication due to this organic matter production, </w:t>
        </w:r>
      </w:ins>
      <w:ins w:id="122" w:author="Clara Fuchsman" w:date="2021-05-13T16:18:00Z">
        <w:r w:rsidR="00CF7CA5">
          <w:t xml:space="preserve">we focus our further analysis below </w:t>
        </w:r>
      </w:ins>
      <w:moveFromRangeStart w:id="123" w:author="Clara Fuchsman" w:date="2021-05-13T16:17:00Z" w:name="move71815088"/>
      <w:moveFrom w:id="124" w:author="Clara Fuchsman" w:date="2021-05-13T16:17:00Z">
        <w:del w:id="125" w:author="Clara Fuchsman" w:date="2021-05-13T16:20:00Z">
          <w:r w:rsidDel="00CF7CA5">
            <w:delText xml:space="preserve">Water mass analysis indicated that </w:delText>
          </w:r>
          <w:r w:rsidDel="00CF7CA5">
            <w:lastRenderedPageBreak/>
            <w:delText>water in the top part of the ODZ is dominated by the</w:delText>
          </w:r>
          <w:r w:rsidR="00E442E8" w:rsidDel="00CF7CA5">
            <w:delText xml:space="preserve"> </w:delText>
          </w:r>
          <w:r w:rsidDel="00CF7CA5">
            <w:delText xml:space="preserve">13CW water mass, while water </w:delText>
          </w:r>
          <w:r w:rsidR="002922A3" w:rsidDel="00CF7CA5">
            <w:delText>between 275 and</w:delText>
          </w:r>
          <w:r w:rsidDel="00CF7CA5">
            <w:delText xml:space="preserve"> </w:delText>
          </w:r>
          <w:r w:rsidR="002922A3" w:rsidDel="00CF7CA5">
            <w:delText>5</w:delText>
          </w:r>
          <w:r w:rsidDel="00CF7CA5">
            <w:delText xml:space="preserve">00m is primarily from the </w:delText>
          </w:r>
          <w:r w:rsidR="002922A3" w:rsidDel="00CF7CA5">
            <w:delText xml:space="preserve">NEPIW, with water from the AAIW dominating in the lower 500 m (Figure S2) </w:delText>
          </w:r>
          <w:r w:rsidR="002922A3" w:rsidDel="00CF7CA5">
            <w:fldChar w:fldCharType="begin"/>
          </w:r>
          <w:r w:rsidR="002922A3" w:rsidRPr="00CF7CA5" w:rsidDel="00CF7CA5">
            <w:delInstrText xml:space="preserve"> ADDIN ZOTERO_ITEM CSL_CITATION {"citationID":"1JSmGX4H","properties":{"formattedCitation":"(Evans et al., 2020)","plainCitation":"(Evans et al., 2020)","noteIndex":0},"citationItems":[{"id":9408,"uris":["http://zotero.org/users/158097/items/V6EYTHZW"],"uri":["http://zotero.org/users/158097/items/V6EYTHZW"],"itemData":{"id":9408,"type":"article-journal","abstract":"Oceanic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delInstrText>
          </w:r>
          <w:r w:rsidR="002922A3" w:rsidDel="00CF7CA5">
            <w:fldChar w:fldCharType="separate"/>
          </w:r>
          <w:r w:rsidR="002922A3" w:rsidRPr="00CF7CA5" w:rsidDel="00CF7CA5">
            <w:delText>(Evans et al., 2020)</w:delText>
          </w:r>
          <w:r w:rsidR="002922A3" w:rsidDel="00CF7CA5">
            <w:fldChar w:fldCharType="end"/>
          </w:r>
          <w:r w:rsidR="009942FC" w:rsidDel="00CF7CA5">
            <w:delText>.</w:delText>
          </w:r>
        </w:del>
      </w:moveFrom>
      <w:moveFromRangeEnd w:id="123"/>
      <w:ins w:id="126" w:author="Clara Fuchsman" w:date="2021-05-13T16:20:00Z">
        <w:r w:rsidR="00CF7CA5">
          <w:t>160m.</w:t>
        </w:r>
      </w:ins>
    </w:p>
    <w:p w14:paraId="2AAB62D0" w14:textId="77777777" w:rsidR="00DC428E" w:rsidRDefault="00E442E8" w:rsidP="00E442E8">
      <w:pPr>
        <w:spacing w:after="0"/>
        <w:rPr>
          <w:rStyle w:val="FigureCaptionChar"/>
          <w:b/>
          <w:bCs/>
        </w:rPr>
      </w:pPr>
      <w:r>
        <w:rPr>
          <w:noProof/>
        </w:rPr>
        <w:drawing>
          <wp:inline distT="0" distB="0" distL="114300" distR="114300" wp14:anchorId="79AF5992" wp14:editId="3A031E95">
            <wp:extent cx="5493665" cy="4394932"/>
            <wp:effectExtent l="0" t="0" r="0" b="5715"/>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493665" cy="4394932"/>
                    </a:xfrm>
                    <a:prstGeom prst="rect">
                      <a:avLst/>
                    </a:prstGeom>
                    <a:ln/>
                  </pic:spPr>
                </pic:pic>
              </a:graphicData>
            </a:graphic>
          </wp:inline>
        </w:drawing>
      </w:r>
    </w:p>
    <w:p w14:paraId="1EC4A9B5" w14:textId="0FC74F76" w:rsidR="00E442E8" w:rsidRPr="00E442E8" w:rsidRDefault="00E442E8" w:rsidP="00E442E8">
      <w:pPr>
        <w:spacing w:after="0"/>
        <w:rPr>
          <w:rFonts w:ascii="Arial" w:hAnsi="Arial" w:cs="Arial"/>
        </w:rPr>
      </w:pPr>
      <w:r w:rsidRPr="00E442E8">
        <w:rPr>
          <w:rStyle w:val="FigureCaptionChar"/>
          <w:b/>
          <w:bCs/>
        </w:rPr>
        <w:t>Figure 1.</w:t>
      </w:r>
      <w:r w:rsidRPr="00E442E8">
        <w:rPr>
          <w:rStyle w:val="FigureCaptionChar"/>
        </w:rPr>
        <w:t xml:space="preserve"> Overview of the geography, physics and chemistry of ETNP station P2 </w:t>
      </w:r>
      <w:r w:rsidR="0082101C" w:rsidRPr="0082101C">
        <w:rPr>
          <w:rStyle w:val="FigureCaptionChar"/>
          <w:b/>
          <w:bCs/>
        </w:rPr>
        <w:t>A.</w:t>
      </w:r>
      <w:r w:rsidRPr="00E442E8">
        <w:rPr>
          <w:rStyle w:val="FigureCaptionChar"/>
        </w:rPr>
        <w:t xml:space="preserve"> Map of the ETNP Oxygen Minimum Zone and the location of station P2. Colors indicate chlorophyll concentrations at the surface as determined by MODIS satellite in 2012, while the black outline signifies the region containing &lt;10 </w:t>
      </w:r>
      <w:proofErr w:type="spellStart"/>
      <w:r>
        <w:rPr>
          <w:rStyle w:val="FigureCaptionChar"/>
          <w:rFonts w:ascii="Cambria Math" w:hAnsi="Cambria Math" w:cs="Cambria Math"/>
        </w:rPr>
        <w:t>μ</w:t>
      </w:r>
      <w:r w:rsidRPr="00E442E8">
        <w:rPr>
          <w:rStyle w:val="FigureCaptionChar"/>
        </w:rPr>
        <w:t>M</w:t>
      </w:r>
      <w:proofErr w:type="spellEnd"/>
      <w:r w:rsidRPr="00E442E8">
        <w:rPr>
          <w:rStyle w:val="FigureCaptionChar"/>
        </w:rPr>
        <w:t xml:space="preserve"> oxygen at 300</w:t>
      </w:r>
      <w:r w:rsidR="002922A3">
        <w:rPr>
          <w:rStyle w:val="FigureCaptionChar"/>
        </w:rPr>
        <w:t xml:space="preserve"> </w:t>
      </w:r>
      <w:r w:rsidRPr="00E442E8">
        <w:rPr>
          <w:rStyle w:val="FigureCaptionChar"/>
        </w:rPr>
        <w:t xml:space="preserve">m. The red circle indicates the location of Station P2 (modified from Fuchsman et al 2019, credit Hilary Palevsky). </w:t>
      </w:r>
      <w:r w:rsidRPr="0082101C">
        <w:rPr>
          <w:rStyle w:val="FigureCaptionChar"/>
          <w:b/>
          <w:bCs/>
        </w:rPr>
        <w:t>B-D</w:t>
      </w:r>
      <w:r w:rsidR="0082101C" w:rsidRPr="0082101C">
        <w:rPr>
          <w:rStyle w:val="FigureCaptionChar"/>
          <w:b/>
          <w:bCs/>
        </w:rPr>
        <w:t>.</w:t>
      </w:r>
      <w:r w:rsidRPr="00E442E8">
        <w:rPr>
          <w:rStyle w:val="FigureCaptionChar"/>
        </w:rPr>
        <w:t xml:space="preserve"> Oceanographic parameters collected from a cast at 2017-01-13 12:15 CST (local time). The thin horizontal green line shows the location of the base of the photic zone (160m</w:t>
      </w:r>
      <w:r w:rsidR="00B92929">
        <w:rPr>
          <w:rStyle w:val="FigureCaptionChar"/>
        </w:rPr>
        <w:t xml:space="preserve"> B-D</w:t>
      </w:r>
      <w:r w:rsidRPr="00E442E8">
        <w:rPr>
          <w:rStyle w:val="FigureCaptionChar"/>
        </w:rPr>
        <w:t>), defined by the complete attenuation of the in-situ fluorescence, while the horizontal blue line shows the</w:t>
      </w:r>
      <w:r w:rsidR="00B92929">
        <w:rPr>
          <w:rStyle w:val="FigureCaptionChar"/>
        </w:rPr>
        <w:t xml:space="preserve"> surface (</w:t>
      </w:r>
      <w:r w:rsidR="0082101C">
        <w:rPr>
          <w:rStyle w:val="FigureCaptionChar"/>
        </w:rPr>
        <w:t>90 m, C) and</w:t>
      </w:r>
      <w:r w:rsidRPr="00E442E8">
        <w:rPr>
          <w:rStyle w:val="FigureCaptionChar"/>
        </w:rPr>
        <w:t xml:space="preserve"> base of the ODZ</w:t>
      </w:r>
      <w:r w:rsidR="00B92929">
        <w:rPr>
          <w:rStyle w:val="FigureCaptionChar"/>
        </w:rPr>
        <w:t xml:space="preserve"> (900m</w:t>
      </w:r>
      <w:r w:rsidR="0082101C">
        <w:rPr>
          <w:rStyle w:val="FigureCaptionChar"/>
        </w:rPr>
        <w:t>,</w:t>
      </w:r>
      <w:r w:rsidR="00B92929">
        <w:rPr>
          <w:rStyle w:val="FigureCaptionChar"/>
        </w:rPr>
        <w:t xml:space="preserve"> </w:t>
      </w:r>
      <w:proofErr w:type="gramStart"/>
      <w:r w:rsidR="00B92929">
        <w:rPr>
          <w:rStyle w:val="FigureCaptionChar"/>
        </w:rPr>
        <w:t>B,D</w:t>
      </w:r>
      <w:proofErr w:type="gramEnd"/>
      <w:r w:rsidR="00B92929">
        <w:rPr>
          <w:rStyle w:val="FigureCaptionChar"/>
        </w:rPr>
        <w:t>)</w:t>
      </w:r>
      <w:r w:rsidRPr="00E442E8">
        <w:rPr>
          <w:rStyle w:val="FigureCaptionChar"/>
        </w:rPr>
        <w:t xml:space="preserve">. </w:t>
      </w:r>
      <w:r w:rsidRPr="0082101C">
        <w:rPr>
          <w:rStyle w:val="FigureCaptionChar"/>
          <w:b/>
          <w:bCs/>
        </w:rPr>
        <w:t>B</w:t>
      </w:r>
      <w:r w:rsidR="0082101C" w:rsidRPr="0082101C">
        <w:rPr>
          <w:rStyle w:val="FigureCaptionChar"/>
          <w:b/>
          <w:bCs/>
        </w:rPr>
        <w:t>.</w:t>
      </w:r>
      <w:r w:rsidRPr="00E442E8">
        <w:rPr>
          <w:rStyle w:val="FigureCaptionChar"/>
        </w:rPr>
        <w:t xml:space="preserve"> highlights temperature and salinity. </w:t>
      </w:r>
      <w:r w:rsidRPr="0082101C">
        <w:rPr>
          <w:rStyle w:val="FigureCaptionChar"/>
          <w:b/>
          <w:bCs/>
        </w:rPr>
        <w:t>C</w:t>
      </w:r>
      <w:r w:rsidR="0082101C" w:rsidRPr="0082101C">
        <w:rPr>
          <w:rStyle w:val="FigureCaptionChar"/>
          <w:b/>
          <w:bCs/>
        </w:rPr>
        <w:t>.</w:t>
      </w:r>
      <w:r w:rsidRPr="00E442E8">
        <w:rPr>
          <w:rStyle w:val="FigureCaptionChar"/>
        </w:rPr>
        <w:t xml:space="preserve"> fluorescence and photosynthetically available radiation (PAR), focusing on the top 200m of the water column and photosynthetically active radiation, and </w:t>
      </w:r>
      <w:r w:rsidRPr="0082101C">
        <w:rPr>
          <w:rStyle w:val="FigureCaptionChar"/>
          <w:b/>
          <w:bCs/>
        </w:rPr>
        <w:t>D</w:t>
      </w:r>
      <w:r w:rsidR="0082101C" w:rsidRPr="0082101C">
        <w:rPr>
          <w:rStyle w:val="FigureCaptionChar"/>
          <w:b/>
          <w:bCs/>
        </w:rPr>
        <w:t>.</w:t>
      </w:r>
      <w:r w:rsidRPr="00E442E8">
        <w:rPr>
          <w:rStyle w:val="FigureCaptionChar"/>
        </w:rPr>
        <w:t xml:space="preserve"> beam attenuation and density.</w:t>
      </w:r>
    </w:p>
    <w:p w14:paraId="3FF862A1" w14:textId="77777777" w:rsidR="00E442E8" w:rsidRDefault="00E442E8"/>
    <w:p w14:paraId="00000054" w14:textId="77777777" w:rsidR="00104E87" w:rsidRDefault="004D045E">
      <w:pPr>
        <w:pStyle w:val="Heading2"/>
      </w:pPr>
      <w:bookmarkStart w:id="127" w:name="bookmark=id.z337ya" w:colFirst="0" w:colLast="0"/>
      <w:bookmarkEnd w:id="127"/>
      <w:r>
        <w:t>Acoustic data reveal diel migration patterns</w:t>
      </w:r>
    </w:p>
    <w:p w14:paraId="4206F545" w14:textId="0082F4E2" w:rsidR="00E442E8" w:rsidRDefault="004D045E">
      <w:r>
        <w:t xml:space="preserve">Acoustic data, produced by the shipboard EK60 </w:t>
      </w:r>
      <w:r w:rsidR="009942FC">
        <w:fldChar w:fldCharType="begin"/>
      </w:r>
      <w:r w:rsidR="009942FC">
        <w:instrText xml:space="preserve"> ADDIN ZOTERO_ITEM CSL_CITATION {"citationID":"DyhxUceJ","properties":{"formattedCitation":"(Andersen, 2001)","plainCitation":"(Andersen, 2001)","noteIndex":0},"citationItems":[{"id":9341,"uris":["http://zotero.org/users/158097/items/EP2C64RF"],"uri":["http://zotero.org/users/158097/items/EP2C64RF"],"itemData":{"id":9341,"type":"article-journal","container-title":"The Journal of the Acoustical Society of America","DOI":"10.1121/1.4744207","ISSN":"0001-4966","issue":"5","journalAbbreviation":"The Journal of the Acoustical Society of America","note":"publisher: Acoustical Society of America","page":"2336-2336","source":"asa-scitation-org.proxy-um.researchport.umd.edu (Atypon)","title":"The new Simrad EK60 scientific echo sounder system","volume":"109","author":[{"family":"Andersen","given":"Lars Nonboe"}],"issued":{"date-parts":[["2001",5,1]]}}}],"schema":"https://github.com/citation-style-language/schema/raw/master/csl-citation.json"} </w:instrText>
      </w:r>
      <w:r w:rsidR="009942FC">
        <w:fldChar w:fldCharType="separate"/>
      </w:r>
      <w:r w:rsidR="003B6974" w:rsidRPr="003B6974">
        <w:t>(Andersen, 2001)</w:t>
      </w:r>
      <w:r w:rsidR="009942FC">
        <w:fldChar w:fldCharType="end"/>
      </w:r>
      <w:r>
        <w:t xml:space="preserve">, suggest the presence of multiple cohorts of migratory organisms. We focus initially on backscattering measurements from the EK60’s lowest frequency 18000 Hz signal, corresponding to organisms the size of small fish, because it travels furthest into the water column and has the best resolution of the channels. Most migratory organisms appeared to leave the surface at dawn and return at dusk, spending the day between 250 and 500m (Figure 2A). There appeared to be two local maxima in backscattering intensity at mid-day, one at ~300m and </w:t>
      </w:r>
      <w:r>
        <w:lastRenderedPageBreak/>
        <w:t>one at ~375 m (Figure 2A). There also appeared to be organisms that migrated downward at dusk and upward at dawn, spending the night at ~300m (Figure 2B). There was a peak of organisms that appeared, at mid-day, on some but not all days, without any visible dawn or dusk migration, just above the base of the photic zone. (Figure 2C). Some diel migrators appeared to cross the ODZ and spend the day below the detection range of the EK60 (Figure 2D), as well as organisms that appeared between 500m and 1000m but did not appear to migrate to or from that depth at our site, but rather traveled through the EK60’s field of view (Figure 2D).</w:t>
      </w:r>
    </w:p>
    <w:p w14:paraId="00000056" w14:textId="4A92CBB2" w:rsidR="00104E87" w:rsidRDefault="004D045E">
      <w:r>
        <w:t>Similar patterns were evident in each of the other measured frequencies, with better resolution by the lower frequencies (Figure S3).</w:t>
      </w:r>
    </w:p>
    <w:p w14:paraId="378902A8" w14:textId="77777777" w:rsidR="00E442E8" w:rsidRDefault="00E442E8" w:rsidP="00E442E8">
      <w:r>
        <w:rPr>
          <w:noProof/>
        </w:rPr>
        <w:drawing>
          <wp:inline distT="0" distB="0" distL="114300" distR="114300" wp14:anchorId="5D3C6DAE" wp14:editId="22D7FAC4">
            <wp:extent cx="5024176" cy="3250642"/>
            <wp:effectExtent l="0" t="0" r="5080" b="6985"/>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030138" cy="3254499"/>
                    </a:xfrm>
                    <a:prstGeom prst="rect">
                      <a:avLst/>
                    </a:prstGeom>
                    <a:ln/>
                  </pic:spPr>
                </pic:pic>
              </a:graphicData>
            </a:graphic>
          </wp:inline>
        </w:drawing>
      </w:r>
    </w:p>
    <w:p w14:paraId="7C9D3F0E" w14:textId="74C1B154" w:rsidR="00E442E8" w:rsidRDefault="00E442E8" w:rsidP="0082101C">
      <w:pPr>
        <w:pStyle w:val="FigureCaption"/>
      </w:pPr>
      <w:r w:rsidRPr="00E442E8">
        <w:rPr>
          <w:b/>
          <w:bCs/>
        </w:rPr>
        <w:t>Figure 2.</w:t>
      </w:r>
      <w:r>
        <w:t xml:space="preserve"> Acoustic data, measured by EK60over the course of the experiment. Shown are data from the 18000 Hz frequency band, which have highest depth penetration, but which appear to co-occur with data from other frequency bands (see Figure S3). Values are in return signal intensity and have not been normalized to observed biomass. Several interesting patterns can be seen. </w:t>
      </w:r>
      <w:r>
        <w:rPr>
          <w:b/>
        </w:rPr>
        <w:t>A.</w:t>
      </w:r>
      <w:r>
        <w:t xml:space="preserve"> Two bands of organisms can be seen leaving the surface at dawn, spending the day between 250 and 500m and returning to the surface at dusk. </w:t>
      </w:r>
      <w:r>
        <w:rPr>
          <w:b/>
        </w:rPr>
        <w:t>B.</w:t>
      </w:r>
      <w:r>
        <w:t xml:space="preserve"> Another group of nocturnally migrating organisms can be seen leaving the surface at dusk, spending the night near 250m and returning at dawn. </w:t>
      </w:r>
      <w:r>
        <w:rPr>
          <w:b/>
        </w:rPr>
        <w:t>C.</w:t>
      </w:r>
      <w:r>
        <w:t xml:space="preserve"> Some organisms appear at the base of the photic zone, during some, but not all mid days, and then disappear in the evening. </w:t>
      </w:r>
      <w:r>
        <w:rPr>
          <w:b/>
        </w:rPr>
        <w:t>D.</w:t>
      </w:r>
      <w:r>
        <w:t xml:space="preserve"> A group of very deep migrating organisms appears to leave the surface with the diel migrators and pass all the way through the ODZ and out of the EK60’s field of view. It returns at dusk. </w:t>
      </w:r>
      <w:r>
        <w:rPr>
          <w:b/>
        </w:rPr>
        <w:t>E.</w:t>
      </w:r>
      <w:r>
        <w:t xml:space="preserve"> Swarms of organisms appear between 500 and 1000m disappearing later in the day. Swarms appear in the deepest layers at night and appear progressively shallower as the day progresses.</w:t>
      </w:r>
    </w:p>
    <w:p w14:paraId="00000057" w14:textId="77777777" w:rsidR="00104E87" w:rsidRDefault="004D045E">
      <w:pPr>
        <w:pStyle w:val="Heading2"/>
      </w:pPr>
      <w:bookmarkStart w:id="128" w:name="bookmark=id.3j2qqm3" w:colFirst="0" w:colLast="0"/>
      <w:bookmarkEnd w:id="128"/>
      <w:r>
        <w:t>Flux data from traps</w:t>
      </w:r>
    </w:p>
    <w:p w14:paraId="00000058" w14:textId="33B08E34" w:rsidR="00104E87" w:rsidRDefault="004D045E">
      <w:r>
        <w:t>Flux measurements at station P2 were consistent between the different particle trap types, showing a profile that broadly followed a power law with respect to depth, with the exception that flux appeared to increase in one trap at 500</w:t>
      </w:r>
      <w:r w:rsidR="008422C4">
        <w:t> </w:t>
      </w:r>
      <w:r>
        <w:t>m (Figure 3).</w:t>
      </w:r>
    </w:p>
    <w:p w14:paraId="0535063C" w14:textId="77777777" w:rsidR="00E442E8" w:rsidRDefault="00E442E8" w:rsidP="00E442E8">
      <w:r>
        <w:rPr>
          <w:noProof/>
        </w:rPr>
        <w:lastRenderedPageBreak/>
        <w:drawing>
          <wp:inline distT="0" distB="0" distL="114300" distR="114300" wp14:anchorId="617664C7" wp14:editId="1FC6E27F">
            <wp:extent cx="4582349" cy="2828611"/>
            <wp:effectExtent l="0" t="0" r="889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595233" cy="2836564"/>
                    </a:xfrm>
                    <a:prstGeom prst="rect">
                      <a:avLst/>
                    </a:prstGeom>
                    <a:ln/>
                  </pic:spPr>
                </pic:pic>
              </a:graphicData>
            </a:graphic>
          </wp:inline>
        </w:drawing>
      </w:r>
    </w:p>
    <w:p w14:paraId="5564559B" w14:textId="34DBF138" w:rsidR="00E442E8" w:rsidRDefault="00E442E8" w:rsidP="0082101C">
      <w:pPr>
        <w:pStyle w:val="FigureCaption"/>
      </w:pPr>
      <w:r w:rsidRPr="00E442E8">
        <w:rPr>
          <w:b/>
          <w:bCs/>
        </w:rPr>
        <w:t>Figure 3.</w:t>
      </w:r>
      <w:r>
        <w:t xml:space="preserve"> Sinking particle flux, measured from surface-tethered sediment traps (large symbols). Trap types are shown by the shape of the large points. Superimposed are </w:t>
      </w:r>
      <w:r w:rsidR="0082101C">
        <w:t xml:space="preserve">estimates </w:t>
      </w:r>
      <w:r>
        <w:t>of particle flux from the UVP generated by fitting the sum of particle numbers all four profiles</w:t>
      </w:r>
      <w:r w:rsidR="0082101C">
        <w:t xml:space="preserve"> </w:t>
      </w:r>
      <w:r>
        <w:t xml:space="preserve">to the trap observed flux. The black line indicates flux predictions made by fitting UVP observations to the trap data. Black circles indicate regions on the black line corresponding to the trap observation depths. </w:t>
      </w:r>
    </w:p>
    <w:p w14:paraId="00000059" w14:textId="77777777" w:rsidR="00104E87" w:rsidRDefault="004D045E">
      <w:pPr>
        <w:pStyle w:val="Heading2"/>
      </w:pPr>
      <w:bookmarkStart w:id="129" w:name="bookmark=id.1y810tw" w:colFirst="0" w:colLast="0"/>
      <w:bookmarkEnd w:id="129"/>
      <w:r>
        <w:t>Particle abundance measurements vary with size and depth</w:t>
      </w:r>
    </w:p>
    <w:p w14:paraId="0000005A" w14:textId="11161E0E" w:rsidR="00104E87" w:rsidRDefault="004D045E">
      <w:r>
        <w:t>In all profiles, particle abundances were highest at the surface, and highest among the smallest particles (Figure S4). Visual examination of the relationship between particle number and size suggested a power law relationship where the log of volume and bin-size normalized particle abundance was proportional to the log of the particles’ size (Figure S5). The exception to this pattern were particles larger than 10 mm (Figure S4</w:t>
      </w:r>
      <w:r w:rsidR="006932EA">
        <w:t>, S5</w:t>
      </w:r>
      <w:r>
        <w:t>), which are rare enough that they are usually not detected by the UVP. Generalized linear models that assume a negative-binomial distribution of the data accounted for this under-sampling of large particles to estimate power law slopes, while considering rare occurrences of the large particles at each depth (Figure S5).</w:t>
      </w:r>
    </w:p>
    <w:p w14:paraId="0000005B" w14:textId="684CFC47" w:rsidR="00104E87" w:rsidRDefault="004D045E">
      <w:r>
        <w:t xml:space="preserve">Total particle numbers were generally similar between different casts, regardless of which day or hour they were collected (Figure 4A). Particle numbers were highest in the surface and decreased </w:t>
      </w:r>
      <w:r w:rsidR="006932EA">
        <w:t>within the oxic region</w:t>
      </w:r>
      <w:r>
        <w:t xml:space="preserve">, then remained relatively constant </w:t>
      </w:r>
      <w:r w:rsidR="006932EA">
        <w:t>from</w:t>
      </w:r>
      <w:r>
        <w:t xml:space="preserve"> </w:t>
      </w:r>
      <w:r w:rsidR="006932EA">
        <w:t>160</w:t>
      </w:r>
      <w:r>
        <w:t xml:space="preserve"> m to 500 m, </w:t>
      </w:r>
      <w:r w:rsidR="006932EA">
        <w:t>and gradually decreased between 500</w:t>
      </w:r>
      <w:ins w:id="130" w:author="Jacob Cram" w:date="2021-05-15T15:37:00Z">
        <w:r w:rsidR="00C92D2E">
          <w:t xml:space="preserve"> </w:t>
        </w:r>
      </w:ins>
      <w:r w:rsidR="006932EA">
        <w:t>m and</w:t>
      </w:r>
      <w:r>
        <w:t xml:space="preserve"> the lower oxycline (Figure 4A).</w:t>
      </w:r>
    </w:p>
    <w:p w14:paraId="0000005C" w14:textId="6C772BCC" w:rsidR="00104E87" w:rsidRDefault="004D045E">
      <w:r>
        <w:t>The particle size distribution slope generally steepened (became more negative) between the surface and 500</w:t>
      </w:r>
      <w:ins w:id="131" w:author="Jacob Cram" w:date="2021-05-15T15:37:00Z">
        <w:r w:rsidR="00C92D2E">
          <w:t xml:space="preserve"> </w:t>
        </w:r>
      </w:ins>
      <w:r>
        <w:t>m, flattened (became less negative) between 500 m and 1000 m, and then steepened again below 1000</w:t>
      </w:r>
      <w:r w:rsidR="008422C4">
        <w:t> </w:t>
      </w:r>
      <w:r>
        <w:t>m (Figure 4B). Steeper, more negative, slopes indicate a higher proportion of small particles relative to large particles, while flatter, less negative, slopes indicate a higher proportion of large particles.</w:t>
      </w:r>
    </w:p>
    <w:p w14:paraId="0D898405" w14:textId="77777777" w:rsidR="00E442E8" w:rsidRDefault="00E442E8" w:rsidP="00E442E8">
      <w:r>
        <w:rPr>
          <w:noProof/>
        </w:rPr>
        <w:lastRenderedPageBreak/>
        <w:drawing>
          <wp:inline distT="0" distB="0" distL="114300" distR="114300" wp14:anchorId="14D7D320" wp14:editId="458B0FDD">
            <wp:extent cx="4602145" cy="2969288"/>
            <wp:effectExtent l="0" t="0" r="8255" b="254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t="5" b="5"/>
                    <a:stretch>
                      <a:fillRect/>
                    </a:stretch>
                  </pic:blipFill>
                  <pic:spPr>
                    <a:xfrm>
                      <a:off x="0" y="0"/>
                      <a:ext cx="4606111" cy="2971847"/>
                    </a:xfrm>
                    <a:prstGeom prst="rect">
                      <a:avLst/>
                    </a:prstGeom>
                    <a:ln/>
                  </pic:spPr>
                </pic:pic>
              </a:graphicData>
            </a:graphic>
          </wp:inline>
        </w:drawing>
      </w:r>
    </w:p>
    <w:p w14:paraId="06C6A3E0" w14:textId="5D89C017" w:rsidR="00E442E8" w:rsidRDefault="00E442E8" w:rsidP="00DC428E">
      <w:pPr>
        <w:pStyle w:val="FigureCaption"/>
      </w:pPr>
      <w:r w:rsidRPr="00E442E8">
        <w:rPr>
          <w:b/>
          <w:bCs/>
        </w:rPr>
        <w:t>Figure 4.</w:t>
      </w:r>
      <w:r>
        <w:t xml:space="preserve"> </w:t>
      </w:r>
      <w:r w:rsidRPr="00E442E8">
        <w:rPr>
          <w:b/>
          <w:bCs/>
        </w:rPr>
        <w:t>A.</w:t>
      </w:r>
      <w:r>
        <w:t xml:space="preserve"> Observed, volume normalized total particle numbers from 9 casts taken at different times of the day at ETNP station P2. </w:t>
      </w:r>
      <w:r w:rsidRPr="00E442E8">
        <w:rPr>
          <w:b/>
          <w:bCs/>
        </w:rPr>
        <w:t>B.</w:t>
      </w:r>
      <w:r>
        <w:t xml:space="preserve"> Calculated particle size distribution slopes of those particles. These data have not been </w:t>
      </w:r>
      <w:proofErr w:type="spellStart"/>
      <w:r>
        <w:t>binned</w:t>
      </w:r>
      <w:proofErr w:type="spellEnd"/>
      <w:r>
        <w:t xml:space="preserve"> by depth. Green line corresponds to the base of the photos zone, while the blue line indicates the base of the </w:t>
      </w:r>
      <w:del w:id="132" w:author="Clara Fuchsman" w:date="2021-05-13T16:05:00Z">
        <w:r w:rsidDel="004C1D61">
          <w:delText>lower oxycline</w:delText>
        </w:r>
      </w:del>
      <w:ins w:id="133" w:author="Clara Fuchsman" w:date="2021-05-13T16:05:00Z">
        <w:r w:rsidR="004C1D61">
          <w:t>ODZ</w:t>
        </w:r>
      </w:ins>
      <w:r>
        <w:t>.</w:t>
      </w:r>
    </w:p>
    <w:p w14:paraId="0000005D" w14:textId="77777777" w:rsidR="00104E87" w:rsidRDefault="004D045E">
      <w:pPr>
        <w:pStyle w:val="Heading2"/>
      </w:pPr>
      <w:bookmarkStart w:id="134" w:name="bookmark=id.4i7ojhp" w:colFirst="0" w:colLast="0"/>
      <w:bookmarkEnd w:id="134"/>
      <w:r>
        <w:t>Estimated particle flux sometimes increases with depth in the ODZ core</w:t>
      </w:r>
    </w:p>
    <w:p w14:paraId="24EA2D77" w14:textId="77777777" w:rsidR="00B87896" w:rsidRDefault="006932EA">
      <w:pPr>
        <w:rPr>
          <w:ins w:id="135" w:author="Jacob Cram" w:date="2021-05-15T15:18:00Z"/>
        </w:rPr>
      </w:pPr>
      <w:r>
        <w:t>O</w:t>
      </w:r>
      <w:r w:rsidR="004D045E">
        <w:t xml:space="preserve">ptimization found best agreement between particle flux measured by traps, and UVP estimated particle flux when per particle flux is </w:t>
      </w:r>
      <w:r>
        <w:t>fit by the equation</w:t>
      </w:r>
      <w:r w:rsidR="004D045E">
        <w:t>:</w:t>
      </w:r>
    </w:p>
    <w:p w14:paraId="30D11AC3" w14:textId="393AB0E5" w:rsidR="002D151D" w:rsidRDefault="004D045E" w:rsidP="002D151D">
      <w:pPr>
        <w:tabs>
          <w:tab w:val="left" w:pos="7200"/>
        </w:tabs>
        <w:rPr>
          <w:ins w:id="136" w:author="Jacob Cram" w:date="2021-05-15T15:18:00Z"/>
        </w:rPr>
        <w:pPrChange w:id="137" w:author="Jacob Cram" w:date="2021-05-15T15:19:00Z">
          <w:pPr/>
        </w:pPrChange>
      </w:pPr>
      <w:del w:id="138" w:author="Jacob Cram" w:date="2021-05-15T15:18:00Z">
        <w:r w:rsidDel="00B87896">
          <w:delText xml:space="preserve"> </w:delText>
        </w:r>
      </w:del>
      <w:r>
        <w:t xml:space="preserve">Flux = (133 </w:t>
      </w:r>
      <w:r w:rsidR="003D3B05">
        <w:t>μ</w:t>
      </w:r>
      <w:r>
        <w:t xml:space="preserve"> mol C / m^2/day) = </w:t>
      </w:r>
      <w:r>
        <w:rPr>
          <w:b/>
        </w:rPr>
        <w:t>133</w:t>
      </w:r>
      <w:r>
        <w:t xml:space="preserve"> * Size (mm) ^ </w:t>
      </w:r>
      <w:r>
        <w:rPr>
          <w:b/>
        </w:rPr>
        <w:t>2.00</w:t>
      </w:r>
      <w:ins w:id="139" w:author="Jacob Cram" w:date="2021-05-15T15:18:00Z">
        <w:r w:rsidR="002D151D">
          <w:rPr>
            <w:b/>
          </w:rPr>
          <w:tab/>
          <w:t>(</w:t>
        </w:r>
        <w:proofErr w:type="spellStart"/>
        <w:r w:rsidR="002D151D">
          <w:rPr>
            <w:b/>
          </w:rPr>
          <w:t>Eqn</w:t>
        </w:r>
      </w:ins>
      <w:proofErr w:type="spellEnd"/>
      <w:ins w:id="140" w:author="Jacob Cram" w:date="2021-05-15T15:19:00Z">
        <w:r w:rsidR="002D151D">
          <w:rPr>
            <w:b/>
          </w:rPr>
          <w:t xml:space="preserve"> 5)</w:t>
        </w:r>
      </w:ins>
    </w:p>
    <w:p w14:paraId="0000005E" w14:textId="22EE737C" w:rsidR="00104E87" w:rsidRDefault="004D045E">
      <w:del w:id="141" w:author="Jacob Cram" w:date="2021-05-15T15:18:00Z">
        <w:r w:rsidDel="002D151D">
          <w:delText xml:space="preserve">. </w:delText>
        </w:r>
      </w:del>
      <w:r>
        <w:t>Applying this fit to the UVP data resulted in a UVP predicted flux profile that broadly fit the expected trap observed flux profiles</w:t>
      </w:r>
      <w:r w:rsidR="006932EA">
        <w:t xml:space="preserve"> (Figure 3)</w:t>
      </w:r>
      <w:r>
        <w:t>.</w:t>
      </w:r>
    </w:p>
    <w:p w14:paraId="0000005F" w14:textId="5E76D717" w:rsidR="00104E87" w:rsidRDefault="004D045E">
      <w:r>
        <w:t xml:space="preserve">Particle flux profiles, predicted from the above particle size </w:t>
      </w:r>
      <w:r w:rsidR="006932EA">
        <w:t>abundances and fit</w:t>
      </w:r>
      <w:r>
        <w:t xml:space="preserve">, varied between casts between the </w:t>
      </w:r>
      <w:r w:rsidRPr="009942FC">
        <w:t>base of the photic zone</w:t>
      </w:r>
      <w:r>
        <w:t xml:space="preserve"> and 500 m (Figure 5A-5B). To examine the rate of change of flux and </w:t>
      </w:r>
      <w:r w:rsidR="003D3B05">
        <w:t>to</w:t>
      </w:r>
      <w:r>
        <w:t xml:space="preserve"> identify regions and time points where flux appeared to increase with depth, we examined the rate of change of flux. This rate of change was fifth root transformed </w:t>
      </w:r>
      <w:r w:rsidR="003D3B05">
        <w:t>to</w:t>
      </w:r>
      <w:r>
        <w:t xml:space="preserve"> normalize the data and to allow us to focus on the cases where flux attenuation varied about zero, since we were interested in identifying factors that related to whether flux was positive or negative. Between 250 m and 500 m</w:t>
      </w:r>
      <w:r w:rsidR="006932EA">
        <w:t>,</w:t>
      </w:r>
      <w:r>
        <w:t xml:space="preserve"> particle flux appeared to increase on some, but not all, casts, while attenuating slowly on the other casts (Figure 5C). Below 500 m, there were not enough casts to measure variability between casts.</w:t>
      </w:r>
    </w:p>
    <w:p w14:paraId="00000060" w14:textId="3F7CF015" w:rsidR="00104E87" w:rsidRDefault="004D045E">
      <w:r>
        <w:t xml:space="preserve">The general additive model that </w:t>
      </w:r>
      <w:r w:rsidR="006932EA">
        <w:t>quantified</w:t>
      </w:r>
      <w:r>
        <w:t xml:space="preserve"> the how the of change of flux between 250 m and 500 m varied with depth, study day and hour found that depth (</w:t>
      </w:r>
      <w:r w:rsidR="00777545" w:rsidRPr="00777545">
        <w:rPr>
          <w:i/>
          <w:iCs/>
        </w:rPr>
        <w:t>p</w:t>
      </w:r>
      <w:r>
        <w:t xml:space="preserve"> = 0.061) and hour of the day (</w:t>
      </w:r>
      <w:r w:rsidRPr="00777545">
        <w:rPr>
          <w:i/>
          <w:iCs/>
        </w:rPr>
        <w:t>p</w:t>
      </w:r>
      <w:r>
        <w:t xml:space="preserve"> = 0.196) did not statistically associate with the fifth root transformed rate of change of flux while day of study did (</w:t>
      </w:r>
      <w:r w:rsidRPr="00777545">
        <w:rPr>
          <w:i/>
          <w:iCs/>
        </w:rPr>
        <w:t>p</w:t>
      </w:r>
      <w:r>
        <w:t xml:space="preserve"> = 0.019) (R</w:t>
      </w:r>
      <w:r w:rsidRPr="003D3B05">
        <w:rPr>
          <w:vertAlign w:val="superscript"/>
        </w:rPr>
        <w:t>2</w:t>
      </w:r>
      <w:r>
        <w:t xml:space="preserve"> = 0.264) (Figure S6). In particular, there were generally increases in flux over this region towards the beginning and end of the sampling </w:t>
      </w:r>
      <w:r w:rsidR="003D3B05">
        <w:t>period and</w:t>
      </w:r>
      <w:r>
        <w:t xml:space="preserve"> decreases in flux nearer to day 10</w:t>
      </w:r>
      <w:r w:rsidR="006932EA">
        <w:t xml:space="preserve"> (Figure S6B)</w:t>
      </w:r>
      <w:r>
        <w:t>. A general additive model that looked only at the relationship between study day and rate of change of flux (fifth root transformed) in this region suggested that day accounted for 14% of the variance in this value, as determined by adjusted R</w:t>
      </w:r>
      <w:r w:rsidR="009942FC">
        <w:softHyphen/>
      </w:r>
      <w:r w:rsidR="009942FC">
        <w:softHyphen/>
      </w:r>
      <w:r w:rsidR="009942FC" w:rsidRPr="009942FC">
        <w:rPr>
          <w:vertAlign w:val="superscript"/>
        </w:rPr>
        <w:t>2</w:t>
      </w:r>
      <w:r>
        <w:t xml:space="preserve"> (</w:t>
      </w:r>
      <w:r w:rsidRPr="003D3B05">
        <w:rPr>
          <w:i/>
          <w:iCs/>
        </w:rPr>
        <w:t>p</w:t>
      </w:r>
      <w:r>
        <w:t xml:space="preserve"> = 0.040).  If the fifth root transformation was not applied to the rate of change of flux, there was a statistically significant relationship between depth and rate of change (</w:t>
      </w:r>
      <w:r w:rsidR="009942FC">
        <w:t>p</w:t>
      </w:r>
      <w:r>
        <w:t xml:space="preserve"> = 0.001), but not study day (</w:t>
      </w:r>
      <w:r w:rsidRPr="003D3B05">
        <w:rPr>
          <w:i/>
          <w:iCs/>
        </w:rPr>
        <w:t>p</w:t>
      </w:r>
      <w:r>
        <w:t xml:space="preserve"> = 0.062) or hour (</w:t>
      </w:r>
      <w:r w:rsidRPr="00777545">
        <w:rPr>
          <w:i/>
          <w:iCs/>
        </w:rPr>
        <w:t>p</w:t>
      </w:r>
      <w:r>
        <w:t xml:space="preserve"> = 0.719) (R</w:t>
      </w:r>
      <w:r w:rsidRPr="003D3B05">
        <w:rPr>
          <w:vertAlign w:val="superscript"/>
        </w:rPr>
        <w:t>2</w:t>
      </w:r>
      <w:r>
        <w:t xml:space="preserve"> = 0.341). This pattern indicated that, without the transformation, any temporal signal is swamped by the substantial changes in rate of change in depth, with shallower depths losing flux faster than deeper ones.</w:t>
      </w:r>
    </w:p>
    <w:p w14:paraId="731B23BB" w14:textId="77777777" w:rsidR="00E442E8" w:rsidRDefault="00E442E8" w:rsidP="00E442E8">
      <w:r>
        <w:rPr>
          <w:noProof/>
        </w:rPr>
        <w:lastRenderedPageBreak/>
        <w:drawing>
          <wp:inline distT="0" distB="0" distL="114300" distR="114300" wp14:anchorId="11AD2B62" wp14:editId="256B4EA9">
            <wp:extent cx="3120571" cy="5617029"/>
            <wp:effectExtent l="0" t="0" r="3810" b="3175"/>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l="9" r="9"/>
                    <a:stretch>
                      <a:fillRect/>
                    </a:stretch>
                  </pic:blipFill>
                  <pic:spPr>
                    <a:xfrm>
                      <a:off x="0" y="0"/>
                      <a:ext cx="3127162" cy="5628893"/>
                    </a:xfrm>
                    <a:prstGeom prst="rect">
                      <a:avLst/>
                    </a:prstGeom>
                    <a:ln/>
                  </pic:spPr>
                </pic:pic>
              </a:graphicData>
            </a:graphic>
          </wp:inline>
        </w:drawing>
      </w:r>
    </w:p>
    <w:p w14:paraId="405AB694" w14:textId="25EAC4D0" w:rsidR="00E442E8" w:rsidRDefault="00E442E8" w:rsidP="00DC428E">
      <w:pPr>
        <w:pStyle w:val="FigureCaption"/>
      </w:pPr>
      <w:r>
        <w:t xml:space="preserve">Figure 5. Within and between day variability in UVP predicted particle flux at ETNP station P2. All profiles are depth binned with higher resolution towards the surface (methods). </w:t>
      </w:r>
      <w:r>
        <w:rPr>
          <w:b/>
        </w:rPr>
        <w:t>A.</w:t>
      </w:r>
      <w:r>
        <w:t xml:space="preserve"> Flux profiles in the top 1000m of the water column. </w:t>
      </w:r>
      <w:r>
        <w:rPr>
          <w:b/>
        </w:rPr>
        <w:t>B.</w:t>
      </w:r>
      <w:r>
        <w:t xml:space="preserve"> A more detailed depiction of the area enclosed by the rectangle in </w:t>
      </w:r>
      <w:r>
        <w:rPr>
          <w:b/>
        </w:rPr>
        <w:t>A</w:t>
      </w:r>
      <w:r>
        <w:t>.</w:t>
      </w:r>
      <w:r w:rsidR="00230576">
        <w:t xml:space="preserve"> --</w:t>
      </w:r>
      <w:r>
        <w:t xml:space="preserve"> </w:t>
      </w:r>
      <w:r>
        <w:rPr>
          <w:b/>
        </w:rPr>
        <w:t>C</w:t>
      </w:r>
      <w:r w:rsidR="00230576">
        <w:rPr>
          <w:b/>
        </w:rPr>
        <w:t>.</w:t>
      </w:r>
      <w:r>
        <w:t xml:space="preserve"> The rate of change of flux, divided by the rate in change in depth. We show the fifth root of these values in order to highlight differences between values close to zero.</w:t>
      </w:r>
    </w:p>
    <w:p w14:paraId="00000061" w14:textId="77777777" w:rsidR="00104E87" w:rsidRDefault="004D045E">
      <w:pPr>
        <w:pStyle w:val="Heading2"/>
      </w:pPr>
      <w:bookmarkStart w:id="142" w:name="bookmark=id.2xcytpi" w:colFirst="0" w:colLast="0"/>
      <w:bookmarkEnd w:id="142"/>
      <w:r>
        <w:t>ETNP particle dynamics differ from those seen at an oxic site</w:t>
      </w:r>
    </w:p>
    <w:p w14:paraId="00000062" w14:textId="5C2930C1" w:rsidR="00104E87" w:rsidRDefault="004D045E">
      <w:r>
        <w:t>The oxic site, P16 Station 100, was characterized by a more gradually sloping pycnocline, and an oxygen minimum at 500 m of 19.7</w:t>
      </w:r>
      <w:r w:rsidR="009942FC">
        <w:t xml:space="preserve"> </w:t>
      </w:r>
      <w:proofErr w:type="spellStart"/>
      <w:r w:rsidR="009942FC">
        <w:t>μM</w:t>
      </w:r>
      <w:proofErr w:type="spellEnd"/>
      <w:r>
        <w:t xml:space="preserve">, which is hypoxic (Figure S1B). There was no working fluorescence sensor on that cruise, but data from World Ocean Atlas </w:t>
      </w:r>
      <w:r w:rsidR="00911970">
        <w:fldChar w:fldCharType="begin"/>
      </w:r>
      <w:r w:rsidR="00911970">
        <w:instrText xml:space="preserve"> ADDIN ZOTERO_ITEM CSL_CITATION {"citationID":"Y4D9yUdp","properties":{"formattedCitation":"(Boyer et al., 2018)","plainCitation":"(Boyer et al., 2018)","noteIndex":0},"citationItems":[{"id":9410,"uris":["http://zotero.org/users/158097/items/8B7XXQIM"],"uri":["http://zotero.org/users/158097/items/8B7XXQIM"],"itemData":{"id":9410,"type":"report","publisher":"NOAA National Centers for Environmntal Information","title":"World Ocean Atlas 2018.","author":[{"family":"Boyer","given":"T."},{"family":"Garcia","given":"H.E."},{"family":"Locarini","given":"R.A."},{"family":"Ricardo","given":"A."},{"family":"Zweng","given":"M.M."},{"family":"Mishonov","given":"A.V"},{"family":"Reagan","given":"J.R."},{"family":"Weathers","given":"K.A."},{"family":"Baranova","given":"O.K."},{"family":"Seidov","given":"D."},{"family":"Smolyar","given":"I.V."}],"accessed":{"date-parts":[["2021",1,1]]},"issued":{"date-parts":[["2018"]]}}}],"schema":"https://github.com/citation-style-language/schema/raw/master/csl-citation.json"} </w:instrText>
      </w:r>
      <w:r w:rsidR="00911970">
        <w:fldChar w:fldCharType="separate"/>
      </w:r>
      <w:r w:rsidR="00911970" w:rsidRPr="00911970">
        <w:t>(Boyer et al., 2018)</w:t>
      </w:r>
      <w:r w:rsidR="00911970">
        <w:fldChar w:fldCharType="end"/>
      </w:r>
      <w:r>
        <w:t xml:space="preserve"> suggest that the photic zone is characterized by a single fluorescence peak with a maximum at 110m and which disappeared at 200m (Figure S1C). </w:t>
      </w:r>
      <w:proofErr w:type="gramStart"/>
      <w:ins w:id="143" w:author="Clara Fuchsman" w:date="2021-05-13T16:25:00Z">
        <w:r w:rsidR="00546A5D">
          <w:t>Thus</w:t>
        </w:r>
        <w:proofErr w:type="gramEnd"/>
        <w:r w:rsidR="00546A5D">
          <w:t xml:space="preserve"> we </w:t>
        </w:r>
      </w:ins>
      <w:ins w:id="144" w:author="Clara Fuchsman" w:date="2021-05-13T16:26:00Z">
        <w:r w:rsidR="00FF6F93">
          <w:t xml:space="preserve">used data below 200m in our further calculations. </w:t>
        </w:r>
      </w:ins>
      <w:r>
        <w:t>Turbidity followed chlorophyll concentration and did not have a peak in the mesopelagic (Figure S1D), unlike the ODZ site. There was a salinity peak at 150</w:t>
      </w:r>
      <w:r w:rsidR="00911970">
        <w:t xml:space="preserve"> </w:t>
      </w:r>
      <w:r>
        <w:t>m (Figure S1B).</w:t>
      </w:r>
    </w:p>
    <w:p w14:paraId="00000063" w14:textId="77777777" w:rsidR="00104E87" w:rsidRDefault="004D045E">
      <w:r>
        <w:lastRenderedPageBreak/>
        <w:t>Particle numbers were higher, between the base of the photic zone through 1000 m at the ETNP ODZ site, than at the same-latitude, oxygenic P16 station 100 (Figure S7A). Particle size distributions were similar between the two sites above 500 m, being characterized by overlapping confidence intervals generated by a general additive model. From 500 m to 1000 m, particle size distributions were flatter at the ETNP site, being characterized by a smaller proportion of small particles, relative to large ones (Figure S7B).</w:t>
      </w:r>
    </w:p>
    <w:p w14:paraId="00000064" w14:textId="53E1AD03" w:rsidR="00104E87" w:rsidRDefault="004D045E">
      <w:r>
        <w:t xml:space="preserve">Small particles (100 </w:t>
      </w:r>
      <m:oMath>
        <m:r>
          <m:rPr>
            <m:sty m:val="p"/>
          </m:rPr>
          <w:rPr>
            <w:rFonts w:ascii="Cambria Math" w:hAnsi="Cambria Math"/>
          </w:rPr>
          <m:t>μ</m:t>
        </m:r>
      </m:oMath>
      <w:r>
        <w:t xml:space="preserve">m - 500 </w:t>
      </w:r>
      <m:oMath>
        <m:r>
          <m:rPr>
            <m:sty m:val="p"/>
          </m:rPr>
          <w:rPr>
            <w:rFonts w:ascii="Cambria Math" w:hAnsi="Cambria Math"/>
          </w:rPr>
          <m:t>μ</m:t>
        </m:r>
      </m:oMath>
      <w:r>
        <w:t>m) at the ETNP ODZ site were about two orders of magnitude more common than large particles (</w:t>
      </w:r>
      <w:ins w:id="145" w:author="Clara Fuchsman" w:date="2021-05-13T16:08:00Z">
        <w:r w:rsidR="004C1D61">
          <w:sym w:font="Symbol" w:char="F020"/>
        </w:r>
        <w:r w:rsidR="004C1D61">
          <w:sym w:font="Symbol" w:char="F0B3"/>
        </w:r>
      </w:ins>
      <w:del w:id="146" w:author="Clara Fuchsman" w:date="2021-05-13T16:08:00Z">
        <w:r w:rsidDel="004C1D61">
          <w:delText>&gt;=</w:delText>
        </w:r>
      </w:del>
      <w:r>
        <w:t xml:space="preserve"> 500 </w:t>
      </w:r>
      <m:oMath>
        <m:r>
          <m:rPr>
            <m:sty m:val="p"/>
          </m:rPr>
          <w:rPr>
            <w:rFonts w:ascii="Cambria Math" w:hAnsi="Cambria Math"/>
          </w:rPr>
          <m:t>μ</m:t>
        </m:r>
      </m:oMath>
      <w:r>
        <w:t>m) (Figure S8). Large particle numbers appeared to attenuate more quickly than small particles, and more generally follow a power law decrease, while small particles appeared to increase around 500 m. Flux was predicted to be predominantly from small, rather than large particles, at all depths except the very surface. The particle size distribution, calculated only on large particles, was more variable between depths than calculated for small particles. Data from the oxic P16 station 100 suggested more particles, steeper particle size distribution, and more flux at this station than at the ETNP station. They also suggested that differences between large and small particles, with respect to number, flux and size distribution that were broadly similar to the ones seen at ETNP Station P2.</w:t>
      </w:r>
    </w:p>
    <w:p w14:paraId="00000065" w14:textId="77777777" w:rsidR="00104E87" w:rsidRDefault="004D045E">
      <w:r>
        <w:t>In contrast to the anoxic station, at the oxic station, flux always decreased with depth (Figure S9A+B).</w:t>
      </w:r>
    </w:p>
    <w:p w14:paraId="00000066" w14:textId="77777777" w:rsidR="00104E87" w:rsidRDefault="004D045E">
      <w:pPr>
        <w:pStyle w:val="Heading2"/>
      </w:pPr>
      <w:bookmarkStart w:id="147" w:name="bookmark=id.1ci93xb" w:colFirst="0" w:colLast="0"/>
      <w:bookmarkEnd w:id="147"/>
      <w:r>
        <w:t>Smoothed and averaged data</w:t>
      </w:r>
    </w:p>
    <w:p w14:paraId="00000067" w14:textId="60BB1602" w:rsidR="00104E87" w:rsidRDefault="004D045E">
      <w:r>
        <w:t>Highly smoothed particle</w:t>
      </w:r>
      <w:r w:rsidR="00911970">
        <w:t xml:space="preserve"> abundance</w:t>
      </w:r>
      <w:r>
        <w:t xml:space="preserve"> data </w:t>
      </w:r>
      <w:sdt>
        <w:sdtPr>
          <w:tag w:val="goog_rdk_20"/>
          <w:id w:val="572239636"/>
        </w:sdtPr>
        <w:sdtEndPr/>
        <w:sdtContent/>
      </w:sdt>
      <w:sdt>
        <w:sdtPr>
          <w:tag w:val="goog_rdk_21"/>
          <w:id w:val="-412471664"/>
        </w:sdtPr>
        <w:sdtEndPr/>
        <w:sdtContent/>
      </w:sdt>
      <w:sdt>
        <w:sdtPr>
          <w:tag w:val="goog_rdk_22"/>
          <w:id w:val="-1443987053"/>
        </w:sdtPr>
        <w:sdtEndPr/>
        <w:sdtContent/>
      </w:sdt>
      <w:sdt>
        <w:sdtPr>
          <w:tag w:val="goog_rdk_23"/>
          <w:id w:val="861399278"/>
        </w:sdtPr>
        <w:sdtEndPr/>
        <w:sdtContent/>
      </w:sdt>
      <w:r>
        <w:t xml:space="preserve">suggested that particle size, averaged across all casts, followed a pattern in which the abundance of small particles increased between the oxycline and </w:t>
      </w:r>
      <w:r w:rsidR="00911970">
        <w:t>35</w:t>
      </w:r>
      <w:r>
        <w:t>0 m (Figure 6A), which corresponded with steepening of the particle size distribution (Figure 6</w:t>
      </w:r>
      <w:r w:rsidR="00911970">
        <w:t>B</w:t>
      </w:r>
      <w:r>
        <w:t>), an increase in small particle biomass (Figure 6</w:t>
      </w:r>
      <w:r w:rsidR="00911970">
        <w:t>C</w:t>
      </w:r>
      <w:r>
        <w:t>), but not of large particle biomass (Figure 6</w:t>
      </w:r>
      <w:r w:rsidR="00911970">
        <w:t>D</w:t>
      </w:r>
      <w:r>
        <w:t>). Deeper in the ODZ, the small particle number, particle size distribution slope, and biomass of small particles declined. At the oxic site, particle size distributions generally steepened with depth, while both small and large particle estimated biomass followed a power law decrease with depth (Figure S10).</w:t>
      </w:r>
    </w:p>
    <w:p w14:paraId="07AB4895" w14:textId="77777777" w:rsidR="00B05390" w:rsidRDefault="00B05390" w:rsidP="00B05390">
      <w:r>
        <w:rPr>
          <w:noProof/>
        </w:rPr>
        <w:drawing>
          <wp:inline distT="0" distB="0" distL="114300" distR="114300" wp14:anchorId="58FBBC77" wp14:editId="7339C4D4">
            <wp:extent cx="4700766" cy="3318187"/>
            <wp:effectExtent l="0" t="0" r="5080" b="0"/>
            <wp:docPr id="14" name="image18.png"/>
            <wp:cNvGraphicFramePr/>
            <a:graphic xmlns:a="http://schemas.openxmlformats.org/drawingml/2006/main">
              <a:graphicData uri="http://schemas.openxmlformats.org/drawingml/2006/picture">
                <pic:pic xmlns:pic="http://schemas.openxmlformats.org/drawingml/2006/picture">
                  <pic:nvPicPr>
                    <pic:cNvPr id="14" name="image18.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4700766" cy="3318187"/>
                    </a:xfrm>
                    <a:prstGeom prst="rect">
                      <a:avLst/>
                    </a:prstGeom>
                    <a:ln/>
                  </pic:spPr>
                </pic:pic>
              </a:graphicData>
            </a:graphic>
          </wp:inline>
        </w:drawing>
      </w:r>
    </w:p>
    <w:p w14:paraId="294FE439" w14:textId="5885F467" w:rsidR="00B05390" w:rsidRDefault="00B05390" w:rsidP="00DC428E">
      <w:pPr>
        <w:pStyle w:val="FigureCaption"/>
      </w:pPr>
      <w:r w:rsidRPr="00DC428E">
        <w:rPr>
          <w:b/>
          <w:bCs/>
        </w:rPr>
        <w:t>Figure 6.</w:t>
      </w:r>
      <w:r>
        <w:t xml:space="preserve"> </w:t>
      </w:r>
      <w:r>
        <w:rPr>
          <w:b/>
        </w:rPr>
        <w:t>A</w:t>
      </w:r>
      <w:r w:rsidR="00DC428E">
        <w:rPr>
          <w:b/>
        </w:rPr>
        <w:t>.</w:t>
      </w:r>
      <w:r>
        <w:t xml:space="preserve"> GAM smoothed bin-size and volume particle numbers at each particle size class, from the one cast that traversed the top 2000m of the water column, collected on January 13 beginning at 06:13. </w:t>
      </w:r>
      <w:r>
        <w:rPr>
          <w:b/>
        </w:rPr>
        <w:t>B</w:t>
      </w:r>
      <w:r w:rsidR="00DC428E">
        <w:rPr>
          <w:b/>
        </w:rPr>
        <w:t>.</w:t>
      </w:r>
      <w:r>
        <w:t xml:space="preserve"> Particle size distributions. </w:t>
      </w:r>
      <w:r w:rsidR="00DC428E" w:rsidRPr="00DC428E">
        <w:rPr>
          <w:b/>
          <w:bCs/>
        </w:rPr>
        <w:t>C-D</w:t>
      </w:r>
      <w:r w:rsidR="00DC428E">
        <w:t>.</w:t>
      </w:r>
      <w:r>
        <w:t xml:space="preserve"> </w:t>
      </w:r>
      <w:r w:rsidR="00DC428E">
        <w:t>E</w:t>
      </w:r>
      <w:r>
        <w:t xml:space="preserve">stimated biomass of </w:t>
      </w:r>
      <w:r>
        <w:rPr>
          <w:b/>
        </w:rPr>
        <w:t>(C)</w:t>
      </w:r>
      <w:r>
        <w:t xml:space="preserve"> </w:t>
      </w:r>
      <w:r w:rsidR="00DC428E">
        <w:t>s</w:t>
      </w:r>
      <w:r>
        <w:t xml:space="preserve">mall and </w:t>
      </w:r>
      <w:r>
        <w:rPr>
          <w:b/>
        </w:rPr>
        <w:t>(D)</w:t>
      </w:r>
      <w:r>
        <w:t xml:space="preserve"> </w:t>
      </w:r>
      <w:r w:rsidR="00DC428E">
        <w:t>l</w:t>
      </w:r>
      <w:r>
        <w:t>arge particles</w:t>
      </w:r>
      <w:r w:rsidR="00870FBD">
        <w:t>, normalized to biomass at the base of the photic zone.</w:t>
      </w:r>
    </w:p>
    <w:p w14:paraId="00000068" w14:textId="77777777" w:rsidR="00104E87" w:rsidRDefault="004D045E">
      <w:pPr>
        <w:pStyle w:val="Heading2"/>
      </w:pPr>
      <w:bookmarkStart w:id="148" w:name="bookmark=id.3whwml4" w:colFirst="0" w:colLast="0"/>
      <w:bookmarkEnd w:id="148"/>
      <w:r>
        <w:lastRenderedPageBreak/>
        <w:t>Particle number dynamics differ from model expectations</w:t>
      </w:r>
    </w:p>
    <w:p w14:paraId="00000069" w14:textId="743586A0" w:rsidR="00104E87" w:rsidRDefault="004D045E">
      <w:r>
        <w:t>The modified particle remineralization and sinking model predicted particle size distributions at each depth from the particle size distribution one depth-bin shallower and the calculated flux attenuation between the two depths. We found that the observed particle size distributions usually deviated from model expectations (Figure S11). In the model, remineralization rates are optimized, to ensure that the total predicted flux at each depth matches the observed total flux. However, the predicted size spectrum will diverge from the observed spectrum if the assumptions of the model (</w:t>
      </w:r>
      <w:r w:rsidR="00777545">
        <w:t>i.e.,</w:t>
      </w:r>
      <w:r>
        <w:t xml:space="preserve"> sinking and remineralization are the only particle transformations) are violated. The difference between the observed and predicted flux of </w:t>
      </w:r>
      <w:r>
        <w:rPr>
          <w:i/>
        </w:rPr>
        <w:t>small particles</w:t>
      </w:r>
      <w:r>
        <w:t xml:space="preserve"> (</w:t>
      </w:r>
      <m:oMath>
        <m:r>
          <w:rPr>
            <w:rFonts w:ascii="Cambria Math" w:hAnsi="Cambria Math"/>
          </w:rPr>
          <m:t>100-500</m:t>
        </m:r>
        <m:r>
          <m:rPr>
            <m:sty m:val="p"/>
          </m:rPr>
          <w:rPr>
            <w:rFonts w:ascii="Cambria Math" w:hAnsi="Cambria Math"/>
          </w:rPr>
          <m:t>μ</m:t>
        </m:r>
        <m:r>
          <w:rPr>
            <w:rFonts w:ascii="Cambria Math" w:hAnsi="Cambria Math"/>
          </w:rPr>
          <m:t>m</m:t>
        </m:r>
      </m:oMath>
      <w:r>
        <w:t xml:space="preserve">), normalized to depth, therefore serves as a metric of observed deviations from the size distribution expected from sinking and remineralization </w:t>
      </w:r>
      <w:r w:rsidR="00777545">
        <w:t>alone.</w:t>
      </w:r>
      <w:r>
        <w:t xml:space="preserve"> We call this value </w:t>
      </w:r>
      <w:r>
        <w:rPr>
          <w:i/>
        </w:rPr>
        <w:t>Deviation from Model</w:t>
      </w:r>
      <w:r>
        <w:t xml:space="preserve"> (DFM).</w:t>
      </w:r>
    </w:p>
    <w:p w14:paraId="0000006B" w14:textId="4DC501B8" w:rsidR="00104E87" w:rsidRDefault="006A6A8E" w:rsidP="005A319B">
      <m:oMath>
        <m:r>
          <m:rPr>
            <m:sty m:val="p"/>
          </m:rPr>
          <w:rPr>
            <w:rFonts w:ascii="Cambria Math" w:hAnsi="Cambria Math"/>
          </w:rPr>
          <m:t>DFM</m:t>
        </m:r>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Small</m:t>
                </m:r>
                <m:r>
                  <m:rPr>
                    <m:sty m:val="p"/>
                  </m:rPr>
                  <w:rPr>
                    <w:rFonts w:ascii="Cambria Math" w:hAnsi="Cambria Math"/>
                  </w:rPr>
                  <m:t> </m:t>
                </m:r>
                <m:r>
                  <w:rPr>
                    <w:rFonts w:ascii="Cambria Math" w:hAnsi="Cambria Math"/>
                  </w:rPr>
                  <m:t>Flux</m:t>
                </m:r>
                <m:r>
                  <m:rPr>
                    <m:sty m:val="p"/>
                  </m:rPr>
                  <w:rPr>
                    <w:rFonts w:ascii="Cambria Math" w:hAnsi="Cambria Math"/>
                  </w:rPr>
                  <m:t> </m:t>
                </m:r>
                <m:r>
                  <w:rPr>
                    <w:rFonts w:ascii="Cambria Math" w:hAnsi="Cambria Math"/>
                  </w:rPr>
                  <m:t>Observed-Small</m:t>
                </m:r>
                <m:r>
                  <m:rPr>
                    <m:sty m:val="p"/>
                  </m:rPr>
                  <w:rPr>
                    <w:rFonts w:ascii="Cambria Math" w:hAnsi="Cambria Math"/>
                  </w:rPr>
                  <m:t> </m:t>
                </m:r>
                <m:r>
                  <w:rPr>
                    <w:rFonts w:ascii="Cambria Math" w:hAnsi="Cambria Math"/>
                  </w:rPr>
                  <m:t>Flux</m:t>
                </m:r>
                <m:r>
                  <m:rPr>
                    <m:sty m:val="p"/>
                  </m:rPr>
                  <w:rPr>
                    <w:rFonts w:ascii="Cambria Math" w:hAnsi="Cambria Math"/>
                  </w:rPr>
                  <m:t> </m:t>
                </m:r>
                <m:r>
                  <w:rPr>
                    <w:rFonts w:ascii="Cambria Math" w:hAnsi="Cambria Math"/>
                  </w:rPr>
                  <m:t>Modeled</m:t>
                </m:r>
              </m:e>
            </m:d>
          </m:num>
          <m:den>
            <m:r>
              <m:rPr>
                <m:nor/>
              </m:rPr>
              <w:rPr>
                <w:rFonts w:ascii="Cambria Math" w:hAnsi="Cambria Math"/>
              </w:rPr>
              <m:t>ΔZ</m:t>
            </m:r>
          </m:den>
        </m:f>
      </m:oMath>
      <w:r w:rsidR="005A319B">
        <w:tab/>
      </w:r>
      <w:r w:rsidR="005A319B">
        <w:tab/>
      </w:r>
      <w:r w:rsidR="005A319B">
        <w:tab/>
      </w:r>
      <w:r w:rsidR="005A319B">
        <w:tab/>
      </w:r>
      <w:r w:rsidR="005A319B">
        <w:tab/>
        <w:t>(</w:t>
      </w:r>
      <w:r w:rsidR="004D045E">
        <w:t xml:space="preserve">Eqn. </w:t>
      </w:r>
      <w:del w:id="149" w:author="Jacob Cram" w:date="2021-05-15T15:15:00Z">
        <w:r w:rsidR="00B87896" w:rsidDel="00B87896">
          <w:delText>4</w:delText>
        </w:r>
      </w:del>
      <w:ins w:id="150" w:author="Jacob Cram" w:date="2021-05-15T15:19:00Z">
        <w:r w:rsidR="002D151D">
          <w:t>6</w:t>
        </w:r>
      </w:ins>
      <w:r w:rsidR="005A319B">
        <w:t>)</w:t>
      </w:r>
    </w:p>
    <w:p w14:paraId="0000006C" w14:textId="09ED8C53" w:rsidR="00104E87" w:rsidRDefault="004D045E">
      <w:r>
        <w:t xml:space="preserve">In the above equation </w:t>
      </w:r>
      <m:oMath>
        <m:r>
          <m:rPr>
            <m:nor/>
          </m:rPr>
          <w:rPr>
            <w:rFonts w:ascii="Cambria Math" w:hAnsi="Cambria Math"/>
          </w:rPr>
          <m:t>ΔZ</m:t>
        </m:r>
      </m:oMath>
      <w:r>
        <w:t xml:space="preserve"> is the distance, in meters, between the current depth bin and the previous depth bin, whose particle size distribution is fed into the predictive model.</w:t>
      </w:r>
    </w:p>
    <w:p w14:paraId="0000006D" w14:textId="3F7BD196" w:rsidR="00104E87" w:rsidRDefault="004D045E">
      <w:r>
        <w:t>DFM was positive between the photic zone</w:t>
      </w:r>
      <w:ins w:id="151" w:author="Clara Fuchsman" w:date="2021-05-13T16:30:00Z">
        <w:r w:rsidR="00913083">
          <w:t xml:space="preserve"> (1</w:t>
        </w:r>
      </w:ins>
      <w:ins w:id="152" w:author="Clara Fuchsman" w:date="2021-05-13T16:31:00Z">
        <w:r w:rsidR="00913083">
          <w:t>60m)</w:t>
        </w:r>
      </w:ins>
      <w:r>
        <w:t xml:space="preserve"> and 500 m, meaning that less small flux attenuated than would be expected from the </w:t>
      </w:r>
      <w:r>
        <w:rPr>
          <w:i/>
        </w:rPr>
        <w:t>PRiSM</w:t>
      </w:r>
      <w:r>
        <w:t xml:space="preserve"> model in this region (Figure 7). There was some variability in the DFM parameter between casts. </w:t>
      </w:r>
      <w:sdt>
        <w:sdtPr>
          <w:tag w:val="goog_rdk_24"/>
          <w:id w:val="-1003588536"/>
        </w:sdtPr>
        <w:sdtEndPr/>
        <w:sdtContent/>
      </w:sdt>
      <w:sdt>
        <w:sdtPr>
          <w:tag w:val="goog_rdk_25"/>
          <w:id w:val="1380435642"/>
        </w:sdtPr>
        <w:sdtEndPr/>
        <w:sdtContent/>
      </w:sdt>
      <w:sdt>
        <w:sdtPr>
          <w:tag w:val="goog_rdk_26"/>
          <w:id w:val="999704148"/>
        </w:sdtPr>
        <w:sdtEndPr/>
        <w:sdtContent/>
      </w:sdt>
      <w:r>
        <w:t>A general additive model (GAM) that showed that the variability in DFM was statistically significantly related to depth (</w:t>
      </w:r>
      <w:r w:rsidRPr="00777545">
        <w:rPr>
          <w:i/>
          <w:iCs/>
        </w:rPr>
        <w:t>p</w:t>
      </w:r>
      <w:r>
        <w:t xml:space="preserve"> &lt; 10^-5), day of the study (p = 0.002), but not to hour of the day (</w:t>
      </w:r>
      <w:r w:rsidRPr="00777545">
        <w:rPr>
          <w:i/>
          <w:iCs/>
        </w:rPr>
        <w:t>p</w:t>
      </w:r>
      <w:r>
        <w:t xml:space="preserve"> = 0.051), with these factors together explaining 41.6% of the variance, as measured by </w:t>
      </w:r>
      <w:r w:rsidRPr="009942FC">
        <w:t>R</w:t>
      </w:r>
      <w:r w:rsidR="009942FC">
        <w:rPr>
          <w:vertAlign w:val="superscript"/>
        </w:rPr>
        <w:t>2</w:t>
      </w:r>
      <w:r>
        <w:t xml:space="preserve">.  DFM was highest shallower in the water column (Figure S12A), highest near day 10 and lower at the beginning and end of the study (Figure S12B). A GAM that only explored the effect of depth accounted for 27% of the variance. Comparing a </w:t>
      </w:r>
      <w:r w:rsidR="00777545">
        <w:t>GAM</w:t>
      </w:r>
      <w:r>
        <w:t xml:space="preserve"> that accounted for study day and depth to one that only accounted for depth effects showed an increase in R</w:t>
      </w:r>
      <w:r w:rsidRPr="00777545">
        <w:rPr>
          <w:vertAlign w:val="superscript"/>
        </w:rPr>
        <w:t>2</w:t>
      </w:r>
      <w:r>
        <w:t xml:space="preserve"> value of 11%, suggesting that study day accounts for 11% of the variance, after accounting for depth. Comparing the model that accounts for </w:t>
      </w:r>
      <w:r w:rsidR="00777545">
        <w:t>depth</w:t>
      </w:r>
      <w:r>
        <w:t>, day and hour to one that only accounts for depth and day, suggests that hour of the day, while not statistically significant, could explains an additional 3% of the variance.</w:t>
      </w:r>
    </w:p>
    <w:p w14:paraId="0000006F" w14:textId="71E51FC0" w:rsidR="00104E87" w:rsidRDefault="004D045E">
      <w:r>
        <w:t>Below 500 m, DFM was negative. There were only two casts that reached below 500m at this station, and so an analysis of the dynamics of DFM in this region is not possible.</w:t>
      </w:r>
      <w:r w:rsidR="00777545">
        <w:t xml:space="preserve"> </w:t>
      </w:r>
      <w:r>
        <w:t>At P16 Station 100, DFM was positive between the base of the photic zone and 350m and negative below 350 m (Figure S9C).</w:t>
      </w:r>
    </w:p>
    <w:p w14:paraId="03EB96DD" w14:textId="77777777" w:rsidR="00DC428E" w:rsidRDefault="00DC428E" w:rsidP="00DC428E">
      <w:r>
        <w:rPr>
          <w:noProof/>
        </w:rPr>
        <w:drawing>
          <wp:inline distT="0" distB="0" distL="114300" distR="114300" wp14:anchorId="50626CEA" wp14:editId="127B800C">
            <wp:extent cx="3883186" cy="2590230"/>
            <wp:effectExtent l="0" t="0" r="3175" b="635"/>
            <wp:docPr id="15" name="image12.png"/>
            <wp:cNvGraphicFramePr/>
            <a:graphic xmlns:a="http://schemas.openxmlformats.org/drawingml/2006/main">
              <a:graphicData uri="http://schemas.openxmlformats.org/drawingml/2006/picture">
                <pic:pic xmlns:pic="http://schemas.openxmlformats.org/drawingml/2006/picture">
                  <pic:nvPicPr>
                    <pic:cNvPr id="15" name="image12.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3883186" cy="2590230"/>
                    </a:xfrm>
                    <a:prstGeom prst="rect">
                      <a:avLst/>
                    </a:prstGeom>
                    <a:ln/>
                  </pic:spPr>
                </pic:pic>
              </a:graphicData>
            </a:graphic>
          </wp:inline>
        </w:drawing>
      </w:r>
      <w:r>
        <w:t xml:space="preserve"> </w:t>
      </w:r>
    </w:p>
    <w:p w14:paraId="7E0001D5" w14:textId="18052B64" w:rsidR="00DC428E" w:rsidRDefault="00DC428E" w:rsidP="00CC1484">
      <w:pPr>
        <w:pStyle w:val="FigureCaption"/>
      </w:pPr>
      <w:r w:rsidRPr="00DC428E">
        <w:rPr>
          <w:b/>
          <w:bCs/>
        </w:rPr>
        <w:t>Figure 7.</w:t>
      </w:r>
      <w:r>
        <w:t xml:space="preserve"> </w:t>
      </w:r>
      <w:del w:id="153" w:author="Jacob Cram" w:date="2021-05-15T15:25:00Z">
        <w:r w:rsidDel="002D151D">
          <w:delText xml:space="preserve">Quantification of </w:delText>
        </w:r>
        <w:commentRangeStart w:id="154"/>
        <w:commentRangeStart w:id="155"/>
        <w:r w:rsidDel="002D151D">
          <w:delText xml:space="preserve">non remineralization </w:delText>
        </w:r>
        <w:commentRangeEnd w:id="154"/>
        <w:r w:rsidR="00913083" w:rsidDel="002D151D">
          <w:rPr>
            <w:rStyle w:val="CommentReference"/>
            <w:rFonts w:ascii="Times New Roman" w:hAnsi="Times New Roman" w:cs="Times New Roman"/>
          </w:rPr>
          <w:commentReference w:id="154"/>
        </w:r>
      </w:del>
      <w:commentRangeEnd w:id="155"/>
      <w:r w:rsidR="00C92D2E">
        <w:rPr>
          <w:rStyle w:val="CommentReference"/>
          <w:rFonts w:ascii="Times New Roman" w:hAnsi="Times New Roman" w:cs="Times New Roman"/>
        </w:rPr>
        <w:commentReference w:id="155"/>
      </w:r>
      <w:del w:id="156" w:author="Jacob Cram" w:date="2021-05-15T15:25:00Z">
        <w:r w:rsidDel="002D151D">
          <w:delText xml:space="preserve">and sinking like processes. </w:delText>
        </w:r>
      </w:del>
      <w:r>
        <w:rPr>
          <w:i/>
        </w:rPr>
        <w:t>Deviation from Model</w:t>
      </w:r>
      <w:ins w:id="157" w:author="Jacob Cram" w:date="2021-05-15T15:28:00Z">
        <w:r w:rsidR="002D151D">
          <w:rPr>
            <w:i/>
          </w:rPr>
          <w:t xml:space="preserve"> (DFM)</w:t>
        </w:r>
      </w:ins>
      <w:r>
        <w:t xml:space="preserve"> indicates the difference between the observed small particle flux, and the flux that </w:t>
      </w:r>
      <w:r>
        <w:lastRenderedPageBreak/>
        <w:t>would be estimated if particles from the size distribution in the depth bin above remineralized and sank only following the PRiSM model. Values are normalized to the change in depth</w:t>
      </w:r>
      <w:r w:rsidR="008422C4">
        <w:t xml:space="preserve"> and are in units of</w:t>
      </w:r>
      <w:r>
        <w:t xml:space="preserve"> μ mol Carbon m</w:t>
      </w:r>
      <w:r>
        <w:rPr>
          <w:vertAlign w:val="superscript"/>
        </w:rPr>
        <w:t>-3</w:t>
      </w:r>
      <w:r>
        <w:t>d</w:t>
      </w:r>
      <w:r>
        <w:rPr>
          <w:vertAlign w:val="superscript"/>
        </w:rPr>
        <w:t>-1</w:t>
      </w:r>
      <w:r>
        <w:t>.</w:t>
      </w:r>
      <w:ins w:id="158" w:author="Jacob Cram" w:date="2021-05-15T15:25:00Z">
        <w:r w:rsidR="002D151D">
          <w:t xml:space="preserve"> This value serves </w:t>
        </w:r>
      </w:ins>
      <w:ins w:id="159" w:author="Jacob Cram" w:date="2021-05-15T15:29:00Z">
        <w:r w:rsidR="00C92D2E">
          <w:t xml:space="preserve">as a metric of </w:t>
        </w:r>
      </w:ins>
      <w:proofErr w:type="spellStart"/>
      <w:ins w:id="160" w:author="Jacob Cram" w:date="2021-05-15T15:28:00Z">
        <w:r w:rsidR="002D151D">
          <w:t>dissaggregation</w:t>
        </w:r>
        <w:proofErr w:type="spellEnd"/>
        <w:r w:rsidR="002D151D">
          <w:t xml:space="preserve"> and other processes </w:t>
        </w:r>
        <w:r w:rsidR="00C92D2E">
          <w:t>that can n</w:t>
        </w:r>
      </w:ins>
      <w:ins w:id="161" w:author="Jacob Cram" w:date="2021-05-15T15:29:00Z">
        <w:r w:rsidR="00C92D2E">
          <w:t xml:space="preserve">ot be captured by a null model that assumes that particles only sink and remineralize. </w:t>
        </w:r>
      </w:ins>
    </w:p>
    <w:bookmarkStart w:id="162" w:name="bookmark=id.2bn6wsx" w:colFirst="0" w:colLast="0"/>
    <w:bookmarkEnd w:id="162"/>
    <w:p w14:paraId="00000070" w14:textId="77777777" w:rsidR="00104E87" w:rsidRDefault="009A6364">
      <w:pPr>
        <w:pStyle w:val="Heading1"/>
      </w:pPr>
      <w:sdt>
        <w:sdtPr>
          <w:tag w:val="goog_rdk_27"/>
          <w:id w:val="-1604639901"/>
        </w:sdtPr>
        <w:sdtEndPr/>
        <w:sdtContent/>
      </w:sdt>
      <w:r w:rsidR="004D045E">
        <w:t>Discussion</w:t>
      </w:r>
    </w:p>
    <w:p w14:paraId="00000071" w14:textId="77777777" w:rsidR="00104E87" w:rsidRDefault="004D045E">
      <w:pPr>
        <w:pStyle w:val="Heading2"/>
      </w:pPr>
      <w:bookmarkStart w:id="163" w:name="bookmark=id.qsh70q" w:colFirst="0" w:colLast="0"/>
      <w:bookmarkEnd w:id="163"/>
      <w:r>
        <w:t>Diel migrators spend time in the ODZ core</w:t>
      </w:r>
    </w:p>
    <w:p w14:paraId="00000072" w14:textId="5703053C" w:rsidR="00104E87" w:rsidRDefault="004D045E">
      <w:r>
        <w:t>Organisms of all sizes appear to migrate into the core of the ODZ at our site. Most migrators appear to leave the surface at dawn, spend the day in the top 500</w:t>
      </w:r>
      <w:r w:rsidR="005E0393">
        <w:t xml:space="preserve"> </w:t>
      </w:r>
      <w:r>
        <w:t xml:space="preserve">m of the ODZ and return to the surface at dusk (Figure 2A), while others show the opposite pattern, leaving the surface at dusk and returning at dawn (Figure 2B). Diel migration is prevalent throughout the oceans </w:t>
      </w:r>
      <w:r w:rsidR="009942FC">
        <w:fldChar w:fldCharType="begin"/>
      </w:r>
      <w:r w:rsidR="009942FC">
        <w:instrText xml:space="preserve"> ADDIN ZOTERO_ITEM CSL_CITATION {"citationID":"QYGt5QYz","properties":{"formattedCitation":"(Cisewski et al., 2010; Hays, 2003; Heywood, 1996; Jiang et al., 2007; Rabindranath et al., 2011; Sainmont et al., 2014; Yang et al., 2019)","plainCitation":"(Cisewski et al., 2010; Hays, 2003; Heywood, 1996; Jiang et al., 2007; Rabindranath et al., 2011; Sainmont et al., 2014; Yang et al., 2019)","noteIndex":0},"citationItems":[{"id":8980,"uris":["http://zotero.org/users/158097/items/IDV9UBF3"],"uri":["http://zotero.org/users/158097/items/IDV9UBF3"],"itemData":{"id":8980,"type":"article-journal","abstract":"Ten-month time series of mean volume backscattering strength (MVBS) and vertical velocity obtained from three moored acoustic Doppler current proﬁlers (ADCPs) deployed from February until December 2005 at 641S, 66.51S and 691S along the Greenwich Meridian were used to analyse the diel vertical zooplankton migration (DVM) and its seasonality and regional variability in the Lazarev Sea. The estimated MVBS exhibited distinct patterns of DVM at all three mooring sites. Between February and October, the timing of the DVM and the residence time of zooplankton at depth were clearly governed by the day–night rhythm. Mean daily cycles of the ADCP-derived vertical velocity were calculated for successive months and showed maximum ascent and descent velocities of 16 and –15 mm sÀ1. However, a change of the MVBS pattern occurred in late spring/early austral summer (October/ November), when the zooplankton communities ceased their synchronous vertical migration at all three mooring sites. Elevated MVBS values were then concentrated in the uppermost layers ( o 50 m) at 66.51S. This period coincided with the decay of sea ice coverage at 641S and 66.51S between early November and mid-December. Elevated chlorophyll concentrations, which were measured at the end of the deployment, extended from 671S to 651S and indicated a phytoplankton bloom in the upper 50 m. Thus, we propose that the increased food supply associated with an ice edge bloom caused the zooplankton communities to cease their DVM in favour of feeding.","container-title":"Deep Sea Research Part I: Oceanographic Research Papers","DOI":"10.1016/j.dsr.2009.10.005","ISSN":"09670637","issue":"1","language":"en","page":"78-94","source":"Crossref","title":"Seasonal variation of diel vertical migration of zooplankton from ADCP backscatter time series data in the Lazarev Sea, Antarctica","volume":"57","author":[{"family":"Cisewski","given":"Boris"},{"family":"Strass","given":"Volker H."},{"family":"Rhein","given":"Monika"},{"family":"Krägefsky","given":"Sören"}],"issued":{"date-parts":[["2010",1]]}}},{"id":8973,"uris":["http://zotero.org/users/158097/items/FA35CWWX"],"uri":["http://zotero.org/users/158097/items/FA35CWWX"],"itemData":{"id":8973,"type":"paper-conference","abstract":"Diel vertical migration (DVM) by zooplankton is a universal feature in all the World’s oceans, as well as being common in freshwater environments. The normal pattern involves movement from shallow depths at night to greater depths during the day. For many herbivorous and omnivorous mesozooplankton that feed predominantly near the surface on phytoplankton and microzooplankton, minimising the risk of predation from fish seems to be the ultimate factor behind DVM. These migrants appear to use deep water as a dark daytime refuge where their probability of being detected and eaten is lower than if they remained near the surface. Associated with these vertical movements of mesozooplankton, predators at higher trophic levels, including invertebrates, fish, marine mammals, birds and reptiles, may modify their behaviour to optimise the exploitation of their vertically migrating prey. Recent advances in biotelemetry promise to allow the interaction between migrating zooplankton and diving air-breathing vertebrates to be explored in far more detail than hitherto.","collection-title":"Developments in Hydrobiology","container-title":"Migrations and Dispersal of Marine Organisms","DOI":"10.1007/978-94-017-2276-6_18","event-place":"Dordrecht","ISBN":"978-94-017-2276-6","language":"en","page":"163-170","publisher":"Springer Netherlands","publisher-place":"Dordrecht","source":"Springer Link","title":"A review of the adaptive significance and ecosystem consequences of zooplankton diel vertical migrations","author":[{"family":"Hays","given":"Graeme C."}],"editor":[{"family":"Jones","given":"M. B."},{"family":"Ingólfsson","given":"A."},{"family":"Ólafsson","given":"E."},{"family":"Helgason","given":"G. V."},{"family":"Gunnarsson","given":"K."},{"family":"Svavarsson","given":"J."}],"issued":{"date-parts":[["2003"]]}}},{"id":8979,"uris":["http://zotero.org/users/158097/items/3MK3CXTH"],"uri":["http://zotero.org/users/158097/items/3MK3CXTH"],"itemData":{"id":8979,"type":"article-journal","abstract":"Acoustic Doppler current profiler (ADCP) data collected during August-September 1991 reveal the diel migration of zooplankton in the northeast Atlantic (50-60°N, 10-40°W). Volume scattering strength has been calculated, from which the speed and depth of migrations have been studied. There are usually at least two layers displaying nocturnal migration, one spending the day at depths of 300-400 m and the other at depths of 50-100 m. Reverse migrations are also found to be a common occurrence in the region studied. Usually, a surface layer begins to descend at dusk as soon as the upward migrating layer arrives in surface waters. Vertical velocity measured from the ADCP provides the first detailed direct measurements of the swimming speeds of the populations in situ, which are generally between 2 and 6 cm s~'. Migrating animals within layers do not move in unison; the animals at the leading edge are moving back towards the centre of the layer.","container-title":"Journal of Plankton Research","DOI":"10.1093/plankt/18.2.163","ISSN":"0142-7873, 1464-3774","issue":"2","language":"en","page":"163-184","source":"Crossref","title":"Diel vertical migration of zooplankton in the Northeast Atlantic","volume":"18","author":[{"family":"Heywood","given":"Karen J."}],"issued":{"date-parts":[["1996"]]}}},{"id":8977,"uris":["http://zotero.org/users/158097/items/WNIY74F7"],"uri":["http://zotero.org/users/158097/items/WNIY74F7"],"itemData":{"id":8977,"type":"article-journal","abstract":"Temporal variability of acoustically estimated zooplankton biomass at the Bermuda Testbed Mooring (BTM) site in the Sargasso Sea (at 311430N, 641100W) is described for time scales from less than an hour to the seasonal cycle primarily using data obtained between August 1996 and November 2000, and from May 10 to November 13, 2003. Concurrent high frequency BTM observations of meteorological, physical, and bio-optical variables are used to interpret processes contributing to the zooplankton variability. Zooplankton biomass estimates are derived from regressions of backscatter intensity data measured with an upward looking 153-kHz acoustic Doppler current proﬁler (ADCP) and zooplankton net tow data collected near the BTM site as part of the Bermuda Atlantic Time-series Study (BATS). Our data show clear event-scale variations. Peaks are associated with annual spring blooms involving mixed layer shoaling and in some cases passages of mesoscale eddy features. Biomass peaks are often coincident with maxima seen in BTM chlorophyll ﬂuorescence measurements (inferred phytoplankton biomass). Some storm events do not appear to manifest in signiﬁcant perturbations of zooplankton distributions; however, Hurricane Fabian (2003) greatly impacted these distributions. Estimates of zooplankton biomass and relative vertical velocity show the vertical structure of daily migration patterns. Seasonal variations in migration patterns are also evident, with diel changes in zooplankton biomass most pronounced in spring and least pronounced in winter. In summary, our high temporal resolution time series of estimated zooplankton biomass in the open ocean provide information on scales inaccessible through conventional monthly ship-based sampling. These data have implications for upper ocean ecology and the vertical transport of carbon and nitrogen through the diel migration of zooplankton.","container-title":"Deep Sea Research Part I: Oceanographic Research Papers","DOI":"10.1016/j.dsr.2006.12.011","ISSN":"09670637","issue":"4","language":"en","page":"608-636","source":"Crossref","title":"Temporal variability of zooplankton biomass from ADCP backscatter time series data at the Bermuda Testbed Mooring site","volume":"54","author":[{"family":"Jiang","given":"Songnian"},{"family":"Dickey","given":"Tommy D."},{"family":"Steinberg","given":"Deborah K."},{"family":"Madin","given":"Laurence P."}],"issued":{"date-parts":[["2007",4]]}}},{"id":8976,"uris":["http://zotero.org/users/158097/items/22SMPPSE"],"uri":["http://zotero.org/users/158097/items/22SMPPSE"],"itemData":{"id":8976,"type":"article-journal","abstract":"The diel vertical migration (DVM) of Calanus (Calanus finmarchicus, Calanus glacialis and Calanus hyperboreus) and Metridia longa was investigated in August 2008 at six locations to the north and northwest of Svalbard (Rijpfjorden, Ice, Marginal Ice Zone, Shelf break, Shelf and Kongsfjorden). Despite midnight sun conditions, a diel light cycle was clearly observed at all stations. We collected data on zooplankton vertical distribution using a Multi Plankton Sampler (200-μm mesh size) and an EK60 echosounder system (38, 120 and 200 kHz). These were supplemented by environmental data collected using a standard conductivity, temperature and depth (CTD) profiler. The sea ice had recently opened in Rijpfjorden, Ice and Shelf stations, and these stations exhibited phytoplankton bloom conditions with pronounced fluorescence maxima at approximately 30 m. In contrast, Kongsfjorden was more representative of autumn conditions, with the Arctic bloom having culminated 2–3 months prior to sampling. All three Calanus species were found shallower than 50 m on average at Rijpfjorden and the Ice station, while C. glacialis and C. hyperboreus were found deeper than 200 m on average at Kongsfjorden. Shallow water DVM behaviour (&lt;50 m) was observed at Rijpfjorden and the Shelf station, especially among the C. finmarchicus CI-CIII population, which was particularly abundant at the Shelf (&gt;5,000 individuals/m3). A bimodal depth distribution was observed among C. finmarchicus at the Shelf break station, with CI-CIII copepodites dominating at depths shallower than 100 m and CIV-adult stages dominating at depths exceeding 600 m. Statistical analyses revealed significant differences between the day and night 200-kHz data, particularly at specified depth strata (25–50 m) where backscatter intensity was higher during the day, especially in Rijpfjorden and at the Ice station. We conclude that DVM signals exist in the Arctic during late summer/autumn, when a need to feed and an abundant food source exists, and these signals are primarily due to mesozooplankton.","container-title":"Marine Biodiversity","DOI":"10.1007/s12526-010-0067-7","ISSN":"1867-1624","issue":"3","journalAbbreviation":"Mar Biodiv","language":"en","page":"365-382","source":"Springer Link","title":"Seasonal and diel vertical migration of zooplankton in the High Arctic during the autumn midnight sun of 2008","volume":"41","author":[{"family":"Rabindranath","given":"Ananda"},{"family":"Daase","given":"Malin"},{"family":"Falk-Petersen","given":"Stig"},{"family":"Wold","given":"Anette"},{"family":"Wallace","given":"Margaret I."},{"family":"Berge","given":"Jørgen"},{"family":"Brierley","given":"Andrew S."}],"issued":{"date-parts":[["2011",9,1]]}}},{"id":8975,"uris":["http://zotero.org/users/158097/items/QKN6SXWL"],"uri":["http://zotero.org/users/158097/items/QKN6SXWL"],"itemData":{"id":8975,"type":"article-journal","abstract":"Diel vertical migration (DVM) is a common behavior adopted by zooplankton species. DVM is a prominent adaptation for avoiding visual predation during daylight hours and still being able to feed on surface phytoplankton blooms during night. Here, we report on a DVM study using a Video Plankton Recorder (VPR), a tool that allows mapping of vertical zooplankton distributions with a far greater spatial resolution than conventional zooplankton nets. The study took place over a full day–night cycle in Disko Bay, Greenland, during the peak of the phytoplankton spring bloom. The sampling revealed a large abundance of copepods performing DVM (up during night and down during day). Migration behavior was expressed differently among the abundant groups with either a strong DVM (euphausiids), an absence of DVM (i.e., permanently deep; ostracods) or a marked DVM, driven by strong surface avoidance during the day and more variable depth preferences at night (Calanus spp.). The precise individual depth position provided by the VPR allowed us to conclude that the escape from surface waters during daytime reduces feeding opportunities but also lowers the risk of predation (by reducing the light exposure) and thereby is likely to influence both state (hunger, weight and stage) and survival. The results suggest that the copepods select day and night time habitats with similar light levels (~10−9 μmol photon s−1 m−2). Furthermore, Calanus spp. displayed state-dependent behavior, with DVM most apparent for smaller individuals, and a deeper residence depth for the larger individuals.","container-title":"Marine Biology","DOI":"10.1007/s00227-014-2475-x","ISSN":"1432-1793","issue":"8","journalAbbreviation":"Mar Biol","language":"en","page":"1931-1941","source":"Springer Link","title":"Inter- and intra-specific diurnal habitat selection of zooplankton during the spring bloom observed by Video Plankton Recorder","volume":"161","author":[{"family":"Sainmont","given":"Julie"},{"family":"Gislason","given":"Astthor"},{"family":"Heuschele","given":"Jan"},{"family":"Webster","given":"Clare N."},{"family":"Sylvander","given":"Peter"},{"family":"Wang","given":"Miao"},{"family":"Varpe","given":"Øystein"}],"issued":{"date-parts":[["2014",8,1]]}}},{"id":8978,"uris":["http://zotero.org/users/158097/items/SDNVC889"],"uri":["http://zotero.org/users/158097/items/SDNVC889"],"itemData":{"id":8978,"type":"article-journal","abstract":"Acoustic Doppler current proﬁler (ADCP) echoes can be transformed into mean volume backscattering strength (MVBS), which is positively proportional to the biomass of zooplankton and micronekton. A mooring with an upward-looking 75-kHz ADCP was deployed on the northern slope of the South China Sea to monitor diel vertical migration (DVM) and vertical distributions of zooplankton and micronekton under general conditions and extreme conditions such as typhoons. DVM occurs throughout the year, with the maximum migrating speed reaching 9.0 cm s−1. It had some cyclic variation, which was in response to marine environment and astronomical inﬂuence. Light initiates the ascents and descents of the migrators, and migration intensity may be proportional to the solar altitude. Neap-spring tidal cycle and full moon phase inﬂuences are prominent, and the peak at 112 d may be driven by variation of currents. In addition, 270 m is the demarcation between upward and downward migrations; some organisms living below this layer, especially zooplankton and micronekton, migrate to the surface to obtain nutrients and energy; other marine mesopelagic organisms also survive in this manner. Super and severe typhoons reduced vertical migration, having less inﬂuence on the deep scattering layer. As Super Typhoon Rammasun passed by the mooring station, current speed increases and temperature decreases were synchronous with changes in the deep scattering layer; the migrators swam downward to evade the inﬂuence of a higher-speed current rather than swam upward to compensate for the decrease of temperature.","container-title":"Deep Sea Research Part II: Topical Studies in Oceanography","DOI":"10.1016/j.dsr2.2019.04.012","ISSN":"09670645","language":"en","page":"93-104","source":"Crossref","title":"Diel vertical migration of zooplankton and micronekton on the northern slope of the South China Sea observed by a moored ADCP","volume":"167","author":[{"family":"Yang","given":"Chenghao"},{"family":"Xu","given":"Dongfeng"},{"family":"Chen","given":"Zuozhi"},{"family":"Wang","given":"Jun"},{"family":"Xu","given":"Mingquan"},{"family":"Yuan","given":"Yaochu"},{"family":"Zhou","given":"Meng"}],"issued":{"date-parts":[["2019",9]]}}}],"schema":"https://github.com/citation-style-language/schema/raw/master/csl-citation.json"} </w:instrText>
      </w:r>
      <w:r w:rsidR="009942FC">
        <w:fldChar w:fldCharType="separate"/>
      </w:r>
      <w:r w:rsidR="003B6974" w:rsidRPr="003B6974">
        <w:t>(Cisewski et al., 2010; Hays, 2003; Heywood, 1996; Jiang et al., 2007; Rabindranath et al., 2011; Sainmont et al., 2014; Yang et al., 2019)</w:t>
      </w:r>
      <w:r w:rsidR="009942FC">
        <w:fldChar w:fldCharType="end"/>
      </w:r>
      <w:r>
        <w:t xml:space="preserve">, including at other ODZ sites </w:t>
      </w:r>
      <w:r w:rsidR="00B04B63">
        <w:fldChar w:fldCharType="begin"/>
      </w:r>
      <w:r w:rsidR="00A935E8">
        <w:instrText xml:space="preserve"> ADDIN ZOTERO_ITEM CSL_CITATION {"citationID":"V2D0v3UL","properties":{"formattedCitation":"(Antezana, 2009; Kiko et al., 2020; Riquelme-Bugue\\uc0\\u241{}o et al., 2020)","plainCitation":"(Antezana, 2009; Kiko et al., 2020; Riquelme-Bugueño et al., 2020)","noteIndex":0},"citationItems":[{"id":8971,"uris":["http://zotero.org/users/158097/items/5JJHG4Z5"],"uri":["http://zotero.org/users/158097/items/5JJHG4Z5"],"itemData":{"id":8971,"type":"article-journal","abstract":"A series of stratified bongo net samples taken over a 2day period at ca. 18°S, about 20nm off the coast of Peru, South America, suggest species-specific patterns of diel vertical migration into the Oxygen Minimum Zone (OMZ) of the Humboldt Current Ecosystem (HCE). The OMZ was the most dramatic feature of the water column and seemed to determine the extent of migration: Stylocheiron affine migrated only to the shallow oxycline; whereas Euphausia mucronata, Euphausia eximia, Euphausia distinguenda and Euphausia tenera migrated to the core of the OMZ; and Nematoscelis gracilis to beneath the core of the OMZ. Some differences were also found in the timing and duration of the ascent and descent, and residence times in shallow and deep layers. E. mucronata, N. gracilis and E. distinguenda displayed a normal descent during sunrise, and ascent during sunset. E. eximia and E. tenera also descended during sunrise but seemed to begin their ascent earlier in the afternoon and consequently shortened their deep residence times. S. affine showed the most extended residence times at the shallow layer and the shortest vertical displacement. Day and night vertical stratification and differences in the timing of migration into and out of the OMZ of the HCE suggest a community structure based on habitat partitioning whereby species avoided co-occurrence in time and space. Species-specific patterns of vertical stratification and migratory chronology are examined with regard to body and gill sizes, feeding adaptations of euphausiids, and potential food resources at the OMZ.","collection-title":"Eastern Boundary Upwelling Ecosystems: Integrative and Comparative Approaches","container-title":"Progress in Oceanography","DOI":"10.1016/j.pocean.2009.07.039","ISSN":"0079-6611","issue":"1","journalAbbreviation":"Progress in Oceanography","language":"en","page":"228-236","source":"ScienceDirect","title":"Species-specific patterns of diel migration into the Oxygen Minimum Zone by euphausiids in the Humboldt Current Ecosystem","volume":"83","author":[{"family":"Antezana","given":"Tarsicio"}],"issued":{"date-parts":[["2009",12,1]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3B6974" w:rsidRPr="003B6974">
        <w:rPr>
          <w:szCs w:val="24"/>
        </w:rPr>
        <w:t>(Antezana, 2009; Kiko et al., 2020; Riquelme-Bugueño et al., 2020)</w:t>
      </w:r>
      <w:r w:rsidR="00B04B63">
        <w:fldChar w:fldCharType="end"/>
      </w:r>
      <w:r>
        <w:t>, some of which are highly anoxic sites with secondary</w:t>
      </w:r>
      <w:r w:rsidR="00D357C6">
        <w:t>, anoxic,</w:t>
      </w:r>
      <w:r>
        <w:t xml:space="preserve"> deep chlorophyll maxima</w:t>
      </w:r>
      <w:r w:rsidR="00D357C6">
        <w:t>, like</w:t>
      </w:r>
      <w:r>
        <w:t xml:space="preserve"> this one </w:t>
      </w:r>
      <w:r w:rsidR="00B04B63">
        <w:fldChar w:fldCharType="begin"/>
      </w:r>
      <w:r w:rsidR="00B04B63">
        <w:instrText xml:space="preserve"> ADDIN ZOTERO_ITEM CSL_CITATION {"citationID":"UpiWG8JB","properties":{"formattedCitation":"(Hidalgo et al., 2005)","plainCitation":"(Hidalgo et al., 2005)","noteIndex":0},"citationItems":[{"id":8970,"uris":["http://zotero.org/users/158097/items/VDB3ZQI2"],"uri":["http://zotero.org/users/158097/items/VDB3ZQI2"],"itemData":{"id":8970,"type":"article-journal","abstract":"The vertical and ontogenetic distribution, and diel vertical migration (DVM), of Eucalanus inermis in relation to the strong vertical gradient in oxygen concentration associated with an intense oxygen minimum zone (OMZ) were studied at a coastal area off northern Chile (20–21° S). A close relationship between the abundance of the whole copepod population and low oxygen waters was found, with most developmental stages remaining near the base of the oxycline (30–80 m) and within the upper zone of the OMZ (30–200 m). All stages performed DVM but not at all the stations, mainly between the 30–60 and 60–200 m strata; a small fraction (&amp;lt;20%) appeared in the surface layer (0–30 m) mostly at night. This strategy of movement would result in a better utilization of food resources since the strong physical and chemical gradients at the base of the oxycline and upper OMZ boundary might serve as a site of particle accumulation. A secondary fluorescence peak was, in fact, found at all the stations, coinciding with minimal dissolved oxygen (DO, &amp;lt;1 mL O2 L−1) at the base of the oxycline or in the upper OMZ boundary. The relevance of the biogeochemical flux involved in this diel migration pattern was assessed by calculating the potential active input of carbon and nitrogen from the upper layers into deeper the OMZ.","container-title":"Journal of Plankton Research","DOI":"10.1093/plankt/fbi025","ISSN":"0142-7873","issue":"6","journalAbbreviation":"Journal of Plankton Research","page":"519-529","source":"Silverchair","title":"Ontogenetic vertical distribution and diel migration of the copepod Eucalanus inermis in the oxygen minimum zone off northern Chile (20–21° S)","volume":"27","author":[{"family":"Hidalgo","given":"Pamela"},{"family":"Escribano","given":"Ruben"},{"family":"Morales","given":"Carmen E."}],"issued":{"date-parts":[["2005",6,1]]}}}],"schema":"https://github.com/citation-style-language/schema/raw/master/csl-citation.json"} </w:instrText>
      </w:r>
      <w:r w:rsidR="00B04B63">
        <w:fldChar w:fldCharType="separate"/>
      </w:r>
      <w:r w:rsidR="003B6974" w:rsidRPr="003B6974">
        <w:t>(Hidalgo et al., 2005)</w:t>
      </w:r>
      <w:r w:rsidR="00B04B63">
        <w:fldChar w:fldCharType="end"/>
      </w:r>
      <w:r>
        <w:t xml:space="preserve">, and much of the ETNP ODZ </w:t>
      </w:r>
      <w:r w:rsidR="00B04B63">
        <w:fldChar w:fldCharType="begin"/>
      </w:r>
      <w:r w:rsidR="00B04B63">
        <w:instrText xml:space="preserve"> ADDIN ZOTERO_ITEM CSL_CITATION {"citationID":"qeoKpFmO","properties":{"formattedCitation":"(Herrera et al., 2019)","plainCitation":"(Herrera et al., 2019)","noteIndex":0},"citationItems":[{"id":8969,"uris":["http://zotero.org/users/158097/items/R8SPHHHI"],"uri":["http://zotero.org/users/158097/items/R8SPHHHI"],"itemData":{"id":8969,"type":"article-journal","abstract":"Knowledge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schema":"https://github.com/citation-style-language/schema/raw/master/csl-citation.json"} </w:instrText>
      </w:r>
      <w:r w:rsidR="00B04B63">
        <w:fldChar w:fldCharType="separate"/>
      </w:r>
      <w:r w:rsidR="003B6974" w:rsidRPr="003B6974">
        <w:t>(Herrera et al., 2019)</w:t>
      </w:r>
      <w:r w:rsidR="00B04B63">
        <w:fldChar w:fldCharType="end"/>
      </w:r>
      <w:r>
        <w:t xml:space="preserve">. Sampling efforts elsewhere in the ETNP suggest that many of these diel migrators are euphausiids and fish </w:t>
      </w:r>
      <w:r w:rsidR="00B04B63">
        <w:fldChar w:fldCharType="begin"/>
      </w:r>
      <w:r w:rsidR="00B04B63">
        <w:instrText xml:space="preserve"> ADDIN ZOTERO_ITEM CSL_CITATION {"citationID":"5coImQsT","properties":{"formattedCitation":"(Maas et al., 2014; Wishner et al., 2013)","plainCitation":"(Maas et al., 2014; Wishner et al., 2013)","noteIndex":0},"citationItems":[{"id":8939,"uris":["http://zotero.org/users/158097/items/KF4UZINQ"],"uri":["http://zotero.org/users/158097/items/KF4UZINQ"],"itemData":{"id":8939,"type":"article-journal","abstract":"The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B04B63">
        <w:rPr>
          <w:rFonts w:ascii="Cambria Math" w:hAnsi="Cambria Math" w:cs="Cambria Math"/>
        </w:rPr>
        <w:instrText>∼</w:instrText>
      </w:r>
      <w:r w:rsidR="00B04B63">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3B6974" w:rsidRPr="003B6974">
        <w:t>(Maas et al., 2014; Wishner et al., 2013)</w:t>
      </w:r>
      <w:r w:rsidR="00B04B63">
        <w:fldChar w:fldCharType="end"/>
      </w:r>
      <w:r>
        <w:t xml:space="preserve">, and that diel migrators are primarily 2-5 mm in size </w:t>
      </w:r>
      <w:r w:rsidR="00B04B63">
        <w:fldChar w:fldCharType="begin"/>
      </w:r>
      <w:r w:rsidR="00B04B63">
        <w:instrText xml:space="preserve"> ADDIN ZOTERO_ITEM CSL_CITATION {"citationID":"XvdIiSHt","properties":{"formattedCitation":"(Wishner et al., 2013)","plainCitation":"(Wishner et al., 2013)","noteIndex":0},"citationItems":[{"id":7536,"uris":["http://zotero.org/users/158097/items/AW8TDBWD"],"uri":["http://zotero.org/users/158097/items/AW8TDBWD"],"itemData":{"id":7536,"type":"article-journal","abstract":"Oxygen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3B6974" w:rsidRPr="003B6974">
        <w:t>(Wishner et al., 2013)</w:t>
      </w:r>
      <w:r w:rsidR="00B04B63">
        <w:fldChar w:fldCharType="end"/>
      </w:r>
      <w:r>
        <w:t xml:space="preserve">. Krill in the Humboldt current ODZ migrate to the surface at night </w:t>
      </w:r>
      <w:r w:rsidR="00B04B63">
        <w:fldChar w:fldCharType="begin"/>
      </w:r>
      <w:r w:rsidR="00B04B63">
        <w:instrText xml:space="preserve"> ADDIN ZOTERO_ITEM CSL_CITATION {"citationID":"NhrxSJo1","properties":{"formattedCitation":"(Riquelme-Bugue\\uc0\\u241{}o et al., 2020)","plainCitation":"(Riquelme-Bugueño et al., 2020)","noteIndex":0},"citationItems":[{"id":8967,"uris":["http://zotero.org/users/158097/items/WTPZFEI9"],"uri":["http://zotero.org/users/158097/items/WTPZFEI9"],"itemData":{"id":8967,"type":"article-journal","abstract":"A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3B6974" w:rsidRPr="003B6974">
        <w:rPr>
          <w:szCs w:val="24"/>
        </w:rPr>
        <w:t>(Riquelme-Bugueño et al., 2020)</w:t>
      </w:r>
      <w:r w:rsidR="00B04B63">
        <w:fldChar w:fldCharType="end"/>
      </w:r>
      <w:r>
        <w:t xml:space="preserve">, as seen for some organisms at our site (Figure 1B). The presence of organisms that appear and disappear just above the base of the photic zone, in the region of the deeper anoxic fluorescence peak region, but absence of a tell-tale signature of mass migration before or after they appear (Figure 1C) may suggest that these organisms migrate at different times of the day to this deep region, rather than all at once. Another possibility is that they pass through our station at this depth in </w:t>
      </w:r>
      <w:r w:rsidR="00777545">
        <w:t>mid-day</w:t>
      </w:r>
      <w:r>
        <w:t>, but do not migrate to depth at this location, but rather at another location.</w:t>
      </w:r>
    </w:p>
    <w:p w14:paraId="00000073" w14:textId="6C639A1F" w:rsidR="00104E87" w:rsidRDefault="004D045E">
      <w:r>
        <w:t xml:space="preserve">The organisms that appear between 500 m and 1000 m (Figure 2E) have acoustic signatures that resemble </w:t>
      </w:r>
      <w:r w:rsidR="00B04B63">
        <w:t xml:space="preserve">those of </w:t>
      </w:r>
      <w:r>
        <w:t xml:space="preserve">jellyfish </w:t>
      </w:r>
      <w:r w:rsidR="00B04B63">
        <w:fldChar w:fldCharType="begin"/>
      </w:r>
      <w:r w:rsidR="00B04B63">
        <w:instrText xml:space="preserve"> ADDIN ZOTERO_ITEM CSL_CITATION {"citationID":"eRU91DBO","properties":{"formattedCitation":"(Kaartvedt et al., 2007)","plainCitation":"(Kaartvedt et al., 2007)","noteIndex":0},"citationItems":[{"id":8938,"uris":["http://zotero.org/users/158097/items/KXBFME8L"],"uri":["http://zotero.org/users/158097/items/KXBFME8L"],"itemData":{"id":8938,"type":"article-journal","abstract":"Vertical migration of the mesopelagic jellyfish Periphylla periphylla (Scyphozoa: Coronatae) was studied by use of hull-mounted and submerged echosounders in a 440 m deep Norwegian fjord. The research vessel was kept at a fixed position so that individual jellyfish remained in the acoustic beam for prolonged periods in the low advective environment of the deep fjord basin. The population of jellyfish was divided into different vertical modes with different migration behavior. A scattering layer (SL) of P. periphylla was located at 150-200 m during the day; it migrated coherently to the upper 50 m at night and returned to depth the next morning. A deeper SL seemed to remain below 250 m both day and night. However, focus on individuals revealed additional, asynchronous migration activity. A pulse of P. periphylla left upper layers already a few hours after sunset, and there was interchange of individuals between shallow and deep water throughout the night, including ascent of individuals from the apparent nonmigrating deepest SL. Vertical migration velocities were 2 cm s−1 both during ascent and descent, irrespective of time. Different types of swimming behavior were reflected in the acoustic records, affecting the recorded backscatter.","container-title":"Limnology and Oceanography","DOI":"https://doi.org/10.4319/lo.2007.52.3.0975","ISSN":"1939-5590","issue":"3","language":"en","note":"_eprint: https://onlinelibrary.wiley.com/doi/pdf/10.4319/lo.2007.52.3.0975","page":"975-983","source":"Wiley Online Library","title":"Diel vertical migration of individual jellyfish (Periphylla periphylla)","volume":"52","author":[{"family":"Kaartvedt","given":"Stein"},{"family":"Klevjer","given":"Thor A."},{"family":"Torgersen","given":"Thomas"},{"family":"Sørnes","given":"Tom A."},{"family":"Røstad","given":"Anders"}],"issued":{"date-parts":[["2007"]]}}}],"schema":"https://github.com/citation-style-language/schema/raw/master/csl-citation.json"} </w:instrText>
      </w:r>
      <w:r w:rsidR="00B04B63">
        <w:fldChar w:fldCharType="separate"/>
      </w:r>
      <w:r w:rsidR="003B6974" w:rsidRPr="003B6974">
        <w:t>(Kaartvedt et al., 2007)</w:t>
      </w:r>
      <w:r w:rsidR="00B04B63">
        <w:fldChar w:fldCharType="end"/>
      </w:r>
      <w:r>
        <w:t xml:space="preserve">. That they appear in horizontal bands that do not appear to trend upwards over time suggests that </w:t>
      </w:r>
      <w:r w:rsidR="00D357C6">
        <w:t>jellyfish swarms</w:t>
      </w:r>
      <w:r>
        <w:t xml:space="preserve"> are traveling through our site at progressively shallower depths over the course of the day, but that </w:t>
      </w:r>
      <w:r w:rsidR="00D357C6">
        <w:t>the individual</w:t>
      </w:r>
      <w:r>
        <w:t xml:space="preserve"> swarms are not themselves moving upward at this station. This suggests that any vertical migration by these organisms happens </w:t>
      </w:r>
      <w:r w:rsidR="005E0393">
        <w:t>elsewhere or</w:t>
      </w:r>
      <w:r>
        <w:t xml:space="preserve"> occurs more slowly than the advection seen at this site. That they appear at different depths at different times of the day suggest that these organisms have some sort of vertical migration pattern. Future work may consider more highly resolved spatial and temporal monitoring of this phenomenon. Indeed molecular surveys have found evidence of both Cnidarians and Ctenophores both within and below the ETSP ODZ near Chile </w:t>
      </w:r>
      <w:r w:rsidR="00B04B63">
        <w:fldChar w:fldCharType="begin"/>
      </w:r>
      <w:r w:rsidR="00B04B63">
        <w:instrText xml:space="preserve"> ADDIN ZOTERO_ITEM CSL_CITATION {"citationID":"EkzFC2eO","properties":{"formattedCitation":"(Parris et al., 2014)","plainCitation":"(Parris et al., 2014)","noteIndex":0},"citationItems":[{"id":8965,"uris":["http://zotero.org/users/158097/items/MB262NDZ"],"uri":["http://zotero.org/users/158097/items/MB262NDZ"],"itemData":{"id":8965,"type":"article-journal","abstract":"Molecular surveys are revealing diverse eukaryotic assemblages in oxygen-limited ocean waters. These communities may play pivotal ecological roles through autotrophy, feeding, and a wide range of symbiotic associations with prokaryotes. We used 18S rRNA gene sequencing to provide the first snapshot of pelagic microeukaryotic community structure in two cellular size fractions (0.2-1.6 µm, &gt;1.6 µm) from seven depths through the anoxic oxygen minimum zone (OMZ) off northern Chile. Sequencing of &gt;154,000 amplicons revealed contrasting patterns of phylogenetic diversity across size fractions and depths. Protist and total eukaryote diversity in the &gt;1.6 µm fraction peaked at the chlorophyll maximum in the upper photic zone before declining by ~50% in the OMZ. In contrast, diversity in the 0.2-1.6 µm fraction, though also elevated in the upper photic zone, increased four-fold from the lower oxycline to a maximum at the anoxic OMZ core. Dinoflagellates of the Dinophyceae and endosymbiotic Syndiniales clades dominated the protist assemblage at all depths (~40-70% of sequences). Other protist groups varied with depth, with the anoxic zone community of the larger size fraction enriched in euglenozoan flagellates and acantharean radiolarians (up to 18% and 40% of all sequences, respectively). The OMZ 0.2-1.6 µm fraction was dominated (11-99%) by Syndiniales, which exhibited depth-specific variation in composition and total richness despite uniform oxygen conditions. Metazoan sequences, though confined primarily to the 1.6 µm fraction above the OMZ, were also detected within the anoxic zone where groups such as copepods increased in abundance relative to the oxycline and upper OMZ. These data, compared to those from other low-oxygen sites, reveals variation in OMZ microeukaryote composition, helping to identify clades with potential adaptations to oxygen-depletion.","container-title":"Frontiers in Microbiology","DOI":"10.3389/fmicb.2014.00543","ISSN":"1664-302X","journalAbbreviation":"Front. Microbiol.","language":"English","note":"publisher: Frontiers","source":"Frontiers","title":"Microbial eukaryote diversity in the marine oxygen minimum zone off northern Chile","URL":"http://www.frontiersin.org/articles/10.3389/fmicb.2014.00543/full","volume":"5","author":[{"family":"Parris","given":"Darren J."},{"family":"Ganesh","given":"Sangita"},{"family":"Edgcomb","given":"Virginia P."},{"family":"DeLong","given":"Edward F."},{"family":"Stewart","given":"Frank J."}],"accessed":{"date-parts":[["2021",1,12]]},"issued":{"date-parts":[["2014"]]}}}],"schema":"https://github.com/citation-style-language/schema/raw/master/csl-citation.json"} </w:instrText>
      </w:r>
      <w:r w:rsidR="00B04B63">
        <w:fldChar w:fldCharType="separate"/>
      </w:r>
      <w:r w:rsidR="003B6974" w:rsidRPr="003B6974">
        <w:t>(Parris et al., 2014)</w:t>
      </w:r>
      <w:r w:rsidR="00B04B63">
        <w:fldChar w:fldCharType="end"/>
      </w:r>
      <w:r>
        <w:t>.</w:t>
      </w:r>
    </w:p>
    <w:p w14:paraId="00000074" w14:textId="77777777" w:rsidR="00104E87" w:rsidRDefault="004D045E">
      <w:pPr>
        <w:pStyle w:val="Heading2"/>
      </w:pPr>
      <w:bookmarkStart w:id="164" w:name="bookmark=id.3as4poj" w:colFirst="0" w:colLast="0"/>
      <w:bookmarkEnd w:id="164"/>
      <w:r>
        <w:t>F</w:t>
      </w:r>
      <w:sdt>
        <w:sdtPr>
          <w:tag w:val="goog_rdk_28"/>
          <w:id w:val="1104533453"/>
        </w:sdtPr>
        <w:sdtEndPr/>
        <w:sdtContent/>
      </w:sdt>
      <w:r>
        <w:t>lux is lower at this site than previous measurements in the ETNP</w:t>
      </w:r>
    </w:p>
    <w:p w14:paraId="00000075" w14:textId="469B8532" w:rsidR="00104E87" w:rsidRDefault="004D045E">
      <w:r>
        <w:t xml:space="preserve">Flux at </w:t>
      </w:r>
      <w:del w:id="165" w:author="Clara Fuchsman" w:date="2021-05-13T21:55:00Z">
        <w:r w:rsidDel="005F35A0">
          <w:delText>our site</w:delText>
        </w:r>
      </w:del>
      <w:ins w:id="166" w:author="Clara Fuchsman" w:date="2021-05-13T21:55:00Z">
        <w:r w:rsidR="005F35A0">
          <w:t>P2</w:t>
        </w:r>
      </w:ins>
      <w:r>
        <w:t xml:space="preserve"> was lower at all depths, ranging from 10-100 </w:t>
      </w:r>
      <w:proofErr w:type="spellStart"/>
      <w:r w:rsidR="00D357C6">
        <w:t>μ</w:t>
      </w:r>
      <w:r>
        <w:t>M</w:t>
      </w:r>
      <w:proofErr w:type="spellEnd"/>
      <w:r>
        <w:t>/m</w:t>
      </w:r>
      <w:r w:rsidRPr="00D357C6">
        <w:rPr>
          <w:vertAlign w:val="superscript"/>
        </w:rPr>
        <w:t>2</w:t>
      </w:r>
      <w:r>
        <w:t>/day</w:t>
      </w:r>
      <w:r w:rsidR="00D357C6">
        <w:t>,</w:t>
      </w:r>
      <w:r>
        <w:t xml:space="preserve"> than</w:t>
      </w:r>
      <w:r w:rsidR="00D357C6">
        <w:t xml:space="preserve"> was</w:t>
      </w:r>
      <w:r>
        <w:t xml:space="preserve"> seen in previous measurements by traps at other, more productive, ODZ sites, </w:t>
      </w:r>
      <w:r w:rsidR="00D357C6">
        <w:t>which ranged</w:t>
      </w:r>
      <w:r>
        <w:t xml:space="preserve"> from 1-10 mM/m</w:t>
      </w:r>
      <w:r w:rsidRPr="00D357C6">
        <w:rPr>
          <w:vertAlign w:val="superscript"/>
        </w:rPr>
        <w:t>2</w:t>
      </w:r>
      <w:r>
        <w:t xml:space="preserve">/day </w:t>
      </w:r>
      <w:r w:rsidR="00B04B63">
        <w:fldChar w:fldCharType="begin"/>
      </w:r>
      <w:r w:rsidR="00B04B63">
        <w:instrText xml:space="preserve"> ADDIN ZOTERO_ITEM CSL_CITATION {"citationID":"MIDGSx33","properties":{"formattedCitation":"(Hartnett &amp; Devol, 2003; Van Mooy et al., 2002)","plainCitation":"(Hartnett &amp; Devol, 2003; Van Mooy et al., 2002)","noteIndex":0},"citationItems":[{"id":9389,"uris":["http://zotero.org/users/158097/items/U3QNA93Z"],"uri":["http://zotero.org/users/158097/items/U3QNA93Z"],"itemData":{"id":9389,"type":"article-journal","container-title":"Geochimica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B04B63">
        <w:fldChar w:fldCharType="separate"/>
      </w:r>
      <w:r w:rsidR="003B6974" w:rsidRPr="003B6974">
        <w:t>(Hartnett &amp; Devol, 2003; Van Mooy et al., 2002)</w:t>
      </w:r>
      <w:r w:rsidR="00B04B63">
        <w:fldChar w:fldCharType="end"/>
      </w:r>
      <w:r>
        <w:t>.</w:t>
      </w:r>
    </w:p>
    <w:p w14:paraId="00000076" w14:textId="77777777" w:rsidR="00104E87" w:rsidRDefault="004D045E">
      <w:pPr>
        <w:pStyle w:val="Heading2"/>
      </w:pPr>
      <w:bookmarkStart w:id="167" w:name="bookmark=id.1pxezwc" w:colFirst="0" w:colLast="0"/>
      <w:bookmarkEnd w:id="167"/>
      <w:r>
        <w:t>The flux to size relationship is typical of other sites</w:t>
      </w:r>
    </w:p>
    <w:p w14:paraId="00000077" w14:textId="75428509" w:rsidR="00104E87" w:rsidRDefault="004D045E">
      <w:r>
        <w:t xml:space="preserve">The exponent of the particle size to flux relationship that we saw at our site (2.00) is of a similar magnitude to, but slightly smaller than, those seen by other studies that compare UVP flux to trap flux </w:t>
      </w:r>
      <w:r w:rsidR="00B04B63">
        <w:fldChar w:fldCharType="begin"/>
      </w:r>
      <w:r w:rsidR="00A935E8">
        <w:instrText xml:space="preserve"> ADDIN ZOTERO_ITEM CSL_CITATION {"citationID":"tafp4j4C","properties":{"formattedCitation":"(Guidi et al., 2008; Kiko et al., 2020)","plainCitation":"(Guidi et al., 2008; Kiko et al.,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B04B63">
        <w:fldChar w:fldCharType="separate"/>
      </w:r>
      <w:r w:rsidR="003B6974" w:rsidRPr="003B6974">
        <w:t>(Guidi et al., 2008; Kiko et al., 2020)</w:t>
      </w:r>
      <w:r w:rsidR="00B04B63">
        <w:fldChar w:fldCharType="end"/>
      </w:r>
      <w:r>
        <w:t>. Differences in the size-flux relationship could indicate that this relationship truly varies between sites, or that imprecision in flux measurements leads to differences in these values between studies. The single fit and relationship that we carried out does not account for variation in the size to flux ratio across time and depth, nor does it account for differences in particles of different origin. In practice, this value could change over depth and time.</w:t>
      </w:r>
      <w:r w:rsidR="00D87184">
        <w:t xml:space="preserve"> </w:t>
      </w:r>
      <w:ins w:id="168" w:author="Clara Fuchsman" w:date="2021-05-13T21:58:00Z">
        <w:r w:rsidR="005F35A0">
          <w:t xml:space="preserve">Setting up, deploying and retrieving each trap </w:t>
        </w:r>
      </w:ins>
      <w:ins w:id="169" w:author="Clara Fuchsman" w:date="2021-05-13T21:59:00Z">
        <w:r w:rsidR="005F35A0">
          <w:t xml:space="preserve">array </w:t>
        </w:r>
      </w:ins>
      <w:ins w:id="170" w:author="Clara Fuchsman" w:date="2021-05-13T21:58:00Z">
        <w:r w:rsidR="005F35A0">
          <w:t>is a large effort. However,</w:t>
        </w:r>
      </w:ins>
      <w:ins w:id="171" w:author="Clara Fuchsman" w:date="2021-05-13T21:59:00Z">
        <w:r w:rsidR="005F35A0">
          <w:t xml:space="preserve"> c</w:t>
        </w:r>
      </w:ins>
      <w:del w:id="172" w:author="Clara Fuchsman" w:date="2021-05-13T21:59:00Z">
        <w:r w:rsidR="00D87184" w:rsidDel="005F35A0">
          <w:delText>C</w:delText>
        </w:r>
      </w:del>
      <w:r w:rsidR="00D87184">
        <w:t xml:space="preserve">oupled particle flux and size measurements that </w:t>
      </w:r>
      <w:r w:rsidR="00D87184">
        <w:lastRenderedPageBreak/>
        <w:t>are more resolved with respect to</w:t>
      </w:r>
      <w:r>
        <w:t xml:space="preserve"> depth</w:t>
      </w:r>
      <w:r w:rsidR="00D87184">
        <w:t xml:space="preserve">, </w:t>
      </w:r>
      <w:r>
        <w:t xml:space="preserve">space </w:t>
      </w:r>
      <w:del w:id="173" w:author="Clara Fuchsman" w:date="2021-05-13T22:01:00Z">
        <w:r w:rsidDel="005F35A0">
          <w:delText xml:space="preserve">and </w:delText>
        </w:r>
      </w:del>
      <w:ins w:id="174" w:author="Clara Fuchsman" w:date="2021-05-13T22:01:00Z">
        <w:r w:rsidR="005F35A0">
          <w:t xml:space="preserve">or </w:t>
        </w:r>
      </w:ins>
      <w:r>
        <w:t xml:space="preserve">time might allow </w:t>
      </w:r>
      <w:r w:rsidR="00D87184">
        <w:t>for further exploration of the</w:t>
      </w:r>
      <w:r>
        <w:t xml:space="preserve"> spatiotemporal variability of this relationship. </w:t>
      </w:r>
      <w:ins w:id="175" w:author="Clara Fuchsman" w:date="2021-05-13T22:02:00Z">
        <w:r w:rsidR="005F35A0">
          <w:t>In o</w:t>
        </w:r>
      </w:ins>
      <w:ins w:id="176" w:author="Clara Fuchsman" w:date="2021-05-13T22:03:00Z">
        <w:r w:rsidR="005F35A0">
          <w:t>ther systems, c</w:t>
        </w:r>
      </w:ins>
      <w:del w:id="177" w:author="Clara Fuchsman" w:date="2021-05-13T22:03:00Z">
        <w:r w:rsidR="00D87184" w:rsidDel="005F35A0">
          <w:delText>C</w:delText>
        </w:r>
      </w:del>
      <w:r w:rsidR="00D87184">
        <w:t>ombined i</w:t>
      </w:r>
      <w:r>
        <w:t xml:space="preserve">mage analysis and gel traps </w:t>
      </w:r>
      <w:r w:rsidR="00EC3855">
        <w:fldChar w:fldCharType="begin"/>
      </w:r>
      <w:r w:rsidR="00EC3855">
        <w:instrText xml:space="preserve"> ADDIN ZOTERO_ITEM CSL_CITATION {"citationID":"P9Y6gR6A","properties":{"formattedCitation":"(McDonnell &amp; Buesseler, 2010, 2012)","plainCitation":"(McDonnell &amp; Buesseler, 2010, 2012)","noteIndex":0},"citationItems":[{"id":1062,"uris":["http://zotero.org/users/158097/items/S22USTIJ"],"uri":["http://zotero.org/users/158097/items/S22USTIJ"],"itemData":{"id":1062,"type":"article-journal","container-title":"Limnology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O."}],"issued":{"date-parts":[["2010"]]}}},{"id":744,"uris":["http://zotero.org/users/158097/items/GH9ZFBC4"],"uri":["http://zotero.org/users/158097/items/GH9ZFBC4"],"itemData":{"id":744,"type":"article-journal","abstract":"We describe a new method for estimating sinking particulate carbon fluxes at high spatial and temporal resolutions from measurements of the particle concentration size distribution taken with an in situ camera system, in this case an autonomous video plankton recorder (VPR). Paired measurements of polyacrylamide gel traps and the VPR result in depth- and size-resolved parameterizations of the average sinking velocity, which enable the estimation of the flux size distribution from the concentration size distribution. Comparisons between the gel traps and the bulk carbon flux allows for the parameterization of the particle carbon content as a function of size. Together, these parameterizations permit the estimation of carbon fluxes from high-resolution VPR surveys. This method enables greater spatial, vertical, and temporal resolution of flux measurements beyond what is possible with conventional sediment traps. We tested this method in the Sargasso Sea and found that it was capable of accurately reproducing the fluxes measured in sediment traps while offering substantial improvement in the accuracy of the estimated fluxes compared to previous global and regional parameterizations. Our results point to the importance of local calibrations of the average sinking velocity and particle carbon content when estimating carbon fluxes from measurement of the concentration size distribution. This method holds important oceanographic potential for elucidating regional or basin scale carbon flows and providing new mechanistic insights into the function of the biological pump.","container-title":"Limnology and Oceanography: Methods","DOI":"10.4319/lom.2012.10.329","ISSN":"1541-5856","issue":"5","journalAbbreviation":"Limnol. Oceanogr. Methods","language":"en","page":"329-346","source":"Wiley Online Library","title":"A new method for the estimation of sinking particle fluxes from measurements of the particle size distribution, average sinking velocity, and carbon content","volume":"10","author":[{"family":"McDonnell","given":"Andrew M. P."},{"family":"Buesseler","given":"Ken O."}],"issued":{"date-parts":[["2012",5,1]]}}}],"schema":"https://github.com/citation-style-language/schema/raw/master/csl-citation.json"} </w:instrText>
      </w:r>
      <w:r w:rsidR="00EC3855">
        <w:fldChar w:fldCharType="separate"/>
      </w:r>
      <w:r w:rsidR="003B6974" w:rsidRPr="003B6974">
        <w:t>(McDonnell &amp; Buesseler, 2010, 2012)</w:t>
      </w:r>
      <w:r w:rsidR="00EC3855">
        <w:fldChar w:fldCharType="end"/>
      </w:r>
      <w:r>
        <w:t xml:space="preserve"> </w:t>
      </w:r>
      <w:ins w:id="178" w:author="Clara Fuchsman" w:date="2021-05-13T22:02:00Z">
        <w:r w:rsidR="005F35A0">
          <w:t xml:space="preserve">has </w:t>
        </w:r>
      </w:ins>
      <w:r>
        <w:t>provide</w:t>
      </w:r>
      <w:ins w:id="179" w:author="Clara Fuchsman" w:date="2021-05-13T22:02:00Z">
        <w:r w:rsidR="005F35A0">
          <w:t>d</w:t>
        </w:r>
      </w:ins>
      <w:r>
        <w:t xml:space="preserve"> </w:t>
      </w:r>
      <w:del w:id="180" w:author="Clara Fuchsman" w:date="2021-05-13T22:02:00Z">
        <w:r w:rsidDel="005F35A0">
          <w:delText xml:space="preserve">the </w:delText>
        </w:r>
      </w:del>
      <w:r>
        <w:t>opportunit</w:t>
      </w:r>
      <w:ins w:id="181" w:author="Clara Fuchsman" w:date="2021-05-13T22:02:00Z">
        <w:r w:rsidR="005F35A0">
          <w:t>ies</w:t>
        </w:r>
      </w:ins>
      <w:del w:id="182" w:author="Clara Fuchsman" w:date="2021-05-13T22:02:00Z">
        <w:r w:rsidDel="005F35A0">
          <w:delText>y</w:delText>
        </w:r>
      </w:del>
      <w:r>
        <w:t xml:space="preserve"> to explore particle size to flux relationships and how they vary between particle types</w:t>
      </w:r>
      <w:ins w:id="183" w:author="Jacob Cram" w:date="2021-05-15T15:30:00Z">
        <w:r w:rsidR="00C92D2E">
          <w:t xml:space="preserve"> in more detail.</w:t>
        </w:r>
      </w:ins>
      <w:del w:id="184" w:author="Clara Fuchsman" w:date="2021-05-13T22:02:00Z">
        <w:r w:rsidDel="005F35A0">
          <w:delText xml:space="preserve"> in more </w:delText>
        </w:r>
        <w:commentRangeStart w:id="185"/>
        <w:r w:rsidDel="005F35A0">
          <w:delText>depth</w:delText>
        </w:r>
        <w:commentRangeEnd w:id="185"/>
        <w:r w:rsidR="005F35A0" w:rsidDel="005F35A0">
          <w:rPr>
            <w:rStyle w:val="CommentReference"/>
          </w:rPr>
          <w:commentReference w:id="185"/>
        </w:r>
      </w:del>
      <w:r w:rsidR="00D87184">
        <w:t>.</w:t>
      </w:r>
    </w:p>
    <w:p w14:paraId="00000078" w14:textId="1065E0A8" w:rsidR="00104E87" w:rsidRDefault="004D045E">
      <w:pPr>
        <w:pStyle w:val="Heading2"/>
      </w:pPr>
      <w:bookmarkStart w:id="186" w:name="bookmark=id.49x2ik5" w:colFirst="0" w:colLast="0"/>
      <w:bookmarkEnd w:id="186"/>
      <w:r>
        <w:t>Remineralization rates of all particles decrease in the ODZ, but disaggregation does not</w:t>
      </w:r>
    </w:p>
    <w:p w14:paraId="00000079" w14:textId="2A7F6048" w:rsidR="00104E87" w:rsidRDefault="004D045E">
      <w:r>
        <w:t xml:space="preserve">Particle size profiles, particle size distribution slopes, and estimated biovolume, averaged across all casts and smoothed, are all similar to the predictions made by Weber and Bianchi’s </w:t>
      </w:r>
      <w:r w:rsidR="00EC3855">
        <w:fldChar w:fldCharType="begin"/>
      </w:r>
      <w:r w:rsidR="00EC3855">
        <w:instrText xml:space="preserve"> ADDIN ZOTERO_ITEM CSL_CITATION {"citationID":"bkuN0L8b","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EC3855">
        <w:fldChar w:fldCharType="separate"/>
      </w:r>
      <w:r w:rsidR="003B6974" w:rsidRPr="003B6974">
        <w:t>(2020)</w:t>
      </w:r>
      <w:r w:rsidR="00EC3855">
        <w:fldChar w:fldCharType="end"/>
      </w:r>
      <w:r>
        <w:t xml:space="preserve"> “Model 1”. (Figure 5), and therefore our hypothesis </w:t>
      </w:r>
      <w:r>
        <w:rPr>
          <w:b/>
        </w:rPr>
        <w:t>H</w:t>
      </w:r>
      <w:r w:rsidR="00F06FFB">
        <w:rPr>
          <w:b/>
        </w:rPr>
        <w:t>A</w:t>
      </w:r>
      <w:r>
        <w:rPr>
          <w:b/>
        </w:rPr>
        <w:t>1</w:t>
      </w:r>
      <w:r>
        <w:t xml:space="preserve">. This suggests that the low oxygen at this site decreases the particle remineralization rate of all particles, including small ones. It does not support the </w:t>
      </w:r>
      <w:r w:rsidR="00F06FFB" w:rsidRPr="00F06FFB">
        <w:rPr>
          <w:b/>
          <w:bCs/>
        </w:rPr>
        <w:t>HA2</w:t>
      </w:r>
      <w:r>
        <w:t xml:space="preserve"> in which disaggregation is suppressed in the ODZ, nor </w:t>
      </w:r>
      <w:r w:rsidR="00F06FFB" w:rsidRPr="00F06FFB">
        <w:rPr>
          <w:b/>
          <w:bCs/>
        </w:rPr>
        <w:t>HA3</w:t>
      </w:r>
      <w:r>
        <w:t xml:space="preserve"> in which only the very large particles’ remineralization is slowed</w:t>
      </w:r>
      <w:ins w:id="187" w:author="Clara Fuchsman" w:date="2021-05-13T22:03:00Z">
        <w:r w:rsidR="005F35A0">
          <w:t xml:space="preserve"> due to sulfate reduction</w:t>
        </w:r>
      </w:ins>
      <w:r>
        <w:t>. The data at the oxic site, generally conformed to Weber and Bianchi’s</w:t>
      </w:r>
      <w:r w:rsidR="006E5628">
        <w:t xml:space="preserve"> null model</w:t>
      </w:r>
      <w:r>
        <w:t xml:space="preserve"> “Model 0” </w:t>
      </w:r>
      <w:r w:rsidR="00EC3855">
        <w:fldChar w:fldCharType="begin"/>
      </w:r>
      <w:r w:rsidR="00EC3855">
        <w:instrText xml:space="preserve"> ADDIN ZOTERO_ITEM CSL_CITATION {"citationID":"0QWZaihv","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EC3855">
        <w:fldChar w:fldCharType="separate"/>
      </w:r>
      <w:r w:rsidR="003B6974" w:rsidRPr="003B6974">
        <w:t>(2020)</w:t>
      </w:r>
      <w:r w:rsidR="00EC3855">
        <w:fldChar w:fldCharType="end"/>
      </w:r>
      <w:r>
        <w:t xml:space="preserve">, which was their prediction for particle distributions at oxic sites. However, one difference was that the observed particle size distribution, while essentially constant from the base of the photic zone through 1000 m, appeared to steepen between 1000 m and 2000 m, suggesting an increase in the abundance of small particles, relative to Model 0. This could indicate increased disaggregation in this region or horizontal transport of small particles through advection in this region. One possible source of horizontal transport is colloids in a deep iron plume </w:t>
      </w:r>
      <w:r w:rsidR="00EC3855">
        <w:fldChar w:fldCharType="begin"/>
      </w:r>
      <w:r w:rsidR="003B6974">
        <w:instrText xml:space="preserve"> ADDIN ZOTERO_ITEM CSL_CITATION {"citationID":"aKi4Wo49","properties":{"formattedCitation":"(Homoky et al., 2021; Lam et al., 2020)","plainCitation":"(Homoky et al., 2021; Lam et al., 2020)","noteIndex":0},"citationItems":[{"id":9393,"uris":["http://zotero.org/users/158097/items/RC7DHM6W"],"uri":["http://zotero.org/users/158097/items/RC7DHM6W"],"itemData":{"id":9393,"type":"article-journal","abstract":"Dissolution of marine sediment is a key source of dissolved iron (Fe) that regulates the ocean carbon cycle. Currently, our prevailing understanding, encapsulated in ocean models, focuses on low-oxygen reductive supply mechanisms and neglects the emerging evidence from iron isotopes in seawater and sediment porewaters for additional nonreductive dissolution processes. Here, we combine measurements of Fe colloids and dissolved δ\n              56\n              Fe in shallow porewaters spanning the full depth of the South Atlantic Ocean to demonstrate that it is lithogenic colloid production that fuels sedimentary iron supply away from low-oxygen systems. Iron colloids are ubiquitous in these oxic ocean sediment porewaters and account for the lithogenic isotope signature of dissolved Fe (δ\n              56\n              Fe = +0.07 ± 0.07‰) within and between ocean basins. Isotope model experiments demonstrate that only lithogenic weathering in both oxic and nitrogenous zones, rather than precipitation or ligand complexation of reduced Fe species, can account for the production of these porewater Fe colloids. The broader covariance between colloidal Fe and organic carbon (OC) abundance suggests that sorption of OC may control the nanoscale stability of Fe minerals by inhibiting the loss of Fe(oxyhydr)oxides to more crystalline minerals in the sediment. Oxic ocean sediments can therefore generate a large exchangeable reservoir of organo-mineral Fe colloids at the sediment water interface (a “rusty source”) that dominates the benthic supply of dissolved Fe to the ocean interior, alongside reductive supply pathways from shallower continental margins.","container-title":"Proceedings of the National Academy of Sciences","DOI":"10.1073/pnas.2016078118","ISSN":"0027-8424, 1091-6490","issue":"13","journalAbbreviation":"Proc Natl Acad Sci USA","language":"en","page":"e2016078118","source":"DOI.org (Crossref)","title":"Iron colloids dominate sedimentary supply to the ocean interior","volume":"118","author":[{"family":"Homoky","given":"William B."},{"family":"Conway","given":"Tim M."},{"family":"John","given":"Seth G."},{"family":"König","given":"Daniela"},{"family":"Deng","given":"FeiFei"},{"family":"Tagliabue","given":"Alessandro"},{"family":"Mills","given":"Rachel A."}],"issued":{"date-parts":[["2021",3,30]]}}},{"id":9386,"uris":["http://zotero.org/users/158097/items/G68GR48A"],"uri":["http://zotero.org/users/158097/items/G68GR48A"],"itemData":{"id":9386,"type":"article-journal","abstract":"Iron is the most important micronutrient in the ocean, but the nature and magnitude of its sources and sinks to the ocean are poorly constrained. Here we assess our understanding of the sources and sinks of iron in margin environments by synthesizing observations from the U.S. GEOTRACES GP16 Eastern Tropical Pacific Zonal Transect (EPZT) cruise near the Peru margin. GP16 observations showed elevated dissolved iron (dFe) concentrations along the margin, but a larger westward plume of dFe at slope depths (1000–3000 m) in oxygenated waters, rather than at shelf depths (100–300 m) in oxygen deficient waters. We examine the potential explanations for this unexpected observation. Multiple tracers from GP16 suggest that sediment resuspension was important at slope depths, which would lead to enhanced benthic flux of dFe above what was previously measured. The difference in the apparent persistence and penetration of shelf versus slope plumes of dFe into the interior of the ocean likely results from faster removal rates of the shelf dFe compared to slope dFe. The dFe sourced from the shelf was almost entirely in the dFe(II) form, whereas dFe sourced from the slope was almost entirely in the dFe(III) form. Although benthic dFe(II) diffuses into oxygen deficient overlying waters, there is still oxidation of dFe(II), which precipitates to particulate Fe(III). In contrast, the slope plume appears to persist in a stabilized dFe(III) form. We hypothesize that sediment porewaters with moderate organic carbon delivery to sediments and shallow oxygen penetration are especially good sources of persistent dFe to the water column.","container-title":"ACS Earth and Space Chemistry","DOI":"10.1021/acsearthspacechem.0c00066","issue":"7","journalAbbreviation":"ACS Earth Space Chem.","note":"publisher: American Chemical Society","page":"977-992","source":"ACS Publications","title":"Unexpected Source and Transport of Iron from the Deep Peru Margin","volume":"4","author":[{"family":"Lam","given":"Phoebe J."},{"family":"Heller","given":"Maija I."},{"family":"Lerner","given":"Paul E."},{"family":"Moffett","given":"James W."},{"family":"Buck","given":"Kristen N."}],"issued":{"date-parts":[["2020",7,16]]}}}],"schema":"https://github.com/citation-style-language/schema/raw/master/csl-citation.json"} </w:instrText>
      </w:r>
      <w:r w:rsidR="00EC3855">
        <w:fldChar w:fldCharType="separate"/>
      </w:r>
      <w:r w:rsidR="003B6974" w:rsidRPr="003B6974">
        <w:t>(Homoky et al., 2021; Lam et al., 2020)</w:t>
      </w:r>
      <w:r w:rsidR="00EC3855">
        <w:fldChar w:fldCharType="end"/>
      </w:r>
      <w:r>
        <w:t>.</w:t>
      </w:r>
    </w:p>
    <w:p w14:paraId="0000007A" w14:textId="77777777" w:rsidR="00104E87" w:rsidRDefault="004D045E">
      <w:pPr>
        <w:pStyle w:val="Heading2"/>
      </w:pPr>
      <w:bookmarkStart w:id="188" w:name="bookmark=id.2p2csry" w:colFirst="0" w:colLast="0"/>
      <w:bookmarkEnd w:id="188"/>
      <w:r>
        <w:t>Zooplankton likely transport organic matter into the ODZ core</w:t>
      </w:r>
    </w:p>
    <w:p w14:paraId="3A55F41E" w14:textId="34762E0A" w:rsidR="00F94AB5" w:rsidRDefault="004D045E" w:rsidP="008072AE">
      <w:r>
        <w:t xml:space="preserve">Predicted flux levels sometimes increase between 275 m and 625 m, and at all other times attenuate very slowly in this region. The EK60 data suggest the diel migration of all sizes of organisms to this region, agreeing with previous analysis of copepods collected with nets </w:t>
      </w:r>
      <w:r w:rsidR="00EC3855">
        <w:fldChar w:fldCharType="begin"/>
      </w:r>
      <w:r w:rsidR="00EC3855">
        <w:instrText xml:space="preserve"> ADDIN ZOTERO_ITEM CSL_CITATION {"citationID":"2qkxcFjm","properties":{"formattedCitation":"(Wishner et al., 2020)","plainCitation":"(Wishner et al., 2020)","noteIndex":0},"citationItems":[{"id":9391,"uris":["http://zotero.org/users/158097/items/XPATQHFB"],"uri":["http://zotero.org/users/158097/items/XPATQHFB"],"itemData":{"id":9391,"type":"article-journal","abstract":"Abstract.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EC3855">
        <w:rPr>
          <w:rFonts w:ascii="Cambria Math" w:hAnsi="Cambria Math" w:cs="Cambria Math"/>
        </w:rPr>
        <w:instrText>∘</w:instrText>
      </w:r>
      <w:r w:rsidR="00EC3855">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EC3855">
        <w:rPr>
          <w:rFonts w:ascii="Cambria Math" w:hAnsi="Cambria Math" w:cs="Cambria Math"/>
        </w:rPr>
        <w:instrText>∼</w:instrText>
      </w:r>
      <w:r w:rsidR="00EC3855">
        <w:instrText>600 to\n</w:instrText>
      </w:r>
      <w:r w:rsidR="00EC3855">
        <w:rPr>
          <w:rFonts w:ascii="Cambria Math" w:hAnsi="Cambria Math" w:cs="Cambria Math"/>
        </w:rPr>
        <w:instrText>∼</w:instrText>
      </w:r>
      <w:r w:rsidR="00EC3855">
        <w:instrText>800 m, and the depth of diapause for Eucalanus inermis shifted from\n</w:instrText>
      </w:r>
      <w:r w:rsidR="00EC3855">
        <w:rPr>
          <w:rFonts w:ascii="Cambria Math" w:hAnsi="Cambria Math" w:cs="Cambria Math"/>
        </w:rPr>
        <w:instrText>∼</w:instrText>
      </w:r>
      <w:r w:rsidR="00EC3855">
        <w:instrText xml:space="preserve">500 to </w:instrText>
      </w:r>
      <w:r w:rsidR="00EC3855">
        <w:rPr>
          <w:rFonts w:ascii="Cambria Math" w:hAnsi="Cambria Math" w:cs="Cambria Math"/>
        </w:rPr>
        <w:instrText>∼</w:instrText>
      </w:r>
      <w:r w:rsidR="00EC3855">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EC3855">
        <w:rPr>
          <w:rFonts w:ascii="Cambria Math" w:hAnsi="Cambria Math" w:cs="Cambria Math"/>
        </w:rPr>
        <w:instrText>∼</w:instrText>
      </w:r>
      <w:r w:rsidR="00EC3855">
        <w:instrText>20 m) when the aerobic mixed layer was thin and the low-oxygen OMZ broad, but it was much deeper (</w:instrText>
      </w:r>
      <w:r w:rsidR="00EC3855">
        <w:rPr>
          <w:rFonts w:ascii="Cambria Math" w:hAnsi="Cambria Math" w:cs="Cambria Math"/>
        </w:rPr>
        <w:instrText>∼</w:instrText>
      </w:r>
      <w:r w:rsidR="00EC3855">
        <w:instrText xml:space="preserve">100 m) when the mixed\nlayer and higher oxygen extended deeper; daytime depth in both situations\nwas </w:instrText>
      </w:r>
      <w:r w:rsidR="00EC3855">
        <w:rPr>
          <w:rFonts w:ascii="Cambria Math" w:hAnsi="Cambria Math" w:cs="Cambria Math"/>
        </w:rPr>
        <w:instrText>∼</w:instrText>
      </w:r>
      <w:r w:rsidR="00EC3855">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rsidR="00EC3855">
        <w:fldChar w:fldCharType="separate"/>
      </w:r>
      <w:r w:rsidR="003B6974" w:rsidRPr="003B6974">
        <w:t>(Wishner et al., 2020)</w:t>
      </w:r>
      <w:r w:rsidR="00EC3855">
        <w:fldChar w:fldCharType="end"/>
      </w:r>
      <w:r>
        <w:t xml:space="preserve">. Taken together, the concurrent </w:t>
      </w:r>
      <w:r w:rsidR="005E0393">
        <w:t xml:space="preserve">intermittent increases in flux with </w:t>
      </w:r>
      <w:r>
        <w:t>diel migration</w:t>
      </w:r>
      <w:r w:rsidR="005E0393">
        <w:t xml:space="preserve"> in the top 500 m</w:t>
      </w:r>
      <w:r>
        <w:t xml:space="preserve"> suggests that zooplankton are transporting organic matter. That the rate of change in flux with depth </w:t>
      </w:r>
      <w:del w:id="189" w:author="Clara Fuchsman" w:date="2021-05-13T22:11:00Z">
        <w:r w:rsidDel="009C79F1">
          <w:delText xml:space="preserve">varies between days </w:delText>
        </w:r>
      </w:del>
      <w:r>
        <w:t xml:space="preserve">suggests some </w:t>
      </w:r>
      <w:proofErr w:type="gramStart"/>
      <w:r>
        <w:t>day to day</w:t>
      </w:r>
      <w:proofErr w:type="gramEnd"/>
      <w:r>
        <w:t xml:space="preserve"> variability in this transport. That</w:t>
      </w:r>
      <w:r w:rsidR="00F94AB5">
        <w:t xml:space="preserve"> this rate</w:t>
      </w:r>
      <w:r>
        <w:t xml:space="preserve"> does not vary statistically significantly between day and night suggests that any diel release of particles is relatively small compared to the particles already present in situ. Indeed</w:t>
      </w:r>
      <w:r w:rsidR="008422C4">
        <w:t>,</w:t>
      </w:r>
      <w:r>
        <w:t xml:space="preserve"> it suggests that particle sinking is slow enough that any particles that are transported to depth during the day are retained at night. Furthermore, nocturnal migrators are likely playing a role in carbon transport which may smooth out any diel signal. Another possibility given that the</w:t>
      </w:r>
      <w:r w:rsidR="005E0393">
        <w:t xml:space="preserve"> smal</w:t>
      </w:r>
      <w:ins w:id="190" w:author="Clara Fuchsman" w:date="2021-05-13T22:05:00Z">
        <w:r w:rsidR="005F35A0">
          <w:t>l</w:t>
        </w:r>
      </w:ins>
      <w:r>
        <w:t xml:space="preserve"> magnitude of the </w:t>
      </w:r>
      <w:r w:rsidR="008422C4">
        <w:t>day-to-day</w:t>
      </w:r>
      <w:r>
        <w:t xml:space="preserve"> variability in apparent particle flux</w:t>
      </w:r>
      <w:r w:rsidR="005E0393">
        <w:t>,</w:t>
      </w:r>
      <w:r>
        <w:t xml:space="preserve"> is small is that the zooplankton themselves, which likely make up about 5% of what the UVP counts as particles, may be driving this apparent pattern and that </w:t>
      </w:r>
      <w:commentRangeStart w:id="191"/>
      <w:r>
        <w:t xml:space="preserve">particle flux itself does </w:t>
      </w:r>
      <w:proofErr w:type="gramStart"/>
      <w:r>
        <w:t>actually not</w:t>
      </w:r>
      <w:proofErr w:type="gramEnd"/>
      <w:r>
        <w:t xml:space="preserve"> vary</w:t>
      </w:r>
      <w:commentRangeEnd w:id="191"/>
      <w:r w:rsidR="009C79F1">
        <w:rPr>
          <w:rStyle w:val="CommentReference"/>
        </w:rPr>
        <w:commentReference w:id="191"/>
      </w:r>
      <w:r>
        <w:t>.</w:t>
      </w:r>
      <w:ins w:id="192" w:author="Jacob Cram" w:date="2021-05-15T15:33:00Z">
        <w:r w:rsidR="00C92D2E">
          <w:t xml:space="preserve"> </w:t>
        </w:r>
      </w:ins>
      <w:ins w:id="193" w:author="Jacob Cram" w:date="2021-05-15T15:41:00Z">
        <w:r w:rsidR="008072AE">
          <w:t xml:space="preserve">More likely, especially given the observation that this variability </w:t>
        </w:r>
        <w:proofErr w:type="gramStart"/>
        <w:r w:rsidR="008072AE">
          <w:t>didn’t</w:t>
        </w:r>
        <w:proofErr w:type="gramEnd"/>
        <w:r w:rsidR="008072AE">
          <w:t xml:space="preserve"> track well with the within day variability seen by the EK60 and the small number of particles that are zoop</w:t>
        </w:r>
      </w:ins>
      <w:ins w:id="194" w:author="Jacob Cram" w:date="2021-05-15T15:42:00Z">
        <w:r w:rsidR="008072AE">
          <w:t>lankton, is that such a factor only accounts for some of the observed variability in flux.</w:t>
        </w:r>
      </w:ins>
      <w:ins w:id="195" w:author="Jacob Cram" w:date="2021-05-15T15:40:00Z">
        <w:r w:rsidR="008072AE">
          <w:t xml:space="preserve"> </w:t>
        </w:r>
      </w:ins>
      <w:ins w:id="196" w:author="Jacob Cram" w:date="2021-05-15T15:42:00Z">
        <w:r w:rsidR="008072AE">
          <w:t xml:space="preserve">An additional source of temporal </w:t>
        </w:r>
      </w:ins>
      <w:ins w:id="197" w:author="Jacob Cram" w:date="2021-05-15T15:43:00Z">
        <w:r w:rsidR="008072AE">
          <w:t>variability</w:t>
        </w:r>
      </w:ins>
      <w:ins w:id="198" w:author="Jacob Cram" w:date="2021-05-15T15:42:00Z">
        <w:r w:rsidR="008072AE">
          <w:t xml:space="preserve"> in flux is variation in particle export</w:t>
        </w:r>
      </w:ins>
      <w:ins w:id="199" w:author="Jacob Cram" w:date="2021-05-15T15:43:00Z">
        <w:r w:rsidR="008072AE">
          <w:t xml:space="preserve"> from the photic zone.</w:t>
        </w:r>
      </w:ins>
      <w:del w:id="200" w:author="Jacob Cram" w:date="2021-05-15T15:42:00Z">
        <w:r w:rsidR="00F94AB5" w:rsidDel="008072AE">
          <w:delText xml:space="preserve"> </w:delText>
        </w:r>
      </w:del>
      <w:del w:id="201" w:author="Clara Fuchsman" w:date="2021-05-13T22:05:00Z">
        <w:r w:rsidR="00F94AB5" w:rsidDel="009C79F1">
          <w:delText>Another possible interpretation of our data is that surface production varies in such a way as to generate the apparent increases in flux with depth.</w:delText>
        </w:r>
      </w:del>
    </w:p>
    <w:p w14:paraId="0000007B" w14:textId="07F71635" w:rsidR="00104E87" w:rsidRDefault="00EC3855">
      <w:r>
        <w:t xml:space="preserve">Zooplankton are known to also congregate at the lower boundaries of ODZs </w:t>
      </w:r>
      <w:commentRangeStart w:id="202"/>
      <w:r>
        <w:fldChar w:fldCharType="begin"/>
      </w:r>
      <w:r>
        <w:instrText xml:space="preserve"> ADDIN ZOTERO_ITEM CSL_CITATION {"citationID":"t3hwfUiC","properties":{"formattedCitation":"(Wishner et al., 2020)","plainCitation":"(Wishner et al., 2020)","noteIndex":0},"citationItems":[{"id":9391,"uris":["http://zotero.org/users/158097/items/XPATQHFB"],"uri":["http://zotero.org/users/158097/items/XPATQHFB"],"itemData":{"id":9391,"type":"article-journal","abstract":"Abstract.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Pr>
          <w:rFonts w:ascii="Cambria Math" w:hAnsi="Cambria Math" w:cs="Cambria Math"/>
        </w:rPr>
        <w:instrText>∘</w:instrText>
      </w:r>
      <w:r>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Pr>
          <w:rFonts w:ascii="Cambria Math" w:hAnsi="Cambria Math" w:cs="Cambria Math"/>
        </w:rPr>
        <w:instrText>∼</w:instrText>
      </w:r>
      <w:r>
        <w:instrText>600 to\n</w:instrText>
      </w:r>
      <w:r>
        <w:rPr>
          <w:rFonts w:ascii="Cambria Math" w:hAnsi="Cambria Math" w:cs="Cambria Math"/>
        </w:rPr>
        <w:instrText>∼</w:instrText>
      </w:r>
      <w:r>
        <w:instrText>800 m, and the depth of diapause for Eucalanus inermis shifted from\n</w:instrText>
      </w:r>
      <w:r>
        <w:rPr>
          <w:rFonts w:ascii="Cambria Math" w:hAnsi="Cambria Math" w:cs="Cambria Math"/>
        </w:rPr>
        <w:instrText>∼</w:instrText>
      </w:r>
      <w:r>
        <w:instrText xml:space="preserve">500 to </w:instrText>
      </w:r>
      <w:r>
        <w:rPr>
          <w:rFonts w:ascii="Cambria Math" w:hAnsi="Cambria Math" w:cs="Cambria Math"/>
        </w:rPr>
        <w:instrText>∼</w:instrText>
      </w:r>
      <w:r>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Pr>
          <w:rFonts w:ascii="Cambria Math" w:hAnsi="Cambria Math" w:cs="Cambria Math"/>
        </w:rPr>
        <w:instrText>∼</w:instrText>
      </w:r>
      <w:r>
        <w:instrText>20 m) when the aerobic mixed layer was thin and the low-oxygen OMZ broad, but it was much deeper (</w:instrText>
      </w:r>
      <w:r>
        <w:rPr>
          <w:rFonts w:ascii="Cambria Math" w:hAnsi="Cambria Math" w:cs="Cambria Math"/>
        </w:rPr>
        <w:instrText>∼</w:instrText>
      </w:r>
      <w:r>
        <w:instrText xml:space="preserve">100 m) when the mixed\nlayer and higher oxygen extended deeper; daytime depth in both situations\nwas </w:instrText>
      </w:r>
      <w:r>
        <w:rPr>
          <w:rFonts w:ascii="Cambria Math" w:hAnsi="Cambria Math" w:cs="Cambria Math"/>
        </w:rPr>
        <w:instrText>∼</w:instrText>
      </w:r>
      <w:r>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fldChar w:fldCharType="separate"/>
      </w:r>
      <w:r w:rsidR="003B6974" w:rsidRPr="003B6974">
        <w:t>(Wishner et al., 2020)</w:t>
      </w:r>
      <w:r>
        <w:fldChar w:fldCharType="end"/>
      </w:r>
      <w:commentRangeEnd w:id="202"/>
      <w:r w:rsidR="009C79F1">
        <w:rPr>
          <w:rStyle w:val="CommentReference"/>
        </w:rPr>
        <w:commentReference w:id="202"/>
      </w:r>
      <w:r>
        <w:t xml:space="preserve"> and high urea concentrations in the lower oxycline of the ETNP has been suggested to be due to these zooplankton </w:t>
      </w:r>
      <w:commentRangeStart w:id="203"/>
      <w:r>
        <w:fldChar w:fldCharType="begin"/>
      </w:r>
      <w:r>
        <w:instrText xml:space="preserve"> ADDIN ZOTERO_ITEM CSL_CITATION {"citationID":"RHVTSz3U","properties":{"formattedCitation":"(Widner et al., 2018)","plainCitation":"(Widner et al., 2018)","noteIndex":0},"citationItems":[{"id":5902,"uris":["http://zotero.org/users/158097/items/4K4XMMG8"],"uri":["http://zotero.org/users/158097/items/4K4XMMG8"],"itemData":{"id":5902,"type":"article-journal","abstract":"In marine oxygen deficient zones (ODZs), which contribute up to half of marine N loss, microbes use nitrogen (N) for assimilatory and dissimilatory processes. Here, we examine N utilization above and within the ODZ of the Eastern Tropical North Pacific Ocean, focusing on distribution, uptake and genes for the utilization of two simple organic N compounds, urea and cyanate. Ammonium, urea and cyanate concentrations generally peaked in the oxycline while uptake rates were highest in the surface. Within the ODZ, concentrations were lower, but urea N and C and cyanate C were taken up. All identified autotrophs had an N assimilation pathway that did not require external ammonium: ODZ Prochlorococcus possessed genes to assimilate nitrate, nitrite and urea; nitrite oxidizers (Nitrospina) possessed genes to assimilate nitrite, urea and cyanate; anammox bacteria (Scalindua) possessed genes to utilize cyanate; and ammonia-oxidizing Thaumarchaeota possessed genes to utilize urea. Urease genes were present in 20% of microbes, including SAR11, suggesting the urea utilization capacity was widespread. In the ODZ core, cyanate genes were largely (</w:instrText>
      </w:r>
      <w:r>
        <w:rPr>
          <w:rFonts w:ascii="Cambria Math" w:hAnsi="Cambria Math" w:cs="Cambria Math"/>
        </w:rPr>
        <w:instrText>∼</w:instrText>
      </w:r>
      <w:r>
        <w:instrText xml:space="preserve">95%) associated with Scalindua, suggesting that, within this ODZ, cyanate N is primarily used for N loss via anammox (cyanammox), and that anammox does not require ammonium for N loss.","container-title":"FEMS Microbiology Ecology","DOI":"10.1093/femsec/fiy138","ISSN":"1574-6941","issue":"10","language":"en","source":"Crossref","title":"Utilization of urea and cyanate in waters overlying and within the eastern tropical north Pacific oxygen deficient zone","URL":"https://academic.oup.com/femsec/article/doi/10.1093/femsec/fiy138/5055141","volume":"94","author":[{"family":"Widner","given":"Brittany"},{"family":"Fuchsman","given":"Clara A"},{"family":"Chang","given":"Bonnie X"},{"family":"Rocap","given":"Gabrielle"},{"family":"Mulholland","given":"Margaret R"}],"accessed":{"date-parts":[["2018",12,4]]},"issued":{"date-parts":[["2018",10,1]]}}}],"schema":"https://github.com/citation-style-language/schema/raw/master/csl-citation.json"} </w:instrText>
      </w:r>
      <w:r>
        <w:fldChar w:fldCharType="separate"/>
      </w:r>
      <w:r w:rsidR="003B6974" w:rsidRPr="003B6974">
        <w:t>(Widner et al., 2018)</w:t>
      </w:r>
      <w:r>
        <w:fldChar w:fldCharType="end"/>
      </w:r>
      <w:commentRangeEnd w:id="203"/>
      <w:r w:rsidR="00A250C2">
        <w:rPr>
          <w:rStyle w:val="CommentReference"/>
        </w:rPr>
        <w:commentReference w:id="203"/>
      </w:r>
      <w:r>
        <w:t xml:space="preserve">. Beam attenuation indicates a third peak in the oxycline below the ODZ. We do not see this congregation in the EK60 data. However, it is possible that small organisms do congregate here, but are not detected by the EK60’s 12000 and 20000 </w:t>
      </w:r>
      <w:proofErr w:type="spellStart"/>
      <w:r>
        <w:t>kHZ</w:t>
      </w:r>
      <w:proofErr w:type="spellEnd"/>
      <w:r>
        <w:t xml:space="preserve"> signals, which do not penetrate to 1000</w:t>
      </w:r>
      <w:r w:rsidR="006065A2">
        <w:t xml:space="preserve"> m</w:t>
      </w:r>
      <w:r>
        <w:t xml:space="preserve"> in our data. The EK60 data do however suggest that larger, krill to fish sized organisms are not abundant in the lower oxycline. Alternatively, the beam attenuation signal could have a non-zooplankton source, such as </w:t>
      </w:r>
      <w:commentRangeStart w:id="204"/>
      <w:r>
        <w:t>in-situ formation</w:t>
      </w:r>
      <w:ins w:id="205" w:author="Jacob Cram" w:date="2021-05-15T15:32:00Z">
        <w:r w:rsidR="00C92D2E">
          <w:t xml:space="preserve"> by chemoautotrophic processes</w:t>
        </w:r>
      </w:ins>
      <w:r>
        <w:t xml:space="preserve"> or horizontal advection of small particles</w:t>
      </w:r>
      <w:commentRangeEnd w:id="204"/>
      <w:r w:rsidR="009C79F1">
        <w:rPr>
          <w:rStyle w:val="CommentReference"/>
        </w:rPr>
        <w:commentReference w:id="204"/>
      </w:r>
      <w:r>
        <w:t>.</w:t>
      </w:r>
      <w:bookmarkStart w:id="206" w:name="bookmark=id.147n2zr" w:colFirst="0" w:colLast="0"/>
      <w:bookmarkEnd w:id="206"/>
    </w:p>
    <w:p w14:paraId="0000007C" w14:textId="77777777" w:rsidR="00104E87" w:rsidRDefault="004D045E">
      <w:pPr>
        <w:pStyle w:val="Heading2"/>
      </w:pPr>
      <w:r>
        <w:lastRenderedPageBreak/>
        <w:t>Zooplankton likely disaggregate particles in the ODZ core</w:t>
      </w:r>
    </w:p>
    <w:p w14:paraId="0000007D" w14:textId="430B9DFF" w:rsidR="00104E87" w:rsidRDefault="004D045E">
      <w:r>
        <w:t>The observation that there is greater flux by small particles (&lt; 500</w:t>
      </w:r>
      <w:r w:rsidR="00EC3855">
        <w:t xml:space="preserve"> </w:t>
      </w:r>
      <w:proofErr w:type="spellStart"/>
      <w:r w:rsidR="00EC3855">
        <w:t>μm</w:t>
      </w:r>
      <w:proofErr w:type="spellEnd"/>
      <w:r>
        <w:t xml:space="preserve">) than would be predicted by remineralization and sinking alone (Figure 7), between the photic zone and 500 m suggests that some process is disaggregating large particles into smaller ones. That this apparent disaggregation corresponds with the region where migratory organisms are found suggests that some of these organisms, likely small animals such as copepods and euphausiids </w:t>
      </w:r>
      <w:r w:rsidR="00EC3855">
        <w:fldChar w:fldCharType="begin"/>
      </w:r>
      <w:r w:rsidR="00EC3855">
        <w:instrText xml:space="preserve"> ADDIN ZOTERO_ITEM CSL_CITATION {"citationID":"TgtFmMEr","properties":{"formattedCitation":"(Herrera et al., 2019; Maas et al., 2014)","plainCitation":"(Herrera et al., 2019; Maas et al., 2014)","noteIndex":0},"citationItems":[{"id":8969,"uris":["http://zotero.org/users/158097/items/R8SPHHHI"],"uri":["http://zotero.org/users/158097/items/R8SPHHHI"],"itemData":{"id":8969,"type":"article-journal","abstract":"Knowledge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EC3855">
        <w:rPr>
          <w:rFonts w:ascii="Cambria Math" w:hAnsi="Cambria Math" w:cs="Cambria Math"/>
        </w:rPr>
        <w:instrText>∼</w:instrText>
      </w:r>
      <w:r w:rsidR="00EC3855">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F."}],"issued":{"date-parts":[["2014",11,1]]}}}],"schema":"https://github.com/citation-style-language/schema/raw/master/csl-citation.json"} </w:instrText>
      </w:r>
      <w:r w:rsidR="00EC3855">
        <w:fldChar w:fldCharType="separate"/>
      </w:r>
      <w:r w:rsidR="003B6974" w:rsidRPr="003B6974">
        <w:t>(Herrera et al., 2019; Maas et al., 2014)</w:t>
      </w:r>
      <w:r w:rsidR="00EC3855">
        <w:fldChar w:fldCharType="end"/>
      </w:r>
      <w:r>
        <w:t xml:space="preserve">, may break down particles </w:t>
      </w:r>
      <w:r w:rsidR="00EC3855">
        <w:fldChar w:fldCharType="begin"/>
      </w:r>
      <w:r w:rsidR="00EC3855">
        <w:instrText xml:space="preserve"> ADDIN ZOTERO_ITEM CSL_CITATION {"citationID":"smU9k4pV","properties":{"formattedCitation":"(Dilling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EC3855">
        <w:fldChar w:fldCharType="separate"/>
      </w:r>
      <w:r w:rsidR="003B6974" w:rsidRPr="003B6974">
        <w:t>(Dilling &amp; Alldredge, 2000; Goldthwait et al., 2005)</w:t>
      </w:r>
      <w:r w:rsidR="00EC3855">
        <w:fldChar w:fldCharType="end"/>
      </w:r>
      <w:r>
        <w:t xml:space="preserve">. While other processes such as horizontal advection of water containing small particles </w:t>
      </w:r>
      <w:r w:rsidR="00EC3855">
        <w:fldChar w:fldCharType="begin"/>
      </w:r>
      <w:r w:rsidR="00EC3855">
        <w:instrText xml:space="preserve"> ADDIN ZOTERO_ITEM CSL_CITATION {"citationID":"HC7XlLan","properties":{"formattedCitation":"(Inthorn, 2005)","plainCitation":"(Inthorn, 2005)","noteIndex":0},"citationItems":[{"id":8963,"uris":["http://zotero.org/users/158097/items/YNCJ5G69"],"uri":["http://zotero.org/users/158097/items/YNCJ5G69"],"itemData":{"id":8963,"type":"article-journal","abstract":"This thesis aims to identify and estimate the significance of lateral transport of particulate organic matter in the deep water-column of the Benguela upwelling system (BUS) offshore southwestern Africa. Although the BUS is regarded as the most productive of the four major eastern boundary systems of the ocean, and therefore of high importance for the global marine carbon cycle, little information is available on processes and fluxes involved in particulate matter transport in this area. Above the continental slope, water layers strongly enriched in particle content are identified in intermediate water depths and in the lowermost water column. These layers are termed intermediate and bottom nepheloid layers (INLs and BNLs, respectively). In such layers, the major part of the advective particle transport is supposed to take place. A pronounced BNL covers the entire study area with maximum intensity above the outer shelf and at the shelf break. The detachment of this BNL at the shelf break feeds a major INL in 250 to 400 m water depth at 25.5Ã °S, positioned at the lower boundary of the oxygen minimum zone. Together, these strong subsurface nepheloid layers are indicators of intensive lateral particle transport from the outer shelf towards a depocenter of organic matter (OM) on the upper continental slope. The results on distribution, transport and quality of organic matter presented in this thesis confirm the major significance of lateral transport of pre-aged, but well-preserved organic particles in the highly-productive Benguela upwelling area. Many indications suggest that the results from this study are also applicable to other continental margin settings. For example, high 14C-ages of SPM and the deposition of OC-rich sediments with high hydrocarbon potential on the upper continental slope is also known from other high-productive areas of the modern ocean. Thus, the results may improve our understanding of the genesis of black shales and petroleum source rocks in the geological record, to which these depocenters may represent a modern analogue. Additionally, it is shown that advective processes have the potential to displace areas of enhanced OC burial effectively from maximum production cells along the coast towards the slope and possibly the deep-sea. These results limit the validity of often used, merely vertically oriented particle flux models. The findings from the BUS identify lateral transport as an important, yet hardly recognized, secondary mechanism, effectively transferring carbon from the atmosphere to long-term sequestration in the sediments. Therewith, the results contribute to the improvement of global models to predict the impact of environmental changes on the oceanic system.","journalAbbreviation":"Lateraler Partikeltransport in Nepheloidlagen - ein Schlüsselfaktor für die Verteilung und Qualität von organischem Material im Benguela Hochproduktivitätsgebiet","language":"en","note":"Accepted: 2020-03-09T15:29:07Z\npublisher: Universität Bremen","source":"media.suub.uni-bremen.de","title":"Lateral particle transport in nepheloid layers - a key factor for organic matter distribution and quality in the Benguela high-productivity area.","URL":"https://media.suub.uni-bremen.de/handle/elib/2212","author":[{"family":"Inthorn","given":"Maik"}],"accessed":{"date-parts":[["2021",1,12]]},"issued":{"date-parts":[["2005",10,14]]}}}],"schema":"https://github.com/citation-style-language/schema/raw/master/csl-citation.json"} </w:instrText>
      </w:r>
      <w:r w:rsidR="00EC3855">
        <w:fldChar w:fldCharType="separate"/>
      </w:r>
      <w:r w:rsidR="003B6974" w:rsidRPr="003B6974">
        <w:t>(Inthorn, 2005)</w:t>
      </w:r>
      <w:r w:rsidR="00EC3855">
        <w:fldChar w:fldCharType="end"/>
      </w:r>
      <w:r>
        <w:t xml:space="preserve"> could be responsible for this increase in small particles in principle, there is no reason to expect horizontal differences at this site, which is at the core of the ODZ and far from shore.</w:t>
      </w:r>
    </w:p>
    <w:p w14:paraId="0000007E" w14:textId="16A80E2C" w:rsidR="00104E87" w:rsidRDefault="004D045E">
      <w:r>
        <w:t xml:space="preserve">Other deviations from model assumptions could also explain the increase in small particles relative to model predictions. </w:t>
      </w:r>
      <w:del w:id="207" w:author="Clara Fuchsman" w:date="2021-05-13T22:13:00Z">
        <w:r w:rsidDel="009C79F1">
          <w:delText xml:space="preserve">For instance, if the model’s assumed relationships between size, flux, sinking speed and biomass are not all accurate, particle dynamics might differ from our predictions. </w:delText>
        </w:r>
      </w:del>
      <w:r>
        <w:t xml:space="preserve">In particular, small particles might break down more slowly than large ones, or sink more quickly for their size than expected, as has been seen elsewhere </w:t>
      </w:r>
      <w:r w:rsidR="00EC3855">
        <w:fldChar w:fldCharType="begin"/>
      </w:r>
      <w:r w:rsidR="00EC3855">
        <w:instrText xml:space="preserve"> ADDIN ZOTERO_ITEM CSL_CITATION {"citationID":"y9MTiiHo","properties":{"formattedCitation":"(McDonnell &amp; Buesseler, 2010)","plainCitation":"(McDonnell &amp; Buesseler, 2010)","noteIndex":0},"citationItems":[{"id":1062,"uris":["http://zotero.org/users/158097/items/S22USTIJ"],"uri":["http://zotero.org/users/158097/items/S22USTIJ"],"itemData":{"id":1062,"type":"article-journal","container-title":"Limnology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O."}],"issued":{"date-parts":[["2010"]]}}}],"schema":"https://github.com/citation-style-language/schema/raw/master/csl-citation.json"} </w:instrText>
      </w:r>
      <w:r w:rsidR="00EC3855">
        <w:fldChar w:fldCharType="separate"/>
      </w:r>
      <w:r w:rsidR="003B6974" w:rsidRPr="003B6974">
        <w:t>(McDonnell &amp; Buesseler, 2010)</w:t>
      </w:r>
      <w:r w:rsidR="00EC3855">
        <w:fldChar w:fldCharType="end"/>
      </w:r>
      <w:r>
        <w:t>. Our model assumes a spherical particle drag profile, such that the particle sinking speed fractal dimension</w:t>
      </w:r>
      <w:r w:rsidR="006065A2">
        <w:t xml:space="preserve"> (γ)</w:t>
      </w:r>
      <w:r>
        <w:t xml:space="preserve"> is one less than the particle size fractal dimension</w:t>
      </w:r>
      <w:r w:rsidR="006065A2">
        <w:t xml:space="preserve"> (α)</w:t>
      </w:r>
      <w:r>
        <w:t xml:space="preserve"> </w:t>
      </w:r>
      <w:r w:rsidR="00EC3855">
        <w:fldChar w:fldCharType="begin"/>
      </w:r>
      <w:r w:rsidR="00EC3855">
        <w:instrText xml:space="preserve"> ADDIN ZOTERO_ITEM CSL_CITATION {"citationID":"mNIjXDnP","properties":{"formattedCitation":"(Cram et al., 2018; Guidi et al., 2008)","plainCitation":"(Cram et al., 2018; Guidi et al., 2008)","noteIndex":0},"citationItems":[{"id":7302,"uris":["http://zotero.org/users/158097/items/ED3B4FEN"],"uri":["http://zotero.org/users/158097/items/ED3B4FEN"],"itemData":{"id":7302,"type":"article-journal","abstract":"The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EC3855">
        <w:fldChar w:fldCharType="separate"/>
      </w:r>
      <w:r w:rsidR="003B6974" w:rsidRPr="003B6974">
        <w:t>(Cram et al., 2018; Guidi et al., 2008)</w:t>
      </w:r>
      <w:r w:rsidR="00EC3855">
        <w:fldChar w:fldCharType="end"/>
      </w:r>
      <w:r>
        <w:t>, and that these two values sum to the particle flux fractal dimension. If any of these assumptions do not hold, the magnitude of the values may differ.</w:t>
      </w:r>
    </w:p>
    <w:p w14:paraId="0000007F" w14:textId="683A10EC" w:rsidR="00104E87" w:rsidRDefault="004D045E">
      <w:r>
        <w:t xml:space="preserve">In contrast to the upper ODZ core, there is an apparent flattening of the particle size distribution below 500 m, beyond the expected effects generated by particle remineralization. This could suggest aggregation processes </w:t>
      </w:r>
      <w:r w:rsidR="004A766D">
        <w:fldChar w:fldCharType="begin"/>
      </w:r>
      <w:r w:rsidR="004A766D">
        <w:instrText xml:space="preserve"> ADDIN ZOTERO_ITEM CSL_CITATION {"citationID":"HPSdSq38","properties":{"formattedCitation":"(Burd &amp; Jackson, 2009)","plainCitation":"(Burd &amp; Jackson, 2009)","noteIndex":0},"citationItems":[{"id":5996,"uris":["http://zotero.org/users/158097/items/GVDQ6BME"],"uri":["http://zotero.org/users/158097/items/GVDQ6BME"],"itemData":{"id":5996,"type":"article-journal","abstract":"A basic problem in marine biogeochemistry is understanding material and elemental distributions and fluxes in the oceans, and a key part of this problem is understanding the processes that affect particulate material in the ocean. Aggregation of particulate material is a primary process because it alters the transport properties of particulate material and provides a mechanism for transferring material from the dissolved into the particulate pools. Aggregation theory not only provides a framework for understanding these processes, but it also provides a means for making predictions and has been successfully used to predict maximum particle concentrations in the oceans and the fate of diatom blooms (including those from iron fertilization), the size spectra of particles in the oceans, and the size distributions of trace metals. Here we review the basic theory involved, summarize recent developments, and explore unresolved issues.","container-title":"Annual Review of Marine Science","DOI":"10.1146/annurev.marine.010908.163904","ISSN":"1941-1405","issue":"1","journalAbbreviation":"Annu. Rev. Mar. Sci.","page":"65-90","source":"annualreviews.org (Atypon)","title":"Particle Aggregation","volume":"1","author":[{"family":"Burd","given":"Adrian B."},{"family":"Jackson","given":"George A."}],"issued":{"date-parts":[["2009",1,1]]}}}],"schema":"https://github.com/citation-style-language/schema/raw/master/csl-citation.json"} </w:instrText>
      </w:r>
      <w:r w:rsidR="004A766D">
        <w:fldChar w:fldCharType="separate"/>
      </w:r>
      <w:r w:rsidR="003B6974" w:rsidRPr="003B6974">
        <w:t>(Burd &amp; Jackson, 2009)</w:t>
      </w:r>
      <w:r w:rsidR="004A766D">
        <w:fldChar w:fldCharType="end"/>
      </w:r>
      <w:r>
        <w:t xml:space="preserve">. Indeed, aggregation could be occurring throughout the ODZ core, but only exceed disaggregation in the lower ODZ region. Alternatively, in this region, processes resembling Weber and Bianchi’s </w:t>
      </w:r>
      <w:r w:rsidR="004A766D">
        <w:fldChar w:fldCharType="begin"/>
      </w:r>
      <w:r w:rsidR="004A766D">
        <w:instrText xml:space="preserve"> ADDIN ZOTERO_ITEM CSL_CITATION {"citationID":"WIrvtBtH","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4A766D">
        <w:fldChar w:fldCharType="separate"/>
      </w:r>
      <w:r w:rsidR="003B6974" w:rsidRPr="003B6974">
        <w:t>(2020)</w:t>
      </w:r>
      <w:r w:rsidR="004A766D">
        <w:fldChar w:fldCharType="end"/>
      </w:r>
      <w:r>
        <w:t xml:space="preserve"> Model 3, corresponding to </w:t>
      </w:r>
      <w:r w:rsidRPr="006065A2">
        <w:rPr>
          <w:b/>
          <w:bCs/>
        </w:rPr>
        <w:t>H</w:t>
      </w:r>
      <w:r w:rsidR="006065A2" w:rsidRPr="006065A2">
        <w:rPr>
          <w:b/>
          <w:bCs/>
        </w:rPr>
        <w:t>A3</w:t>
      </w:r>
      <w:r>
        <w:t xml:space="preserve">, in which large particles remineralize slower than larger ones could also be occurring. Like aggregation, this process could be occurring through the </w:t>
      </w:r>
      <w:del w:id="208" w:author="Clara Fuchsman" w:date="2021-05-13T22:13:00Z">
        <w:r w:rsidDel="009C79F1">
          <w:delText xml:space="preserve">OMZ </w:delText>
        </w:r>
      </w:del>
      <w:ins w:id="209" w:author="Clara Fuchsman" w:date="2021-05-13T22:13:00Z">
        <w:r w:rsidR="009C79F1">
          <w:t xml:space="preserve">ODZ </w:t>
        </w:r>
      </w:ins>
      <w:r>
        <w:t>but is overwhelmed by the effects of disaggregation above 500 m.</w:t>
      </w:r>
    </w:p>
    <w:p w14:paraId="00000080" w14:textId="77777777" w:rsidR="00104E87" w:rsidRDefault="004D045E">
      <w:pPr>
        <w:pStyle w:val="Heading2"/>
      </w:pPr>
      <w:bookmarkStart w:id="210" w:name="bookmark=id.3o7alnk" w:colFirst="0" w:colLast="0"/>
      <w:bookmarkEnd w:id="210"/>
      <w:r>
        <w:t>Water mass changes may affect particle flux and size changes</w:t>
      </w:r>
    </w:p>
    <w:p w14:paraId="60F17794" w14:textId="7C26F908" w:rsidR="001F2172" w:rsidRDefault="004D045E">
      <w:r>
        <w:t>The observation that particle flux begins to attenuate below 500</w:t>
      </w:r>
      <w:r w:rsidR="001F2172">
        <w:t xml:space="preserve"> </w:t>
      </w:r>
      <w:r>
        <w:t>m more quickly than it does between the base of the photic zone and 500</w:t>
      </w:r>
      <w:r w:rsidR="00C66B70">
        <w:t xml:space="preserve"> </w:t>
      </w:r>
      <w:r>
        <w:t xml:space="preserve">m could be explained in part by a shift in water mass from NEPIW to AAIW that occurs at this depth (Figure S2). </w:t>
      </w:r>
      <w:commentRangeStart w:id="211"/>
      <w:r w:rsidR="004A766D">
        <w:t>The</w:t>
      </w:r>
      <w:r>
        <w:t xml:space="preserve"> AAIW is suggested to have </w:t>
      </w:r>
      <w:del w:id="212" w:author="Clara Fuchsman" w:date="2021-05-13T22:17:00Z">
        <w:r w:rsidDel="00107BA2">
          <w:delText xml:space="preserve">higher </w:delText>
        </w:r>
      </w:del>
      <w:ins w:id="213" w:author="Clara Fuchsman" w:date="2021-05-13T22:17:00Z">
        <w:r w:rsidR="00107BA2">
          <w:t xml:space="preserve">nanomolar </w:t>
        </w:r>
      </w:ins>
      <w:r>
        <w:t>oxygen concentration</w:t>
      </w:r>
      <w:ins w:id="214" w:author="Clara Fuchsman" w:date="2021-05-13T22:18:00Z">
        <w:r w:rsidR="00107BA2">
          <w:t>s</w:t>
        </w:r>
      </w:ins>
      <w:r>
        <w:t xml:space="preserve"> </w:t>
      </w:r>
      <w:ins w:id="215" w:author="Jacob Cram" w:date="2021-05-15T16:02:00Z">
        <w:r w:rsidR="00537C42">
          <w:t xml:space="preserve">based on iodine </w:t>
        </w:r>
      </w:ins>
      <w:ins w:id="216" w:author="Jacob Cram" w:date="2021-05-15T16:03:00Z">
        <w:r w:rsidR="00537C42">
          <w:t>oxidation</w:t>
        </w:r>
      </w:ins>
      <w:ins w:id="217" w:author="Jacob Cram" w:date="2021-05-15T16:02:00Z">
        <w:r w:rsidR="00537C42">
          <w:t xml:space="preserve"> state </w:t>
        </w:r>
      </w:ins>
      <w:ins w:id="218" w:author="Jacob Cram" w:date="2021-05-15T16:03:00Z">
        <w:r w:rsidR="00537C42">
          <w:t>proxy</w:t>
        </w:r>
      </w:ins>
      <w:ins w:id="219" w:author="Jacob Cram" w:date="2021-05-15T16:02:00Z">
        <w:r w:rsidR="00537C42">
          <w:t xml:space="preserve"> data, likely as a result of having a different history than the overlying waters in which less organic matter has </w:t>
        </w:r>
      </w:ins>
      <w:ins w:id="220" w:author="Jacob Cram" w:date="2021-05-15T16:03:00Z">
        <w:r w:rsidR="00537C42">
          <w:t>remineralized in this water mass by the time it reaches the ETNP</w:t>
        </w:r>
      </w:ins>
      <w:commentRangeStart w:id="221"/>
      <w:commentRangeStart w:id="222"/>
      <w:ins w:id="223" w:author="Clara Fuchsman" w:date="2021-05-13T22:19:00Z">
        <w:del w:id="224" w:author="Jacob Cram" w:date="2021-05-15T16:02:00Z">
          <w:r w:rsidR="00107BA2" w:rsidDel="00537C42">
            <w:delText>due to</w:delText>
          </w:r>
          <w:commentRangeEnd w:id="221"/>
          <w:r w:rsidR="00107BA2" w:rsidDel="00537C42">
            <w:rPr>
              <w:rStyle w:val="CommentReference"/>
            </w:rPr>
            <w:commentReference w:id="221"/>
          </w:r>
        </w:del>
      </w:ins>
      <w:commentRangeEnd w:id="222"/>
      <w:r w:rsidR="00537C42">
        <w:rPr>
          <w:rStyle w:val="CommentReference"/>
        </w:rPr>
        <w:commentReference w:id="222"/>
      </w:r>
      <w:ins w:id="225" w:author="Clara Fuchsman" w:date="2021-05-13T22:19:00Z">
        <w:del w:id="226" w:author="Jacob Cram" w:date="2021-05-15T16:02:00Z">
          <w:r w:rsidR="00107BA2" w:rsidDel="00537C42">
            <w:delText>…</w:delText>
          </w:r>
        </w:del>
        <w:r w:rsidR="00107BA2">
          <w:t>..</w:t>
        </w:r>
      </w:ins>
      <w:del w:id="227" w:author="Clara Fuchsman" w:date="2021-05-13T22:17:00Z">
        <w:r w:rsidDel="00107BA2">
          <w:delText>than overlying waters</w:delText>
        </w:r>
        <w:r w:rsidR="004A766D" w:rsidDel="00107BA2">
          <w:delText xml:space="preserve"> though much of the ODZ</w:delText>
        </w:r>
        <w:commentRangeEnd w:id="211"/>
        <w:r w:rsidR="009C79F1" w:rsidDel="00107BA2">
          <w:rPr>
            <w:rStyle w:val="CommentReference"/>
          </w:rPr>
          <w:commentReference w:id="211"/>
        </w:r>
        <w:r w:rsidDel="00107BA2">
          <w:delText xml:space="preserve"> </w:delText>
        </w:r>
      </w:del>
      <w:r w:rsidR="004A766D">
        <w:fldChar w:fldCharType="begin"/>
      </w:r>
      <w:r w:rsidR="004A766D">
        <w:instrText xml:space="preserve"> ADDIN ZOTERO_ITEM CSL_CITATION {"citationID":"gDFSjNOI","properties":{"formattedCitation":"(Evans et al., 2020)","plainCitation":"(Evans et al., 2020)","noteIndex":0},"citationItems":[{"id":9408,"uris":["http://zotero.org/users/158097/items/V6EYTHZW"],"uri":["http://zotero.org/users/158097/items/V6EYTHZW"],"itemData":{"id":9408,"type":"article-journal","abstract":"Oceanic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4A766D">
        <w:fldChar w:fldCharType="separate"/>
      </w:r>
      <w:r w:rsidR="003B6974" w:rsidRPr="003B6974">
        <w:t>(Evans et al., 2020)</w:t>
      </w:r>
      <w:r w:rsidR="004A766D">
        <w:fldChar w:fldCharType="end"/>
      </w:r>
      <w:r w:rsidR="004A766D">
        <w:t xml:space="preserve">. </w:t>
      </w:r>
      <w:sdt>
        <w:sdtPr>
          <w:tag w:val="goog_rdk_36"/>
          <w:id w:val="177468586"/>
        </w:sdtPr>
        <w:sdtEndPr/>
        <w:sdtContent/>
      </w:sdt>
      <w:r w:rsidR="004A766D">
        <w:t xml:space="preserve"> However, measurements taken at this station in 2012 observed zero oxygen though 800m with the highly sensitive STOX electrode, suggesting that oxygen, if present, is below 2nM, even in the AAIW water mass </w:t>
      </w:r>
      <w:r w:rsidR="001F2172">
        <w:fldChar w:fldCharType="begin"/>
      </w:r>
      <w:r w:rsidR="001F2172">
        <w:instrText xml:space="preserve"> ADDIN ZOTERO_ITEM CSL_CITATION {"citationID":"5NrEruDv","properties":{"formattedCitation":"(Tiano et al., 2014)","plainCitation":"(Tiano et al., 2014)","noteIndex":0},"citationItems":[{"id":9394,"uris":["http://zotero.org/users/158097/items/NT2SKHH7"],"uri":["http://zotero.org/users/158097/items/NT2SKHH7"],"itemData":{"id":9394,"type":"article-journal","abstract":"Highly sensitive STOX O2 sensors were used for determination of in situ O2 distribution in the eastern tropical north and south Pacific oxygen minimum zones (ETN/SP OMZs), as well as for laboratory determination of O2 uptake rates of water masses at various depths within these OMZs. Oxygen was generally below the detection limit (few nmolL−1) in the core of both OMZs, suggesting the presence of vast volumes of functionally anoxic waters in the eastern Pacific Ocean. Oxygen was often not detectable in the deep secondary chlorophyll maximum found at some locations, but other secondary maxima contained up to ~0.4µmolL−1. Directly measured respiration rates were high in surface and subsurface oxic layers of the coastal waters, reaching values up to 85nmolL−1 O2h−1. Substantially lower values were found at the depths of the upper oxycline, where values varied from 2 to 33nmolL−1 O2h−1. Where secondary chlorophyll maxima were found the rates were higher than in the oxic water just above. Incubation times longer than 20h, in the all-glass containers, resulted in highly increased respiration rates. Addition of amino acids to the water from the upper oxycline did not lead to a significant initial rise in respiration rate within the first 20h, indicating that the measurement of respiration rates in oligotrophic Ocean water may not be severely affected by low levels of organic contamination during sampling. Our measurements indicate that aerobic metabolism proceeds efficiently at extremely low oxygen concentrations with apparent half-saturation concentrations (Km values) ranging from about 10 to about 200nmolL−1.","container-title":"Deep Sea Research Part I: Oceanographic Research Papers","DOI":"10.1016/j.dsr.2014.10.001","ISSN":"0967-0637","journalAbbreviation":"Deep Sea Research Part I: Oceanographic Research Papers","language":"en","page":"173-183","source":"ScienceDirect","title":"Oxygen distribution and aerobic respiration in the north and south eastern tropical Pacific oxygen minimum zones","volume":"94","author":[{"family":"Tiano","given":"Laura"},{"family":"Garcia-Robledo","given":"Emilio"},{"family":"Dalsgaard","given":"Tage"},{"family":"Devol","given":"Allan H."},{"family":"Ward","given":"Bess B."},{"family":"Ulloa","given":"Osvaldo"},{"family":"Canfield","given":"Donald E."},{"family":"Peter Revsbech","given":"Niels"}],"issued":{"date-parts":[["2014",12,1]]}}}],"schema":"https://github.com/citation-style-language/schema/raw/master/csl-citation.json"} </w:instrText>
      </w:r>
      <w:r w:rsidR="001F2172">
        <w:fldChar w:fldCharType="separate"/>
      </w:r>
      <w:r w:rsidR="003B6974" w:rsidRPr="003B6974">
        <w:t>(Tiano et al., 2014)</w:t>
      </w:r>
      <w:r w:rsidR="001F2172">
        <w:fldChar w:fldCharType="end"/>
      </w:r>
      <w:r w:rsidR="004A766D">
        <w:t xml:space="preserve">. It is conceivable that </w:t>
      </w:r>
      <w:del w:id="228" w:author="Jacob Cram" w:date="2021-05-15T15:46:00Z">
        <w:r w:rsidR="004A766D" w:rsidDel="008072AE">
          <w:delText xml:space="preserve">the AAIW water mass </w:delText>
        </w:r>
        <w:r w:rsidR="001F2172" w:rsidDel="008072AE">
          <w:delText>harbored trace oxygen</w:delText>
        </w:r>
        <w:r w:rsidR="004A766D" w:rsidDel="008072AE">
          <w:delText xml:space="preserve"> during our study, </w:delText>
        </w:r>
        <w:commentRangeStart w:id="229"/>
        <w:r w:rsidR="004A766D" w:rsidDel="008072AE">
          <w:delText>but not in 2012</w:delText>
        </w:r>
        <w:commentRangeEnd w:id="229"/>
        <w:r w:rsidR="00107BA2" w:rsidDel="008072AE">
          <w:rPr>
            <w:rStyle w:val="CommentReference"/>
          </w:rPr>
          <w:commentReference w:id="229"/>
        </w:r>
        <w:r w:rsidR="004A766D" w:rsidDel="008072AE">
          <w:delText xml:space="preserve">. It is also possible that </w:delText>
        </w:r>
      </w:del>
      <w:r w:rsidR="004A766D">
        <w:t xml:space="preserve">the AAIW has </w:t>
      </w:r>
      <w:del w:id="230" w:author="Clara Fuchsman" w:date="2021-05-13T22:29:00Z">
        <w:r w:rsidR="004A766D" w:rsidDel="00B22615">
          <w:delText xml:space="preserve">different </w:delText>
        </w:r>
      </w:del>
      <w:ins w:id="231" w:author="Clara Fuchsman" w:date="2021-05-13T22:29:00Z">
        <w:r w:rsidR="00B22615">
          <w:t xml:space="preserve">bigger </w:t>
        </w:r>
      </w:ins>
      <w:r w:rsidR="004A766D">
        <w:t xml:space="preserve">particle size and </w:t>
      </w:r>
      <w:ins w:id="232" w:author="Clara Fuchsman" w:date="2021-05-13T22:29:00Z">
        <w:r w:rsidR="00B22615">
          <w:t xml:space="preserve">lower </w:t>
        </w:r>
      </w:ins>
      <w:r w:rsidR="004A766D">
        <w:t>abundance characteristics due to its having advected from different geographic regions than the overlying water</w:t>
      </w:r>
      <w:ins w:id="233" w:author="Clara Fuchsman" w:date="2021-05-13T22:29:00Z">
        <w:r w:rsidR="00B22615">
          <w:t xml:space="preserve">, </w:t>
        </w:r>
      </w:ins>
      <w:ins w:id="234" w:author="Clara Fuchsman" w:date="2021-05-13T22:30:00Z">
        <w:r w:rsidR="00B22615">
          <w:t xml:space="preserve">but it is difficult to see why </w:t>
        </w:r>
      </w:ins>
      <w:ins w:id="235" w:author="Clara Fuchsman" w:date="2021-05-13T22:31:00Z">
        <w:r w:rsidR="00B22615">
          <w:t xml:space="preserve">this would be the case as these water masses </w:t>
        </w:r>
      </w:ins>
      <w:ins w:id="236" w:author="Clara Fuchsman" w:date="2021-05-13T22:34:00Z">
        <w:r w:rsidR="00B22615">
          <w:t>stay</w:t>
        </w:r>
      </w:ins>
      <w:ins w:id="237" w:author="Clara Fuchsman" w:date="2021-05-13T22:31:00Z">
        <w:r w:rsidR="00B22615">
          <w:t xml:space="preserve"> in the ODZ region for </w:t>
        </w:r>
        <w:commentRangeStart w:id="238"/>
        <w:r w:rsidR="00B22615">
          <w:t>years</w:t>
        </w:r>
      </w:ins>
      <w:commentRangeEnd w:id="238"/>
      <w:ins w:id="239" w:author="Clara Fuchsman" w:date="2021-05-13T22:32:00Z">
        <w:r w:rsidR="00B22615">
          <w:rPr>
            <w:rStyle w:val="CommentReference"/>
          </w:rPr>
          <w:commentReference w:id="238"/>
        </w:r>
        <w:r w:rsidR="00B22615">
          <w:t xml:space="preserve"> </w:t>
        </w:r>
      </w:ins>
      <w:ins w:id="240" w:author="Clara Fuchsman" w:date="2021-05-13T22:33:00Z">
        <w:r w:rsidR="00B22615">
          <w:t xml:space="preserve"> and particles have a much shorter residence t</w:t>
        </w:r>
      </w:ins>
      <w:ins w:id="241" w:author="Clara Fuchsman" w:date="2021-05-13T22:34:00Z">
        <w:r w:rsidR="00B22615">
          <w:t>ime</w:t>
        </w:r>
      </w:ins>
      <w:r w:rsidR="004A766D">
        <w:t>.</w:t>
      </w:r>
      <w:r w:rsidR="001F2172">
        <w:t xml:space="preserve"> In any case, the NEPIW to AAIW transition</w:t>
      </w:r>
      <w:r>
        <w:t xml:space="preserve"> coincides with the lower limit of the depth to which vertically migrating zooplankton travel (Figure 2), and so we are not able to deconvolve the effects of water mass changes from that of changes in zooplankton effects</w:t>
      </w:r>
      <w:r w:rsidR="001F2172">
        <w:t xml:space="preserve"> on particle characteristics.</w:t>
      </w:r>
      <w:r w:rsidR="006065A2">
        <w:t xml:space="preserve"> The zooplankton at our site may </w:t>
      </w:r>
      <w:ins w:id="242" w:author="Clara Fuchsman" w:date="2021-05-13T22:20:00Z">
        <w:r w:rsidR="00107BA2">
          <w:t xml:space="preserve">even </w:t>
        </w:r>
      </w:ins>
      <w:r w:rsidR="006065A2">
        <w:t>be using water mass characteristics</w:t>
      </w:r>
      <w:r w:rsidR="00F71511">
        <w:t>, such as temperature or salinity,</w:t>
      </w:r>
      <w:r w:rsidR="006065A2">
        <w:t xml:space="preserve"> to determine their migration depths.</w:t>
      </w:r>
    </w:p>
    <w:p w14:paraId="00000082" w14:textId="27ACA872" w:rsidR="00104E87" w:rsidRDefault="004D045E">
      <w:r>
        <w:t xml:space="preserve">The change in water mass between </w:t>
      </w:r>
      <w:sdt>
        <w:sdtPr>
          <w:tag w:val="goog_rdk_34"/>
          <w:id w:val="751401972"/>
        </w:sdtPr>
        <w:sdtEndPr/>
        <w:sdtContent/>
      </w:sdt>
      <w:r>
        <w:t>13CW and NEPIW, around 250 m, in contrast, does not appear to correspond to any apparent changes in particle flux or size</w:t>
      </w:r>
      <w:del w:id="243" w:author="Clara Fuchsman" w:date="2021-05-13T22:28:00Z">
        <w:r w:rsidDel="00B22615">
          <w:delText xml:space="preserve">, </w:delText>
        </w:r>
        <w:commentRangeStart w:id="244"/>
        <w:r w:rsidR="001F2172" w:rsidDel="00B22615">
          <w:delText xml:space="preserve">even though </w:delText>
        </w:r>
        <w:r w:rsidDel="00B22615">
          <w:delText xml:space="preserve">the 13CW </w:delText>
        </w:r>
        <w:r w:rsidR="001F2172" w:rsidDel="00B22615">
          <w:delText>is more anoxic through much of the ODZ than the</w:delText>
        </w:r>
        <w:r w:rsidDel="00B22615">
          <w:delText xml:space="preserve"> NEPIW </w:delText>
        </w:r>
        <w:commentRangeEnd w:id="244"/>
        <w:r w:rsidR="00107BA2" w:rsidDel="00B22615">
          <w:rPr>
            <w:rStyle w:val="CommentReference"/>
          </w:rPr>
          <w:commentReference w:id="244"/>
        </w:r>
        <w:commentRangeStart w:id="245"/>
        <w:r w:rsidR="004A766D" w:rsidDel="00B22615">
          <w:fldChar w:fldCharType="begin"/>
        </w:r>
        <w:r w:rsidR="004A766D" w:rsidRPr="00B22615" w:rsidDel="00B22615">
          <w:delInstrText xml:space="preserve"> ADDIN ZOTERO_ITEM CSL_CITATION {"citationID":"fQEf5Qkx","properties":{"formattedCitation":"(Evans et al., 2020; Larsen et al., 2016)","plainCitation":"(Evans et al., 2020; Larsen et al., 2016)","noteIndex":0},"citationItems":[{"id":9408,"uris":["http://zotero.org/users/158097/items/V6EYTHZW"],"uri":["http://zotero.org/users/158097/items/V6EYTHZW"],"itemData":{"id":9408,"type":"article-journal","abstract":"Oceanic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W."}],"issued":{"date-parts":[["2020"]]}}},{"id":9402,"uris":["http://zotero.org/users/158097/items/EAR6C4DW"],"uri":["http://zotero.org/users/158097/items/EAR6C4DW"],"itemData":{"id":9402,"type":"article-journal","abstract":"Conventional sensors for the quantification of O2 availability in aquatic environments typically have limits of detection (LOD) of &gt; 1 μmol L−1 and do not have sufficient resolution to reliably measure concentrations in strongly O2 depleted environments. We present a novel trace optical sensor based on the palladium(II)-benzoporphyrin luminophore, immobilized in a perfluorinated matrix with high O2 permeability. The trace sensor has a detection limit of </w:delInstrText>
        </w:r>
        <w:r w:rsidR="004A766D" w:rsidRPr="00B22615" w:rsidDel="00B22615">
          <w:rPr>
            <w:rFonts w:ascii="Cambria Math" w:hAnsi="Cambria Math" w:cs="Cambria Math"/>
          </w:rPr>
          <w:delInstrText>∼</w:delInstrText>
        </w:r>
        <w:r w:rsidR="004A766D" w:rsidRPr="00B22615" w:rsidDel="00B22615">
          <w:delInstrText xml:space="preserve">5 nmol L−1 with a dynamic range extending up to </w:delInstrText>
        </w:r>
        <w:r w:rsidR="004A766D" w:rsidRPr="00B22615" w:rsidDel="00B22615">
          <w:rPr>
            <w:rFonts w:ascii="Cambria Math" w:hAnsi="Cambria Math" w:cs="Cambria Math"/>
          </w:rPr>
          <w:delInstrText>∼</w:delInstrText>
        </w:r>
        <w:r w:rsidR="004A766D" w:rsidRPr="00B22615" w:rsidDel="00B22615">
          <w:delInstrText xml:space="preserve">2 μmol L−1. The sensor demonstrates a response time &lt; 30 s and a small, predictable, and fully reversible response to hydrostatic pressure and temperature. The sensor showed excellent stability for continuously measurements during depth profiling in Oxygen Minimum Zones (OMZ). The novel sensor was deployed in situ using a Trace Oxygen Profiler instrument (TOP) equipped with two additional O2 optical sensors, with higher dynamic range, allowing, when combined, measurements of O2 concentration from </w:delInstrText>
        </w:r>
        <w:r w:rsidR="004A766D" w:rsidRPr="00B22615" w:rsidDel="00B22615">
          <w:rPr>
            <w:rFonts w:ascii="Cambria Math" w:hAnsi="Cambria Math" w:cs="Cambria Math"/>
          </w:rPr>
          <w:delInstrText>∼</w:delInstrText>
        </w:r>
        <w:r w:rsidR="004A766D" w:rsidRPr="00B22615" w:rsidDel="00B22615">
          <w:delInstrText xml:space="preserve">5 nmol L−1 to 1000 μmol L−1 with a single instrument. The TOP instrument was deployed in the OMZ regions of the Eastern Tropical North Pacific (ETNP) and Bay of Bengal (BoB). The measurements demonstrated that O2 concentrations in the ETNP generally were below the LOD of the trace sensor, but that large sub-micromolar O2 intrusions, spanning 60–80 m with maximum O2 concentrations above 50 nmol L−1, could be observed in the OMZ core. The O2 concentrations in the BoB were high compared to the ETNP and rarely decreased below 50 nmol L−1, but demonstrated tremendous small-scale variability.","container-title":"Limnology and Oceanography: Methods","DOI":"https://doi.org/10.1002/lom3.10126","ISSN":"1541-5856","issue":"12","language":"en","note":"_eprint: https://onlinelibrary.wiley.com/doi/pdf/10.1002/lom3.10126","page":"784-800","source":"Wiley Online Library","title":"In situ quantification of ultra-low O2 concentrations in oxygen minimum zones: Application of novel optodes","title-short":"In situ quantification of ultra-low O2 concentrations in oxygen minimum zones","volume":"14","author":[{"family":"Larsen","given":"Morten"},{"family":"Lehner","given":"Philipp"},{"family":"Borisov","given":"Sergey M."},{"family":"Klimant","given":"Ingo"},{"family":"Fischer","given":"Jan P."},{"family":"Stewart","given":"Frank J."},{"family":"Canfield","given":"Donald E."},{"family":"Glud","given":"Ronnie N."}],"issued":{"date-parts":[["2016"]]}}}],"schema":"https://github.com/citation-style-language/schema/raw/master/csl-citation.json"} </w:delInstrText>
        </w:r>
        <w:r w:rsidR="004A766D" w:rsidDel="00B22615">
          <w:fldChar w:fldCharType="separate"/>
        </w:r>
        <w:r w:rsidR="003B6974" w:rsidRPr="00B22615" w:rsidDel="00B22615">
          <w:delText>(Evans et al., 2020; Larsen et al., 2016)</w:delText>
        </w:r>
        <w:r w:rsidR="004A766D" w:rsidDel="00B22615">
          <w:fldChar w:fldCharType="end"/>
        </w:r>
        <w:commentRangeEnd w:id="245"/>
        <w:r w:rsidR="00B22615" w:rsidDel="00B22615">
          <w:rPr>
            <w:rStyle w:val="CommentReference"/>
          </w:rPr>
          <w:commentReference w:id="245"/>
        </w:r>
        <w:r w:rsidDel="00B22615">
          <w:delText>.</w:delText>
        </w:r>
      </w:del>
      <w:ins w:id="246" w:author="Clara Fuchsman" w:date="2021-05-13T22:28:00Z">
        <w:r w:rsidR="00B22615">
          <w:t>.</w:t>
        </w:r>
      </w:ins>
      <w:r w:rsidR="001F2172" w:rsidRPr="001F2172">
        <w:t xml:space="preserve"> </w:t>
      </w:r>
      <w:r w:rsidR="001F2172">
        <w:t xml:space="preserve">Thus, we would </w:t>
      </w:r>
      <w:r w:rsidR="001F2172">
        <w:lastRenderedPageBreak/>
        <w:t xml:space="preserve">argue that any </w:t>
      </w:r>
      <w:del w:id="247" w:author="Clara Fuchsman" w:date="2021-05-13T22:28:00Z">
        <w:r w:rsidR="001F2172" w:rsidDel="00B22615">
          <w:delText>trace oxygen</w:delText>
        </w:r>
        <w:r w:rsidR="00F71511" w:rsidDel="00B22615">
          <w:delText xml:space="preserve"> or </w:delText>
        </w:r>
      </w:del>
      <w:r w:rsidR="00F71511">
        <w:t>historical</w:t>
      </w:r>
      <w:r w:rsidR="001F2172">
        <w:t xml:space="preserve"> effects</w:t>
      </w:r>
      <w:r w:rsidR="00F71511">
        <w:t xml:space="preserve"> of these water mass differences</w:t>
      </w:r>
      <w:r w:rsidR="001F2172">
        <w:t xml:space="preserve"> are likely to be </w:t>
      </w:r>
      <w:r w:rsidR="00C66B70">
        <w:t>small</w:t>
      </w:r>
      <w:r w:rsidR="001F2172">
        <w:t xml:space="preserve">, and that active transport differences above and below 500 m likely have a larger effect. </w:t>
      </w:r>
    </w:p>
    <w:p w14:paraId="00000083" w14:textId="0C87CFDE" w:rsidR="00104E87" w:rsidRDefault="004D045E">
      <w:pPr>
        <w:pStyle w:val="Heading2"/>
        <w:rPr>
          <w:ins w:id="248" w:author="Jacob Cram" w:date="2021-05-15T16:07:00Z"/>
        </w:rPr>
      </w:pPr>
      <w:bookmarkStart w:id="249" w:name="bookmark=id.23ckvvd" w:colFirst="0" w:colLast="0"/>
      <w:bookmarkEnd w:id="249"/>
      <w:r>
        <w:t>Revisiting Hypotheses</w:t>
      </w:r>
    </w:p>
    <w:p w14:paraId="513E1CBD" w14:textId="72CDDCF9" w:rsidR="00537C42" w:rsidRPr="00537C42" w:rsidRDefault="00537C42" w:rsidP="00537C42">
      <w:pPr>
        <w:pPrChange w:id="250" w:author="Jacob Cram" w:date="2021-05-15T16:07:00Z">
          <w:pPr>
            <w:pStyle w:val="Heading2"/>
          </w:pPr>
        </w:pPrChange>
      </w:pPr>
      <w:proofErr w:type="gramStart"/>
      <w:ins w:id="251" w:author="Jacob Cram" w:date="2021-05-15T16:07:00Z">
        <w:r>
          <w:t>{</w:t>
        </w:r>
        <w:r w:rsidRPr="00537C42">
          <w:rPr>
            <w:b/>
          </w:rPr>
          <w:t xml:space="preserve"> </w:t>
        </w:r>
        <w:r>
          <w:rPr>
            <w:b/>
          </w:rPr>
          <w:t>HB</w:t>
        </w:r>
        <w:proofErr w:type="gramEnd"/>
        <w:r>
          <w:rPr>
            <w:b/>
          </w:rPr>
          <w:t>2:</w:t>
        </w:r>
        <w:r>
          <w:t xml:space="preserve"> This variability would relate to the location of migratory zooplankton, with a combination of increased particle flux and disaggregation present where zooplankton occur.</w:t>
        </w:r>
        <w:r>
          <w:t>}</w:t>
        </w:r>
      </w:ins>
    </w:p>
    <w:p w14:paraId="00000084" w14:textId="01862613" w:rsidR="00104E87" w:rsidRDefault="004D045E">
      <w:r>
        <w:t xml:space="preserve">Our data provide the first combined look at the relationship between particle size, particle flux, and migratory organisms. Our data support only the first of the three </w:t>
      </w:r>
      <w:r w:rsidR="006E5628">
        <w:t xml:space="preserve">of Weber and Bianchi’s </w:t>
      </w:r>
      <w:r w:rsidR="006E5628">
        <w:fldChar w:fldCharType="begin"/>
      </w:r>
      <w:r w:rsidR="006E5628">
        <w:instrText xml:space="preserve"> ADDIN ZOTERO_ITEM CSL_CITATION {"citationID":"qldZrOwc","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6E5628">
        <w:fldChar w:fldCharType="separate"/>
      </w:r>
      <w:r w:rsidR="003B6974" w:rsidRPr="003B6974">
        <w:t>(2020)</w:t>
      </w:r>
      <w:r w:rsidR="006E5628">
        <w:fldChar w:fldCharType="end"/>
      </w:r>
      <w:r>
        <w:t xml:space="preserve"> hypotheses that particles of all sizes remineralize more slowly in ODZs </w:t>
      </w:r>
      <w:r>
        <w:rPr>
          <w:b/>
        </w:rPr>
        <w:t>HA1</w:t>
      </w:r>
      <w:r>
        <w:t xml:space="preserve">. It </w:t>
      </w:r>
      <w:r>
        <w:rPr>
          <w:i/>
        </w:rPr>
        <w:t>did not support</w:t>
      </w:r>
      <w:r>
        <w:t xml:space="preserve"> the hypotheses that disaggregation is lower in the ODZ </w:t>
      </w:r>
      <w:r>
        <w:rPr>
          <w:b/>
        </w:rPr>
        <w:t>HA2</w:t>
      </w:r>
      <w:r>
        <w:t xml:space="preserve">, </w:t>
      </w:r>
      <w:r>
        <w:rPr>
          <w:i/>
        </w:rPr>
        <w:t>nor</w:t>
      </w:r>
      <w:r>
        <w:t xml:space="preserve"> that the largest particles degraded particularly slowly in ODZs </w:t>
      </w:r>
      <w:r>
        <w:rPr>
          <w:b/>
        </w:rPr>
        <w:t>HA3</w:t>
      </w:r>
      <w:r>
        <w:t>.</w:t>
      </w:r>
    </w:p>
    <w:p w14:paraId="00000085" w14:textId="257133B7" w:rsidR="00104E87" w:rsidRDefault="004D045E">
      <w:r>
        <w:t xml:space="preserve">While we hypothesized temporal variability in particle size, </w:t>
      </w:r>
      <w:r w:rsidR="008422C4">
        <w:t>number,</w:t>
      </w:r>
      <w:r>
        <w:t xml:space="preserve"> and flux (</w:t>
      </w:r>
      <w:r>
        <w:rPr>
          <w:b/>
        </w:rPr>
        <w:t>HB1)</w:t>
      </w:r>
      <w:r>
        <w:t xml:space="preserve">, we only observed statistically significant temporal variability in flux, and this variability was relatively small, compared to the total amount of flux. Flux was, </w:t>
      </w:r>
      <w:r w:rsidR="00F71511">
        <w:t>non-significantly</w:t>
      </w:r>
      <w:r>
        <w:t xml:space="preserve"> highest in the </w:t>
      </w:r>
      <w:r w:rsidR="00F71511">
        <w:t>early morning</w:t>
      </w:r>
      <w:r w:rsidR="00C66B70">
        <w:t xml:space="preserve"> (Figure S6C)</w:t>
      </w:r>
      <w:r>
        <w:t xml:space="preserve">, </w:t>
      </w:r>
      <w:r w:rsidR="00F71511">
        <w:t>which could indicate weekly spatially variable</w:t>
      </w:r>
      <w:r>
        <w:t xml:space="preserve"> transport by diel migrators</w:t>
      </w:r>
      <w:del w:id="252" w:author="Clara Fuchsman" w:date="2021-05-13T22:36:00Z">
        <w:r w:rsidR="00F71511" w:rsidDel="00A250C2">
          <w:delText>, but might also emerge from random temporal variability in particle flux</w:delText>
        </w:r>
      </w:del>
      <w:r w:rsidR="00F71511">
        <w:t xml:space="preserve">. </w:t>
      </w:r>
      <w:r>
        <w:t>This suggests that particle sinking speed may be slow enough that the diel migratory patterns of zooplankton occur on a shorter time-scale than that at which particles sink out of different water column layers. Future measurements of particle sinking speeds in this region would help to constrain</w:t>
      </w:r>
      <w:r w:rsidR="001F2172">
        <w:t xml:space="preserve"> </w:t>
      </w:r>
      <w:r>
        <w:t xml:space="preserve">these time scales. </w:t>
      </w:r>
      <w:commentRangeStart w:id="253"/>
      <w:del w:id="254" w:author="Jacob Cram" w:date="2021-05-15T16:08:00Z">
        <w:r w:rsidDel="00537C42">
          <w:delText xml:space="preserve">That </w:delText>
        </w:r>
      </w:del>
      <w:ins w:id="255" w:author="Jacob Cram" w:date="2021-05-15T16:10:00Z">
        <w:r w:rsidR="00537C42">
          <w:t xml:space="preserve">The </w:t>
        </w:r>
      </w:ins>
      <w:ins w:id="256" w:author="Jacob Cram" w:date="2021-05-15T16:11:00Z">
        <w:r w:rsidR="009A6364">
          <w:t>day to day flux variability and flux increase with depth did co-occur with the DVM region, supporting</w:t>
        </w:r>
      </w:ins>
      <w:ins w:id="257" w:author="Jacob Cram" w:date="2021-05-15T16:12:00Z">
        <w:r w:rsidR="009A6364">
          <w:t xml:space="preserve"> </w:t>
        </w:r>
      </w:ins>
      <w:del w:id="258" w:author="Jacob Cram" w:date="2021-05-15T16:12:00Z">
        <w:r w:rsidDel="009A6364">
          <w:delText xml:space="preserve">the decreased flux attenuation happened primarily in the DVM region supported </w:delText>
        </w:r>
      </w:del>
      <w:r>
        <w:t xml:space="preserve">our hypothesis </w:t>
      </w:r>
      <w:r>
        <w:rPr>
          <w:b/>
        </w:rPr>
        <w:t>HB2</w:t>
      </w:r>
      <w:del w:id="259" w:author="Jacob Cram" w:date="2021-05-15T16:12:00Z">
        <w:r w:rsidDel="009A6364">
          <w:delText xml:space="preserve"> that changes in flux corresponded with migrator abundances</w:delText>
        </w:r>
      </w:del>
      <w:r>
        <w:t>.</w:t>
      </w:r>
      <w:commentRangeEnd w:id="253"/>
      <w:r w:rsidR="00A250C2">
        <w:rPr>
          <w:rStyle w:val="CommentReference"/>
        </w:rPr>
        <w:commentReference w:id="253"/>
      </w:r>
    </w:p>
    <w:p w14:paraId="00000086" w14:textId="4824CDB8" w:rsidR="00104E87" w:rsidRDefault="00F71511">
      <w:r>
        <w:t>The</w:t>
      </w:r>
      <w:r w:rsidR="004D045E">
        <w:t xml:space="preserve"> data supported our hypothesis that particle size patterns cannot be explained by remineralization and sinking alone (</w:t>
      </w:r>
      <w:r w:rsidR="004D045E">
        <w:rPr>
          <w:b/>
        </w:rPr>
        <w:t>HB3)</w:t>
      </w:r>
      <w:r w:rsidR="004D045E">
        <w:t xml:space="preserve">. </w:t>
      </w:r>
      <w:r w:rsidR="001F2172">
        <w:t>Indeed,</w:t>
      </w:r>
      <w:r w:rsidR="004D045E">
        <w:t xml:space="preserve"> the abundance of small particles above 500</w:t>
      </w:r>
      <w:r>
        <w:t xml:space="preserve"> </w:t>
      </w:r>
      <w:r w:rsidR="004D045E">
        <w:t>m, suggested and important role for disaggregation is shaping the particle spectrum in the upper ODZ.</w:t>
      </w:r>
    </w:p>
    <w:p w14:paraId="00000087" w14:textId="77777777" w:rsidR="00104E87" w:rsidRDefault="004D045E">
      <w:pPr>
        <w:pStyle w:val="Heading2"/>
      </w:pPr>
      <w:bookmarkStart w:id="260" w:name="bookmark=id.ihv636" w:colFirst="0" w:colLast="0"/>
      <w:bookmarkEnd w:id="260"/>
      <w:r>
        <w:t>Opportunities for future directions</w:t>
      </w:r>
    </w:p>
    <w:p w14:paraId="00000088" w14:textId="7B3A3C15" w:rsidR="00104E87" w:rsidRDefault="001F2172">
      <w:r>
        <w:t>Due to the relatively small effect sizes of day to day and within day variability in particle f</w:t>
      </w:r>
      <w:r w:rsidR="00C66B70">
        <w:t>l</w:t>
      </w:r>
      <w:r>
        <w:t xml:space="preserve">ux and disaggregation, </w:t>
      </w:r>
      <w:commentRangeStart w:id="261"/>
      <w:commentRangeStart w:id="262"/>
      <w:del w:id="263" w:author="Jacob Cram" w:date="2021-05-15T16:13:00Z">
        <w:r w:rsidDel="009A6364">
          <w:delText xml:space="preserve">we argue that particle size measurements can be generally thought of as representative of similar environments over a time scale of at least a week. </w:delText>
        </w:r>
        <w:commentRangeEnd w:id="261"/>
        <w:r w:rsidR="00A250C2" w:rsidDel="009A6364">
          <w:rPr>
            <w:rStyle w:val="CommentReference"/>
          </w:rPr>
          <w:commentReference w:id="261"/>
        </w:r>
      </w:del>
      <w:commentRangeEnd w:id="262"/>
      <w:r w:rsidR="009A6364">
        <w:rPr>
          <w:rStyle w:val="CommentReference"/>
        </w:rPr>
        <w:commentReference w:id="262"/>
      </w:r>
      <w:del w:id="264" w:author="Jacob Cram" w:date="2021-05-15T16:13:00Z">
        <w:r w:rsidDel="009A6364">
          <w:delText xml:space="preserve">Therefore, </w:delText>
        </w:r>
      </w:del>
      <w:r>
        <w:t xml:space="preserve">we advocate for applying these sorts of analysis and measurements to </w:t>
      </w:r>
      <w:r w:rsidR="004D045E">
        <w:t>other parts of the ETNP or other ODZ regions</w:t>
      </w:r>
      <w:r>
        <w:t xml:space="preserve">, even ones where there are not time-series data. Expanded spatial </w:t>
      </w:r>
      <w:r w:rsidR="00A935E8">
        <w:t>analysis</w:t>
      </w:r>
      <w:r>
        <w:t xml:space="preserve"> of particle size spectra in ODZs would allow the community to </w:t>
      </w:r>
      <w:r w:rsidR="004D045E">
        <w:t xml:space="preserve">confirm </w:t>
      </w:r>
      <w:r w:rsidR="00A935E8">
        <w:t>whether</w:t>
      </w:r>
      <w:r w:rsidR="004D045E">
        <w:t xml:space="preserve"> Weber and Bianchi’s (2020) model </w:t>
      </w:r>
      <w:r w:rsidR="004D045E">
        <w:rPr>
          <w:b/>
        </w:rPr>
        <w:t>(HA1)</w:t>
      </w:r>
      <w:r w:rsidR="004D045E">
        <w:t>, that particles of all sizes break down more slowly in ODZs, applies elsewhere. Similarly, a clear next step is to apply our disaggregation model to other ocean regions, perhaps using particle size</w:t>
      </w:r>
      <w:r w:rsidR="00A935E8">
        <w:t xml:space="preserve"> </w:t>
      </w:r>
      <w:r w:rsidR="004D045E">
        <w:t xml:space="preserve">data are already collected by other groups </w:t>
      </w:r>
      <w:r w:rsidR="00A935E8">
        <w:fldChar w:fldCharType="begin"/>
      </w:r>
      <w:r w:rsidR="00A935E8">
        <w:instrText xml:space="preserve"> ADDIN ZOTERO_ITEM CSL_CITATION {"citationID":"pSv6QIiD","properties":{"formattedCitation":"(Guidi et al., 2008; Kiko et al., 2017, 2020)","plainCitation":"(Guidi et al., 2008; Kiko et al., 2017,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A935E8">
        <w:fldChar w:fldCharType="separate"/>
      </w:r>
      <w:r w:rsidR="003B6974" w:rsidRPr="003B6974">
        <w:t>(Guidi et al., 2008; Kiko et al., 2017, 2020)</w:t>
      </w:r>
      <w:r w:rsidR="00A935E8">
        <w:fldChar w:fldCharType="end"/>
      </w:r>
      <w:r w:rsidR="004D045E">
        <w:t>.</w:t>
      </w:r>
    </w:p>
    <w:p w14:paraId="00000089" w14:textId="77777777" w:rsidR="00104E87" w:rsidRDefault="004D045E">
      <w:pPr>
        <w:pStyle w:val="Heading1"/>
      </w:pPr>
      <w:bookmarkStart w:id="265" w:name="bookmark=id.32hioqz" w:colFirst="0" w:colLast="0"/>
      <w:bookmarkEnd w:id="265"/>
      <w:r>
        <w:t>Conclusions</w:t>
      </w:r>
    </w:p>
    <w:p w14:paraId="0000008A" w14:textId="3261DD8A" w:rsidR="00104E87" w:rsidRDefault="004D045E">
      <w:r>
        <w:t xml:space="preserve">If </w:t>
      </w:r>
      <w:del w:id="266" w:author="Clara Fuchsman" w:date="2021-05-13T22:39:00Z">
        <w:r w:rsidDel="00A250C2">
          <w:delText xml:space="preserve">OMZs </w:delText>
        </w:r>
      </w:del>
      <w:ins w:id="267" w:author="Clara Fuchsman" w:date="2021-05-13T22:39:00Z">
        <w:r w:rsidR="00A250C2">
          <w:t xml:space="preserve">ODZs </w:t>
        </w:r>
      </w:ins>
      <w:r>
        <w:t xml:space="preserve">expand in response to the changing climate, larger areas of the ocean are likely to resemble this environment, which is oligotrophic and </w:t>
      </w:r>
      <w:r w:rsidR="00C66B70">
        <w:t>has</w:t>
      </w:r>
      <w:r>
        <w:t xml:space="preserve"> an oxygen deficient zone spanning most of the mesopel</w:t>
      </w:r>
      <w:ins w:id="268" w:author="Clara Fuchsman" w:date="2021-05-13T22:39:00Z">
        <w:r w:rsidR="00A250C2">
          <w:t>a</w:t>
        </w:r>
      </w:ins>
      <w:del w:id="269" w:author="Clara Fuchsman" w:date="2021-05-13T22:39:00Z">
        <w:r w:rsidDel="00A250C2">
          <w:delText>e</w:delText>
        </w:r>
      </w:del>
      <w:r>
        <w:t>gic zone. Previous models</w:t>
      </w:r>
      <w:r w:rsidR="00C66B70">
        <w:t xml:space="preserve"> and observations</w:t>
      </w:r>
      <w:r>
        <w:t xml:space="preserve"> have suggested that </w:t>
      </w:r>
      <w:del w:id="270" w:author="Clara Fuchsman" w:date="2021-05-13T22:39:00Z">
        <w:r w:rsidDel="00A250C2">
          <w:delText xml:space="preserve">OMZs </w:delText>
        </w:r>
      </w:del>
      <w:ins w:id="271" w:author="Clara Fuchsman" w:date="2021-05-13T22:39:00Z">
        <w:r w:rsidR="00A250C2">
          <w:t xml:space="preserve">ODZs </w:t>
        </w:r>
      </w:ins>
      <w:r>
        <w:t>are site</w:t>
      </w:r>
      <w:r w:rsidR="00C66B70">
        <w:t>s</w:t>
      </w:r>
      <w:r>
        <w:t xml:space="preserve"> of efficient carbon transfer to the deep ocean</w:t>
      </w:r>
      <w:r w:rsidR="00C66B70">
        <w:t xml:space="preserve"> </w:t>
      </w:r>
      <w:r w:rsidR="00C66B70">
        <w:fldChar w:fldCharType="begin"/>
      </w:r>
      <w:r w:rsidR="00C66B70">
        <w:instrText xml:space="preserve"> ADDIN ZOTERO_ITEM CSL_CITATION {"citationID":"7X9FE7RN","properties":{"formattedCitation":"(Cram et al., 2018; Hartnett &amp; Devol, 2003; Van Mooy et al., 2002; Weber &amp; Bianchi, 2020)","plainCitation":"(Cram et al., 2018; Hartnett &amp; Devol, 2003; Van Mooy et al., 2002; Weber &amp; Bianchi, 2020)","noteIndex":0},"citationItems":[{"id":7302,"uris":["http://zotero.org/users/158097/items/ED3B4FEN"],"uri":["http://zotero.org/users/158097/items/ED3B4FEN"],"itemData":{"id":7302,"type":"article-journal","abstract":"The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C66B70">
        <w:fldChar w:fldCharType="separate"/>
      </w:r>
      <w:r w:rsidR="00C66B70" w:rsidRPr="00C66B70">
        <w:t>(Cram et al., 2018; Hartnett &amp; Devol, 2003; Van Mooy et al., 2002; Weber &amp; Bianchi, 2020)</w:t>
      </w:r>
      <w:r w:rsidR="00C66B70">
        <w:fldChar w:fldCharType="end"/>
      </w:r>
      <w:r>
        <w:t>, and our data appear to support this contention. Indeed, the mechanism of efficient transfer appears to be slowing of particle remineralization, presumably from decreased microbial metabolisms, with zooplankton playing an important role in both active particle transport and particle disaggregation.</w:t>
      </w:r>
    </w:p>
    <w:p w14:paraId="0000008C" w14:textId="5A719C7F" w:rsidR="00104E87" w:rsidRDefault="004D045E">
      <w:r>
        <w:t xml:space="preserve">Our data could potentially be used in conjunction with mechanistic models </w:t>
      </w:r>
      <w:r w:rsidR="00A935E8">
        <w:fldChar w:fldCharType="begin"/>
      </w:r>
      <w:r w:rsidR="00A935E8">
        <w:instrText xml:space="preserve"> ADDIN ZOTERO_ITEM CSL_CITATION {"citationID":"2zNZN33a","properties":{"formattedCitation":"(e.g. Weber &amp; Bianchi, 2020)","plainCitation":"(e.g. 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prefix":"e.g."}],"schema":"https://github.com/citation-style-language/schema/raw/master/csl-citation.json"} </w:instrText>
      </w:r>
      <w:r w:rsidR="00A935E8">
        <w:fldChar w:fldCharType="separate"/>
      </w:r>
      <w:r w:rsidR="003B6974" w:rsidRPr="003B6974">
        <w:t>(e.g. Weber &amp; Bianchi, 2020)</w:t>
      </w:r>
      <w:r w:rsidR="00A935E8">
        <w:fldChar w:fldCharType="end"/>
      </w:r>
      <w:r>
        <w:t xml:space="preserve"> to constrain the relative carbon oxidation rate by </w:t>
      </w:r>
      <w:del w:id="272" w:author="Jacob Cram" w:date="2021-05-15T16:16:00Z">
        <w:r w:rsidDel="009A6364">
          <w:delText xml:space="preserve">the </w:delText>
        </w:r>
      </w:del>
      <w:ins w:id="273" w:author="Jacob Cram" w:date="2021-05-15T16:16:00Z">
        <w:r w:rsidR="009A6364">
          <w:t xml:space="preserve">denitrification and sulfate </w:t>
        </w:r>
        <w:proofErr w:type="spellStart"/>
        <w:r w:rsidR="009A6364">
          <w:t>reduction</w:t>
        </w:r>
      </w:ins>
      <w:commentRangeStart w:id="274"/>
      <w:del w:id="275" w:author="Jacob Cram" w:date="2021-05-15T16:16:00Z">
        <w:r w:rsidDel="009A6364">
          <w:delText xml:space="preserve">two metabolic </w:delText>
        </w:r>
      </w:del>
      <w:r>
        <w:t>processes</w:t>
      </w:r>
      <w:commentRangeEnd w:id="274"/>
      <w:proofErr w:type="spellEnd"/>
      <w:r w:rsidR="00A250C2">
        <w:rPr>
          <w:rStyle w:val="CommentReference"/>
        </w:rPr>
        <w:commentReference w:id="274"/>
      </w:r>
      <w:r>
        <w:t xml:space="preserve">, which is currently poorly understood </w:t>
      </w:r>
      <w:commentRangeStart w:id="276"/>
      <w:r w:rsidR="00A935E8">
        <w:fldChar w:fldCharType="begin"/>
      </w:r>
      <w:r w:rsidR="00A935E8">
        <w:instrText xml:space="preserve"> ADDIN ZOTERO_ITEM CSL_CITATION {"citationID":"dxY2micQ","properties":{"formattedCitation":"(Bristow, 2018)","plainCitation":"(Bristow, 2018)","noteIndex":0},"citationItems":[{"id":7438,"uris":["http://zotero.org/users/158097/items/7VWX4FGQ"],"uri":["http://zotero.org/users/158097/items/7VWX4FGQ"],"itemData":{"id":7438,"type":"article-journal","abstract":"Substantial amounts of denitrification and other anaerobic metabolisms can occur in anoxic microenvironments within marine snow particles, according to model simulations. This microbial activity may have a global impact on nitrogen cycling.","container-title":"Nature Geoscience","DOI":"10.1038/s41561-018-0088-6","ISSN":"1752-0908","issue":"4","journalAbbreviation":"Nature Geosci","language":"en","page":"226-227","source":"www-nature-com.proxy-um.researchport.umd.edu","title":"Anoxia in the snow","volume":"11","author":[{"family":"Bristow","given":"Laura A."}],"issued":{"date-parts":[["2018",4]]}}}],"schema":"https://github.com/citation-style-language/schema/raw/master/csl-citation.json"} </w:instrText>
      </w:r>
      <w:r w:rsidR="00A935E8">
        <w:fldChar w:fldCharType="separate"/>
      </w:r>
      <w:r w:rsidR="003B6974" w:rsidRPr="003B6974">
        <w:t>(Bristow, 2018)</w:t>
      </w:r>
      <w:r w:rsidR="00A935E8">
        <w:fldChar w:fldCharType="end"/>
      </w:r>
      <w:commentRangeEnd w:id="276"/>
      <w:r w:rsidR="00A250C2">
        <w:rPr>
          <w:rStyle w:val="CommentReference"/>
        </w:rPr>
        <w:commentReference w:id="276"/>
      </w:r>
      <w:r>
        <w:t xml:space="preserve">. Furthermore, it appears that diel migratory organisms both disaggregate particles and transport carbon throughout the top 500 m of the </w:t>
      </w:r>
      <w:r>
        <w:lastRenderedPageBreak/>
        <w:t>water column. Day to day and within day variability in organic matter transport was evident, though overall patterns in particle size, flux and disaggregation appeared to be consistent over the course of the time-series. The change in particle abundance and size between 500</w:t>
      </w:r>
      <w:r w:rsidR="00CD1400">
        <w:t xml:space="preserve"> </w:t>
      </w:r>
      <w:r>
        <w:t xml:space="preserve">m and the bottom of the ODZ has implications for the </w:t>
      </w:r>
      <w:r w:rsidR="00A935E8">
        <w:t>free-living</w:t>
      </w:r>
      <w:r>
        <w:t xml:space="preserve"> microbes living in this region. These microbes are likely particularly organic matter starved. Our data highlights the heterogeneous nature of the ETNP ODZ with depth and indicates that more detailed sampling should be performed for rate and microbial measurements to properly extrapolate to the entire ODZ. </w:t>
      </w:r>
    </w:p>
    <w:p w14:paraId="0000008E" w14:textId="1F8EE07E" w:rsidR="00104E87" w:rsidRDefault="004D045E" w:rsidP="008422C4">
      <w:pPr>
        <w:pStyle w:val="Heading1"/>
      </w:pPr>
      <w:bookmarkStart w:id="277" w:name="_heading=h.uz166cm11no7" w:colFirst="0" w:colLast="0"/>
      <w:bookmarkEnd w:id="277"/>
      <w:r>
        <w:t>Acknowledgements</w:t>
      </w:r>
    </w:p>
    <w:p w14:paraId="0000008F" w14:textId="5C26F1DC" w:rsidR="00104E87" w:rsidRDefault="004D045E">
      <w:r>
        <w:t xml:space="preserve">The authors thank the captain and crew of the RV </w:t>
      </w:r>
      <w:proofErr w:type="spellStart"/>
      <w:r w:rsidRPr="00A250C2">
        <w:rPr>
          <w:i/>
          <w:iCs/>
          <w:rPrChange w:id="278" w:author="Clara Fuchsman" w:date="2021-05-13T22:41:00Z">
            <w:rPr/>
          </w:rPrChange>
        </w:rPr>
        <w:t>Sikuliaq</w:t>
      </w:r>
      <w:proofErr w:type="spellEnd"/>
      <w:r>
        <w:t xml:space="preserve"> for making field collection possible. The authors also thank Gabr</w:t>
      </w:r>
      <w:ins w:id="279" w:author="Clara Fuchsman" w:date="2021-05-13T22:41:00Z">
        <w:r w:rsidR="00A250C2">
          <w:t>i</w:t>
        </w:r>
      </w:ins>
      <w:r>
        <w:t xml:space="preserve">elle Rocap, Curtis </w:t>
      </w:r>
      <w:ins w:id="280" w:author="Clara Fuchsman" w:date="2021-05-13T22:42:00Z">
        <w:r w:rsidR="00A250C2">
          <w:rPr>
            <w:color w:val="000000"/>
          </w:rPr>
          <w:t>Deutsch</w:t>
        </w:r>
        <w:r w:rsidR="00A250C2" w:rsidDel="00A250C2">
          <w:t xml:space="preserve"> </w:t>
        </w:r>
      </w:ins>
      <w:del w:id="281" w:author="Clara Fuchsman" w:date="2021-05-13T22:42:00Z">
        <w:r w:rsidDel="00A250C2">
          <w:delText xml:space="preserve">Deutch </w:delText>
        </w:r>
      </w:del>
      <w:r>
        <w:t xml:space="preserve">for assistance in the field and valuable insight. Jacquelyn Burchfield provided </w:t>
      </w:r>
      <w:r w:rsidR="00CD1400">
        <w:t>helpful</w:t>
      </w:r>
      <w:r>
        <w:t xml:space="preserve"> insights about the mathematical underpinnings of the particle remineralization model.</w:t>
      </w:r>
    </w:p>
    <w:p w14:paraId="6476544D" w14:textId="77777777" w:rsidR="009B2BA7" w:rsidRDefault="004D045E">
      <w:r>
        <w:t>Funding for this project was provided by NSF Grant Number DEB-1542240, as well as startup funds to JAC and CAF provided by University of Maryland Center for Environmental Science. The McDonnell laboratory acknowledges support from NSF-OCE 1654663.</w:t>
      </w:r>
      <w:bookmarkStart w:id="282" w:name="bookmark=id.1hmsyys" w:colFirst="0" w:colLast="0"/>
      <w:bookmarkStart w:id="283" w:name="bookmark=id.3fwokq0" w:colFirst="0" w:colLast="0"/>
      <w:bookmarkEnd w:id="282"/>
      <w:bookmarkEnd w:id="283"/>
    </w:p>
    <w:p w14:paraId="24F48064" w14:textId="1307B64A" w:rsidR="00DC428E" w:rsidRDefault="009B2BA7">
      <w:pPr>
        <w:rPr>
          <w:b/>
          <w:i/>
          <w:sz w:val="36"/>
          <w:szCs w:val="36"/>
        </w:rPr>
      </w:pPr>
      <w:r>
        <w:t>Data for this research, as well as analy</w:t>
      </w:r>
      <w:ins w:id="284" w:author="Clara Fuchsman" w:date="2021-05-13T22:41:00Z">
        <w:r w:rsidR="00A250C2">
          <w:t>s</w:t>
        </w:r>
      </w:ins>
      <w:r>
        <w:t xml:space="preserve">is and model code are available on GitHub at </w:t>
      </w:r>
      <w:hyperlink r:id="rId19" w:history="1">
        <w:r w:rsidRPr="00FF5968">
          <w:rPr>
            <w:rStyle w:val="Hyperlink"/>
          </w:rPr>
          <w:t>https://github.com/cramjaco/POMZ-ETNP-UVP-2017</w:t>
        </w:r>
      </w:hyperlink>
      <w:r>
        <w:t xml:space="preserve">, and are mirrored to </w:t>
      </w:r>
      <w:proofErr w:type="spellStart"/>
      <w:r>
        <w:t>FigShare</w:t>
      </w:r>
      <w:proofErr w:type="spellEnd"/>
      <w:r>
        <w:t xml:space="preserve"> at </w:t>
      </w:r>
      <w:r w:rsidRPr="009B2BA7">
        <w:t>https://figshare.com/articles/software/POMZ-ETNP-UVP-2017/14589435</w:t>
      </w:r>
      <w:r>
        <w:t>.</w:t>
      </w:r>
      <w:r w:rsidR="00DC428E">
        <w:br w:type="page"/>
      </w:r>
    </w:p>
    <w:p w14:paraId="000000BF" w14:textId="498596BC" w:rsidR="00104E87" w:rsidRDefault="004D045E">
      <w:pPr>
        <w:pStyle w:val="Heading1"/>
      </w:pPr>
      <w:r>
        <w:lastRenderedPageBreak/>
        <w:t>References</w:t>
      </w:r>
    </w:p>
    <w:p w14:paraId="000000C0" w14:textId="77777777" w:rsidR="00104E87" w:rsidRDefault="004D045E">
      <w:pPr>
        <w:pBdr>
          <w:top w:val="nil"/>
          <w:left w:val="nil"/>
          <w:bottom w:val="nil"/>
          <w:right w:val="nil"/>
          <w:between w:val="nil"/>
        </w:pBdr>
        <w:tabs>
          <w:tab w:val="left" w:pos="624"/>
        </w:tabs>
        <w:spacing w:after="240"/>
        <w:ind w:left="624" w:hanging="624"/>
        <w:rPr>
          <w:color w:val="000000"/>
        </w:rPr>
      </w:pPr>
      <w:bookmarkStart w:id="285" w:name="bookmark=id.1v1yuxt" w:colFirst="0" w:colLast="0"/>
      <w:bookmarkStart w:id="286" w:name="bookmark=id.4f1mdlm" w:colFirst="0" w:colLast="0"/>
      <w:bookmarkEnd w:id="285"/>
      <w:bookmarkEnd w:id="286"/>
      <w:r>
        <w:rPr>
          <w:color w:val="000000"/>
        </w:rPr>
        <w:t xml:space="preserve">Andersen, Lars </w:t>
      </w:r>
      <w:proofErr w:type="spellStart"/>
      <w:r>
        <w:rPr>
          <w:color w:val="000000"/>
        </w:rPr>
        <w:t>Nonboe</w:t>
      </w:r>
      <w:proofErr w:type="spellEnd"/>
      <w:r>
        <w:rPr>
          <w:color w:val="000000"/>
        </w:rPr>
        <w:t xml:space="preserve">. 2001. “The New </w:t>
      </w:r>
      <w:proofErr w:type="spellStart"/>
      <w:r>
        <w:rPr>
          <w:color w:val="000000"/>
        </w:rPr>
        <w:t>Simrad</w:t>
      </w:r>
      <w:proofErr w:type="spellEnd"/>
      <w:r>
        <w:rPr>
          <w:color w:val="000000"/>
        </w:rPr>
        <w:t xml:space="preserve"> EK60 Scientific Echo Sounder System.” </w:t>
      </w:r>
      <w:r>
        <w:rPr>
          <w:i/>
          <w:color w:val="000000"/>
        </w:rPr>
        <w:t>The Journal of the Acoustical Society of America</w:t>
      </w:r>
      <w:r>
        <w:rPr>
          <w:color w:val="000000"/>
        </w:rPr>
        <w:t xml:space="preserve"> 109 (5). Acoustical Society of America: 2336–6. </w:t>
      </w:r>
      <w:hyperlink r:id="rId20">
        <w:r>
          <w:rPr>
            <w:color w:val="0000FF"/>
            <w:u w:val="single"/>
          </w:rPr>
          <w:t>https://doi.org/10.1121/1.4744207</w:t>
        </w:r>
      </w:hyperlink>
      <w:r>
        <w:rPr>
          <w:color w:val="000000"/>
        </w:rPr>
        <w:t>.</w:t>
      </w:r>
    </w:p>
    <w:p w14:paraId="000000C1" w14:textId="77777777" w:rsidR="00104E87" w:rsidRDefault="004D045E">
      <w:pPr>
        <w:pBdr>
          <w:top w:val="nil"/>
          <w:left w:val="nil"/>
          <w:bottom w:val="nil"/>
          <w:right w:val="nil"/>
          <w:between w:val="nil"/>
        </w:pBdr>
        <w:tabs>
          <w:tab w:val="left" w:pos="624"/>
        </w:tabs>
        <w:spacing w:after="240"/>
        <w:ind w:left="624" w:hanging="624"/>
        <w:rPr>
          <w:color w:val="000000"/>
        </w:rPr>
      </w:pPr>
      <w:bookmarkStart w:id="287" w:name="bookmark=id.2u6wntf" w:colFirst="0" w:colLast="0"/>
      <w:bookmarkEnd w:id="287"/>
      <w:r>
        <w:rPr>
          <w:color w:val="000000"/>
        </w:rPr>
        <w:t xml:space="preserve">Antezana, </w:t>
      </w:r>
      <w:proofErr w:type="spellStart"/>
      <w:r>
        <w:rPr>
          <w:color w:val="000000"/>
        </w:rPr>
        <w:t>Tarsicio</w:t>
      </w:r>
      <w:proofErr w:type="spellEnd"/>
      <w:r>
        <w:rPr>
          <w:color w:val="000000"/>
        </w:rPr>
        <w:t xml:space="preserve">. 2009. “Species-Specific Patterns of Diel Migration into the Oxygen Minimum Zone by Euphausiids in the Humboldt Current Ecosystem.” </w:t>
      </w:r>
      <w:r>
        <w:rPr>
          <w:i/>
          <w:color w:val="000000"/>
        </w:rPr>
        <w:t>Progress in Oceanography</w:t>
      </w:r>
      <w:r>
        <w:rPr>
          <w:color w:val="000000"/>
        </w:rPr>
        <w:t xml:space="preserve">, Eastern Boundary Upwelling Ecosystems: Integrative and Comparative Approaches, 83 (1): 228–36. </w:t>
      </w:r>
      <w:hyperlink r:id="rId21">
        <w:r>
          <w:rPr>
            <w:color w:val="0000FF"/>
            <w:u w:val="single"/>
          </w:rPr>
          <w:t>https://doi.org/10.1016/j.pocean.2009.07.039</w:t>
        </w:r>
      </w:hyperlink>
      <w:r>
        <w:rPr>
          <w:color w:val="000000"/>
        </w:rPr>
        <w:t>.</w:t>
      </w:r>
    </w:p>
    <w:p w14:paraId="000000C2" w14:textId="77777777" w:rsidR="00104E87" w:rsidRDefault="004D045E">
      <w:pPr>
        <w:pBdr>
          <w:top w:val="nil"/>
          <w:left w:val="nil"/>
          <w:bottom w:val="nil"/>
          <w:right w:val="nil"/>
          <w:between w:val="nil"/>
        </w:pBdr>
        <w:tabs>
          <w:tab w:val="left" w:pos="624"/>
        </w:tabs>
        <w:spacing w:after="240"/>
        <w:ind w:left="624" w:hanging="624"/>
        <w:rPr>
          <w:color w:val="000000"/>
        </w:rPr>
      </w:pPr>
      <w:bookmarkStart w:id="288" w:name="bookmark=id.19c6y18" w:colFirst="0" w:colLast="0"/>
      <w:bookmarkEnd w:id="288"/>
      <w:r>
        <w:rPr>
          <w:color w:val="000000"/>
        </w:rPr>
        <w:t xml:space="preserve">Archibald, Kevin M., David A. Siegel, and Scott C. </w:t>
      </w:r>
      <w:proofErr w:type="spellStart"/>
      <w:r>
        <w:rPr>
          <w:color w:val="000000"/>
        </w:rPr>
        <w:t>Doney</w:t>
      </w:r>
      <w:proofErr w:type="spellEnd"/>
      <w:r>
        <w:rPr>
          <w:color w:val="000000"/>
        </w:rPr>
        <w:t xml:space="preserve">. 2019. “Modeling the Impact of Zooplankton Diel Vertical Migration on the Carbon Export Flux of the Biological Pump.” </w:t>
      </w:r>
      <w:r>
        <w:rPr>
          <w:i/>
          <w:color w:val="000000"/>
        </w:rPr>
        <w:t>Global Biogeochemical Cycles</w:t>
      </w:r>
      <w:r>
        <w:rPr>
          <w:color w:val="000000"/>
        </w:rPr>
        <w:t xml:space="preserve"> 33 (2): 181–99. </w:t>
      </w:r>
      <w:hyperlink r:id="rId22">
        <w:r>
          <w:rPr>
            <w:color w:val="0000FF"/>
            <w:u w:val="single"/>
          </w:rPr>
          <w:t>https://doi.org/10.1029/2018GB005983</w:t>
        </w:r>
      </w:hyperlink>
      <w:r>
        <w:rPr>
          <w:color w:val="000000"/>
        </w:rPr>
        <w:t>.</w:t>
      </w:r>
    </w:p>
    <w:p w14:paraId="000000C3" w14:textId="77777777" w:rsidR="00104E87" w:rsidRDefault="004D045E">
      <w:pPr>
        <w:pBdr>
          <w:top w:val="nil"/>
          <w:left w:val="nil"/>
          <w:bottom w:val="nil"/>
          <w:right w:val="nil"/>
          <w:between w:val="nil"/>
        </w:pBdr>
        <w:tabs>
          <w:tab w:val="left" w:pos="624"/>
        </w:tabs>
        <w:spacing w:after="240"/>
        <w:ind w:left="624" w:hanging="624"/>
        <w:rPr>
          <w:color w:val="000000"/>
        </w:rPr>
      </w:pPr>
      <w:bookmarkStart w:id="289" w:name="bookmark=id.3tbugp1" w:colFirst="0" w:colLast="0"/>
      <w:bookmarkEnd w:id="289"/>
      <w:r>
        <w:rPr>
          <w:color w:val="000000"/>
        </w:rPr>
        <w:t xml:space="preserve">Bianchi, Daniele, Eric D. Galbraith, David A. </w:t>
      </w:r>
      <w:proofErr w:type="spellStart"/>
      <w:r>
        <w:rPr>
          <w:color w:val="000000"/>
        </w:rPr>
        <w:t>Carozza</w:t>
      </w:r>
      <w:proofErr w:type="spellEnd"/>
      <w:r>
        <w:rPr>
          <w:color w:val="000000"/>
        </w:rPr>
        <w:t xml:space="preserve">, K. a. S. </w:t>
      </w:r>
      <w:proofErr w:type="spellStart"/>
      <w:r>
        <w:rPr>
          <w:color w:val="000000"/>
        </w:rPr>
        <w:t>Mislan</w:t>
      </w:r>
      <w:proofErr w:type="spellEnd"/>
      <w:r>
        <w:rPr>
          <w:color w:val="000000"/>
        </w:rPr>
        <w:t xml:space="preserve">, and Charles A. Stock. 2013. “Intensification of Open-Ocean Oxygen Depletion by Vertically Migrating Animals.” </w:t>
      </w:r>
      <w:r>
        <w:rPr>
          <w:i/>
          <w:color w:val="000000"/>
        </w:rPr>
        <w:t>Nature Geoscience</w:t>
      </w:r>
      <w:r>
        <w:rPr>
          <w:color w:val="000000"/>
        </w:rPr>
        <w:t xml:space="preserve"> 6 (7). Nature Publishing Group: 545–48. </w:t>
      </w:r>
      <w:hyperlink r:id="rId23">
        <w:r>
          <w:rPr>
            <w:color w:val="0000FF"/>
            <w:u w:val="single"/>
          </w:rPr>
          <w:t>https://doi.org/10.1038/ngeo1837</w:t>
        </w:r>
      </w:hyperlink>
      <w:r>
        <w:rPr>
          <w:color w:val="000000"/>
        </w:rPr>
        <w:t>.</w:t>
      </w:r>
    </w:p>
    <w:p w14:paraId="000000C4" w14:textId="77777777" w:rsidR="00104E87" w:rsidRDefault="004D045E">
      <w:pPr>
        <w:pBdr>
          <w:top w:val="nil"/>
          <w:left w:val="nil"/>
          <w:bottom w:val="nil"/>
          <w:right w:val="nil"/>
          <w:between w:val="nil"/>
        </w:pBdr>
        <w:tabs>
          <w:tab w:val="left" w:pos="624"/>
        </w:tabs>
        <w:spacing w:after="240"/>
        <w:ind w:left="624" w:hanging="624"/>
        <w:rPr>
          <w:color w:val="000000"/>
        </w:rPr>
      </w:pPr>
      <w:bookmarkStart w:id="290" w:name="bookmark=id.28h4qwu" w:colFirst="0" w:colLast="0"/>
      <w:bookmarkEnd w:id="290"/>
      <w:r>
        <w:rPr>
          <w:color w:val="000000"/>
        </w:rPr>
        <w:t xml:space="preserve">Bianchi, Daniele, Thomas S. Weber, Rainer </w:t>
      </w:r>
      <w:proofErr w:type="spellStart"/>
      <w:r>
        <w:rPr>
          <w:color w:val="000000"/>
        </w:rPr>
        <w:t>Kiko</w:t>
      </w:r>
      <w:proofErr w:type="spellEnd"/>
      <w:r>
        <w:rPr>
          <w:color w:val="000000"/>
        </w:rPr>
        <w:t xml:space="preserve">, and Curtis Deutsch. 2018. “Global Niche of Marine Anaerobic Metabolisms Expanded by Particle Microenvironments.” </w:t>
      </w:r>
      <w:r>
        <w:rPr>
          <w:i/>
          <w:color w:val="000000"/>
        </w:rPr>
        <w:t>Nature Geoscience</w:t>
      </w:r>
      <w:r>
        <w:rPr>
          <w:color w:val="000000"/>
        </w:rPr>
        <w:t xml:space="preserve"> 11 (4). Nature Publishing Group: 263. </w:t>
      </w:r>
      <w:hyperlink r:id="rId24">
        <w:r>
          <w:rPr>
            <w:color w:val="0000FF"/>
            <w:u w:val="single"/>
          </w:rPr>
          <w:t>https://doi.org/10.1038/s41561-018-0081-0</w:t>
        </w:r>
      </w:hyperlink>
      <w:r>
        <w:rPr>
          <w:color w:val="000000"/>
        </w:rPr>
        <w:t>.</w:t>
      </w:r>
    </w:p>
    <w:p w14:paraId="000000C5" w14:textId="77777777" w:rsidR="00104E87" w:rsidRDefault="004D045E">
      <w:pPr>
        <w:pBdr>
          <w:top w:val="nil"/>
          <w:left w:val="nil"/>
          <w:bottom w:val="nil"/>
          <w:right w:val="nil"/>
          <w:between w:val="nil"/>
        </w:pBdr>
        <w:tabs>
          <w:tab w:val="left" w:pos="624"/>
        </w:tabs>
        <w:spacing w:after="240"/>
        <w:ind w:left="624" w:hanging="624"/>
        <w:rPr>
          <w:color w:val="000000"/>
        </w:rPr>
      </w:pPr>
      <w:bookmarkStart w:id="291" w:name="bookmark=id.nmf14n" w:colFirst="0" w:colLast="0"/>
      <w:bookmarkEnd w:id="291"/>
      <w:r>
        <w:rPr>
          <w:color w:val="000000"/>
        </w:rPr>
        <w:t xml:space="preserve">Boyer, T., H.E. Garcia, R.A. </w:t>
      </w:r>
      <w:proofErr w:type="spellStart"/>
      <w:r>
        <w:rPr>
          <w:color w:val="000000"/>
        </w:rPr>
        <w:t>Locarini</w:t>
      </w:r>
      <w:proofErr w:type="spellEnd"/>
      <w:r>
        <w:rPr>
          <w:color w:val="000000"/>
        </w:rPr>
        <w:t xml:space="preserve">, A. Ricardo, M.M. </w:t>
      </w:r>
      <w:proofErr w:type="spellStart"/>
      <w:r>
        <w:rPr>
          <w:color w:val="000000"/>
        </w:rPr>
        <w:t>Zweng</w:t>
      </w:r>
      <w:proofErr w:type="spellEnd"/>
      <w:r>
        <w:rPr>
          <w:color w:val="000000"/>
        </w:rPr>
        <w:t xml:space="preserve">, A.V </w:t>
      </w:r>
      <w:proofErr w:type="spellStart"/>
      <w:r>
        <w:rPr>
          <w:color w:val="000000"/>
        </w:rPr>
        <w:t>Mishonov</w:t>
      </w:r>
      <w:proofErr w:type="spellEnd"/>
      <w:r>
        <w:rPr>
          <w:color w:val="000000"/>
        </w:rPr>
        <w:t xml:space="preserve">, J.R. Reagan, et al. 2018. “World Ocean Atlas 2018.” NOAA National Centers for </w:t>
      </w:r>
      <w:proofErr w:type="spellStart"/>
      <w:r>
        <w:rPr>
          <w:color w:val="000000"/>
        </w:rPr>
        <w:t>Environmntal</w:t>
      </w:r>
      <w:proofErr w:type="spellEnd"/>
      <w:r>
        <w:rPr>
          <w:color w:val="000000"/>
        </w:rPr>
        <w:t xml:space="preserve"> Information.</w:t>
      </w:r>
    </w:p>
    <w:p w14:paraId="000000C6" w14:textId="77777777" w:rsidR="00104E87" w:rsidRDefault="004D045E">
      <w:pPr>
        <w:pBdr>
          <w:top w:val="nil"/>
          <w:left w:val="nil"/>
          <w:bottom w:val="nil"/>
          <w:right w:val="nil"/>
          <w:between w:val="nil"/>
        </w:pBdr>
        <w:tabs>
          <w:tab w:val="left" w:pos="624"/>
        </w:tabs>
        <w:spacing w:after="240"/>
        <w:ind w:left="624" w:hanging="624"/>
        <w:rPr>
          <w:color w:val="000000"/>
        </w:rPr>
      </w:pPr>
      <w:bookmarkStart w:id="292" w:name="bookmark=id.37m2jsg" w:colFirst="0" w:colLast="0"/>
      <w:bookmarkEnd w:id="292"/>
      <w:proofErr w:type="spellStart"/>
      <w:r>
        <w:rPr>
          <w:color w:val="000000"/>
        </w:rPr>
        <w:t>Breitburg</w:t>
      </w:r>
      <w:proofErr w:type="spellEnd"/>
      <w:r>
        <w:rPr>
          <w:color w:val="000000"/>
        </w:rPr>
        <w:t xml:space="preserve">, Denise, Lisa A. Levin, Andreas </w:t>
      </w:r>
      <w:proofErr w:type="spellStart"/>
      <w:r>
        <w:rPr>
          <w:color w:val="000000"/>
        </w:rPr>
        <w:t>Oschlies</w:t>
      </w:r>
      <w:proofErr w:type="spellEnd"/>
      <w:r>
        <w:rPr>
          <w:color w:val="000000"/>
        </w:rPr>
        <w:t xml:space="preserve">, </w:t>
      </w:r>
      <w:proofErr w:type="spellStart"/>
      <w:r>
        <w:rPr>
          <w:color w:val="000000"/>
        </w:rPr>
        <w:t>Marilaure</w:t>
      </w:r>
      <w:proofErr w:type="spellEnd"/>
      <w:r>
        <w:rPr>
          <w:color w:val="000000"/>
        </w:rPr>
        <w:t xml:space="preserve"> </w:t>
      </w:r>
      <w:proofErr w:type="spellStart"/>
      <w:r>
        <w:rPr>
          <w:color w:val="000000"/>
        </w:rPr>
        <w:t>Gr’egoire</w:t>
      </w:r>
      <w:proofErr w:type="spellEnd"/>
      <w:r>
        <w:rPr>
          <w:color w:val="000000"/>
        </w:rPr>
        <w:t xml:space="preserve">, Francisco P. Chavez, Daniel J. Conley, </w:t>
      </w:r>
      <w:proofErr w:type="spellStart"/>
      <w:r>
        <w:rPr>
          <w:color w:val="000000"/>
        </w:rPr>
        <w:t>V’eronique</w:t>
      </w:r>
      <w:proofErr w:type="spellEnd"/>
      <w:r>
        <w:rPr>
          <w:color w:val="000000"/>
        </w:rPr>
        <w:t xml:space="preserve"> Garçon, et al. 2018. “Declining Oxygen in the Global Ocean and Coastal Waters.” </w:t>
      </w:r>
      <w:r>
        <w:rPr>
          <w:i/>
          <w:color w:val="000000"/>
        </w:rPr>
        <w:t>Science</w:t>
      </w:r>
      <w:r>
        <w:rPr>
          <w:color w:val="000000"/>
        </w:rPr>
        <w:t xml:space="preserve"> 359 (6371). American Association for the Advancement of Science. </w:t>
      </w:r>
      <w:hyperlink r:id="rId25">
        <w:r>
          <w:rPr>
            <w:color w:val="0000FF"/>
            <w:u w:val="single"/>
          </w:rPr>
          <w:t>https://doi.org/10.1126/science.aam7240</w:t>
        </w:r>
      </w:hyperlink>
      <w:r>
        <w:rPr>
          <w:color w:val="000000"/>
        </w:rPr>
        <w:t>.</w:t>
      </w:r>
    </w:p>
    <w:p w14:paraId="000000C7" w14:textId="77777777" w:rsidR="00104E87" w:rsidRDefault="004D045E">
      <w:pPr>
        <w:pBdr>
          <w:top w:val="nil"/>
          <w:left w:val="nil"/>
          <w:bottom w:val="nil"/>
          <w:right w:val="nil"/>
          <w:between w:val="nil"/>
        </w:pBdr>
        <w:tabs>
          <w:tab w:val="left" w:pos="624"/>
        </w:tabs>
        <w:spacing w:after="240"/>
        <w:ind w:left="624" w:hanging="624"/>
        <w:rPr>
          <w:color w:val="000000"/>
        </w:rPr>
      </w:pPr>
      <w:bookmarkStart w:id="293" w:name="bookmark=id.1mrcu09" w:colFirst="0" w:colLast="0"/>
      <w:bookmarkEnd w:id="293"/>
      <w:proofErr w:type="spellStart"/>
      <w:r>
        <w:rPr>
          <w:color w:val="000000"/>
        </w:rPr>
        <w:t>Burd</w:t>
      </w:r>
      <w:proofErr w:type="spellEnd"/>
      <w:r>
        <w:rPr>
          <w:color w:val="000000"/>
        </w:rPr>
        <w:t xml:space="preserve">, Adrian B., and George A. Jackson. 2009. “Particle Aggregation.” </w:t>
      </w:r>
      <w:r>
        <w:rPr>
          <w:i/>
          <w:color w:val="000000"/>
        </w:rPr>
        <w:t>Annual Review of Marine Science</w:t>
      </w:r>
      <w:r>
        <w:rPr>
          <w:color w:val="000000"/>
        </w:rPr>
        <w:t xml:space="preserve"> 1 (1): 65–90. </w:t>
      </w:r>
      <w:hyperlink r:id="rId26">
        <w:r>
          <w:rPr>
            <w:color w:val="0000FF"/>
            <w:u w:val="single"/>
          </w:rPr>
          <w:t>https://doi.org/10.1146/annurev.marine.010908.163904</w:t>
        </w:r>
      </w:hyperlink>
      <w:r>
        <w:rPr>
          <w:color w:val="000000"/>
        </w:rPr>
        <w:t>.</w:t>
      </w:r>
    </w:p>
    <w:p w14:paraId="000000C8" w14:textId="77777777" w:rsidR="00104E87" w:rsidRDefault="004D045E">
      <w:pPr>
        <w:pBdr>
          <w:top w:val="nil"/>
          <w:left w:val="nil"/>
          <w:bottom w:val="nil"/>
          <w:right w:val="nil"/>
          <w:between w:val="nil"/>
        </w:pBdr>
        <w:tabs>
          <w:tab w:val="left" w:pos="624"/>
        </w:tabs>
        <w:spacing w:after="240"/>
        <w:ind w:left="624" w:hanging="624"/>
        <w:rPr>
          <w:color w:val="000000"/>
        </w:rPr>
      </w:pPr>
      <w:bookmarkStart w:id="294" w:name="bookmark=id.46r0co2" w:colFirst="0" w:colLast="0"/>
      <w:bookmarkEnd w:id="294"/>
      <w:proofErr w:type="spellStart"/>
      <w:r>
        <w:rPr>
          <w:color w:val="000000"/>
        </w:rPr>
        <w:t>Cavan</w:t>
      </w:r>
      <w:proofErr w:type="spellEnd"/>
      <w:r>
        <w:rPr>
          <w:color w:val="000000"/>
        </w:rPr>
        <w:t xml:space="preserve">, Emma L., Stephanie A. Henson, Anna Belcher, and Richard Sanders. 2017. “Role of Zooplankton in Determining the Efficiency of the Biological Carbon Pump.” </w:t>
      </w:r>
      <w:proofErr w:type="spellStart"/>
      <w:r>
        <w:rPr>
          <w:i/>
          <w:color w:val="000000"/>
        </w:rPr>
        <w:t>Biogeosciences</w:t>
      </w:r>
      <w:proofErr w:type="spellEnd"/>
      <w:r>
        <w:rPr>
          <w:color w:val="000000"/>
        </w:rPr>
        <w:t xml:space="preserve"> 14 (January): 177–86. </w:t>
      </w:r>
      <w:hyperlink r:id="rId27">
        <w:r>
          <w:rPr>
            <w:color w:val="0000FF"/>
            <w:u w:val="single"/>
          </w:rPr>
          <w:t>https://doi.org/10.5194/bg-14-177-2017</w:t>
        </w:r>
      </w:hyperlink>
      <w:r>
        <w:rPr>
          <w:color w:val="000000"/>
        </w:rPr>
        <w:t>.</w:t>
      </w:r>
    </w:p>
    <w:p w14:paraId="000000C9" w14:textId="77777777" w:rsidR="00104E87" w:rsidRDefault="004D045E">
      <w:pPr>
        <w:pBdr>
          <w:top w:val="nil"/>
          <w:left w:val="nil"/>
          <w:bottom w:val="nil"/>
          <w:right w:val="nil"/>
          <w:between w:val="nil"/>
        </w:pBdr>
        <w:tabs>
          <w:tab w:val="left" w:pos="624"/>
        </w:tabs>
        <w:spacing w:after="240"/>
        <w:ind w:left="624" w:hanging="624"/>
        <w:rPr>
          <w:color w:val="000000"/>
        </w:rPr>
      </w:pPr>
      <w:bookmarkStart w:id="295" w:name="bookmark=id.2lwamvv" w:colFirst="0" w:colLast="0"/>
      <w:bookmarkEnd w:id="295"/>
      <w:proofErr w:type="spellStart"/>
      <w:r>
        <w:rPr>
          <w:color w:val="000000"/>
        </w:rPr>
        <w:t>Cisewski</w:t>
      </w:r>
      <w:proofErr w:type="spellEnd"/>
      <w:r>
        <w:rPr>
          <w:color w:val="000000"/>
        </w:rPr>
        <w:t xml:space="preserve">, Boris, Volker H. Strass, Monika Rhein, and </w:t>
      </w:r>
      <w:proofErr w:type="spellStart"/>
      <w:r>
        <w:rPr>
          <w:color w:val="000000"/>
        </w:rPr>
        <w:t>Sören</w:t>
      </w:r>
      <w:proofErr w:type="spellEnd"/>
      <w:r>
        <w:rPr>
          <w:color w:val="000000"/>
        </w:rPr>
        <w:t xml:space="preserve"> </w:t>
      </w:r>
      <w:proofErr w:type="spellStart"/>
      <w:r>
        <w:rPr>
          <w:color w:val="000000"/>
        </w:rPr>
        <w:t>Krägefsky</w:t>
      </w:r>
      <w:proofErr w:type="spellEnd"/>
      <w:r>
        <w:rPr>
          <w:color w:val="000000"/>
        </w:rPr>
        <w:t xml:space="preserve">. 2010. “Seasonal Variation of Diel Vertical Migration of Zooplankton from ADCP Backscatter Time Series Data in the </w:t>
      </w:r>
      <w:proofErr w:type="spellStart"/>
      <w:r>
        <w:rPr>
          <w:color w:val="000000"/>
        </w:rPr>
        <w:t>Lazarev</w:t>
      </w:r>
      <w:proofErr w:type="spellEnd"/>
      <w:r>
        <w:rPr>
          <w:color w:val="000000"/>
        </w:rPr>
        <w:t xml:space="preserve"> Sea, Antarctica.” </w:t>
      </w:r>
      <w:r>
        <w:rPr>
          <w:i/>
          <w:color w:val="000000"/>
        </w:rPr>
        <w:t>Deep Sea Research Part I: Oceanographic Research Papers</w:t>
      </w:r>
      <w:r>
        <w:rPr>
          <w:color w:val="000000"/>
        </w:rPr>
        <w:t xml:space="preserve"> 57 (1): 78–94. </w:t>
      </w:r>
      <w:hyperlink r:id="rId28">
        <w:r>
          <w:rPr>
            <w:color w:val="0000FF"/>
            <w:u w:val="single"/>
          </w:rPr>
          <w:t>https://doi.org/10.1016/j.dsr.2009.10.005</w:t>
        </w:r>
      </w:hyperlink>
      <w:r>
        <w:rPr>
          <w:color w:val="000000"/>
        </w:rPr>
        <w:t>.</w:t>
      </w:r>
    </w:p>
    <w:p w14:paraId="000000CA" w14:textId="77777777" w:rsidR="00104E87" w:rsidRDefault="004D045E">
      <w:pPr>
        <w:pBdr>
          <w:top w:val="nil"/>
          <w:left w:val="nil"/>
          <w:bottom w:val="nil"/>
          <w:right w:val="nil"/>
          <w:between w:val="nil"/>
        </w:pBdr>
        <w:tabs>
          <w:tab w:val="left" w:pos="624"/>
        </w:tabs>
        <w:spacing w:after="240"/>
        <w:ind w:left="624" w:hanging="624"/>
        <w:rPr>
          <w:color w:val="000000"/>
        </w:rPr>
      </w:pPr>
      <w:bookmarkStart w:id="296" w:name="bookmark=id.111kx3o" w:colFirst="0" w:colLast="0"/>
      <w:bookmarkEnd w:id="296"/>
      <w:r>
        <w:rPr>
          <w:color w:val="000000"/>
        </w:rPr>
        <w:t xml:space="preserve">Cram, Jacob A., Thomas Weber, Shirley W. Leung, Andrew M. P. McDonnell, Jun-Hong Liang, and Curtis Deutsch. 2018. “The Role of Particle Size, Ballast, Temperature, and Oxygen in the Sinking Flux to the Deep Sea.” </w:t>
      </w:r>
      <w:r>
        <w:rPr>
          <w:i/>
          <w:color w:val="000000"/>
        </w:rPr>
        <w:t>Global Biogeochemical Cycles</w:t>
      </w:r>
      <w:r>
        <w:rPr>
          <w:color w:val="000000"/>
        </w:rPr>
        <w:t xml:space="preserve"> 32 (5): 858–76. </w:t>
      </w:r>
      <w:hyperlink r:id="rId29">
        <w:r>
          <w:rPr>
            <w:color w:val="0000FF"/>
            <w:u w:val="single"/>
          </w:rPr>
          <w:t>https://doi.org/10.1029/2017GB005710</w:t>
        </w:r>
      </w:hyperlink>
      <w:r>
        <w:rPr>
          <w:color w:val="000000"/>
        </w:rPr>
        <w:t>.</w:t>
      </w:r>
    </w:p>
    <w:p w14:paraId="000000CB" w14:textId="77777777" w:rsidR="00104E87" w:rsidRDefault="004D045E">
      <w:pPr>
        <w:pBdr>
          <w:top w:val="nil"/>
          <w:left w:val="nil"/>
          <w:bottom w:val="nil"/>
          <w:right w:val="nil"/>
          <w:between w:val="nil"/>
        </w:pBdr>
        <w:tabs>
          <w:tab w:val="left" w:pos="624"/>
        </w:tabs>
        <w:spacing w:after="240"/>
        <w:ind w:left="624" w:hanging="624"/>
        <w:rPr>
          <w:color w:val="000000"/>
        </w:rPr>
      </w:pPr>
      <w:bookmarkStart w:id="297" w:name="bookmark=id.3l18frh" w:colFirst="0" w:colLast="0"/>
      <w:bookmarkEnd w:id="297"/>
      <w:r>
        <w:rPr>
          <w:color w:val="000000"/>
        </w:rPr>
        <w:t xml:space="preserve">Deutsch, C., W. </w:t>
      </w:r>
      <w:proofErr w:type="spellStart"/>
      <w:r>
        <w:rPr>
          <w:color w:val="000000"/>
        </w:rPr>
        <w:t>Berelson</w:t>
      </w:r>
      <w:proofErr w:type="spellEnd"/>
      <w:r>
        <w:rPr>
          <w:color w:val="000000"/>
        </w:rPr>
        <w:t xml:space="preserve">, R. Thunell, T. Weber, C. </w:t>
      </w:r>
      <w:proofErr w:type="spellStart"/>
      <w:r>
        <w:rPr>
          <w:color w:val="000000"/>
        </w:rPr>
        <w:t>Tems</w:t>
      </w:r>
      <w:proofErr w:type="spellEnd"/>
      <w:r>
        <w:rPr>
          <w:color w:val="000000"/>
        </w:rPr>
        <w:t xml:space="preserve">, J. McManus, J. Crusius, et al. 2014. “Centennial Changes in North Pacific Anoxia Linked to Tropical Trade Winds.” </w:t>
      </w:r>
      <w:r>
        <w:rPr>
          <w:i/>
          <w:color w:val="000000"/>
        </w:rPr>
        <w:t>Science</w:t>
      </w:r>
      <w:r>
        <w:rPr>
          <w:color w:val="000000"/>
        </w:rPr>
        <w:t xml:space="preserve"> 345 (6197): 665–68. </w:t>
      </w:r>
      <w:hyperlink r:id="rId30">
        <w:r>
          <w:rPr>
            <w:color w:val="0000FF"/>
            <w:u w:val="single"/>
          </w:rPr>
          <w:t>https://doi.org/10.1126/science.1252332</w:t>
        </w:r>
      </w:hyperlink>
      <w:r>
        <w:rPr>
          <w:color w:val="000000"/>
        </w:rPr>
        <w:t>.</w:t>
      </w:r>
    </w:p>
    <w:p w14:paraId="000000CC" w14:textId="77777777" w:rsidR="00104E87" w:rsidRDefault="004D045E">
      <w:pPr>
        <w:pBdr>
          <w:top w:val="nil"/>
          <w:left w:val="nil"/>
          <w:bottom w:val="nil"/>
          <w:right w:val="nil"/>
          <w:between w:val="nil"/>
        </w:pBdr>
        <w:tabs>
          <w:tab w:val="left" w:pos="624"/>
        </w:tabs>
        <w:spacing w:after="240"/>
        <w:ind w:left="624" w:hanging="624"/>
        <w:rPr>
          <w:color w:val="000000"/>
        </w:rPr>
      </w:pPr>
      <w:bookmarkStart w:id="298" w:name="bookmark=id.206ipza" w:colFirst="0" w:colLast="0"/>
      <w:bookmarkEnd w:id="298"/>
      <w:r>
        <w:rPr>
          <w:color w:val="000000"/>
        </w:rPr>
        <w:lastRenderedPageBreak/>
        <w:t xml:space="preserve">DeVries, Timothy, and Thomas Weber. 2017. “The Export and Fate of Organic Matter in the Ocean: New Constraints from Combining Satellite and Oceanographic Tracer Observations.” </w:t>
      </w:r>
      <w:r>
        <w:rPr>
          <w:i/>
          <w:color w:val="000000"/>
        </w:rPr>
        <w:t>Global Biogeochemical Cycles</w:t>
      </w:r>
      <w:r>
        <w:rPr>
          <w:color w:val="000000"/>
        </w:rPr>
        <w:t xml:space="preserve">, January, 2016GB005551. </w:t>
      </w:r>
      <w:hyperlink r:id="rId31">
        <w:r>
          <w:rPr>
            <w:color w:val="0000FF"/>
            <w:u w:val="single"/>
          </w:rPr>
          <w:t>https://doi.org/10.1002/2016GB005551</w:t>
        </w:r>
      </w:hyperlink>
      <w:r>
        <w:rPr>
          <w:color w:val="000000"/>
        </w:rPr>
        <w:t>.</w:t>
      </w:r>
    </w:p>
    <w:p w14:paraId="000000CD" w14:textId="77777777" w:rsidR="00104E87" w:rsidRDefault="004D045E">
      <w:pPr>
        <w:pBdr>
          <w:top w:val="nil"/>
          <w:left w:val="nil"/>
          <w:bottom w:val="nil"/>
          <w:right w:val="nil"/>
          <w:between w:val="nil"/>
        </w:pBdr>
        <w:tabs>
          <w:tab w:val="left" w:pos="624"/>
        </w:tabs>
        <w:spacing w:after="240"/>
        <w:ind w:left="624" w:hanging="624"/>
        <w:rPr>
          <w:color w:val="000000"/>
        </w:rPr>
      </w:pPr>
      <w:bookmarkStart w:id="299" w:name="bookmark=id.4k668n3" w:colFirst="0" w:colLast="0"/>
      <w:bookmarkEnd w:id="299"/>
      <w:r>
        <w:rPr>
          <w:color w:val="000000"/>
        </w:rPr>
        <w:t xml:space="preserve">DeVries, T., J.-H. Liang, and C. Deutsch. 2014. “A Mechanistic Particle Flux Model Applied to the Oceanic Phosphorus Cycle.” </w:t>
      </w:r>
      <w:proofErr w:type="spellStart"/>
      <w:r>
        <w:rPr>
          <w:i/>
          <w:color w:val="000000"/>
        </w:rPr>
        <w:t>Biogeosciences</w:t>
      </w:r>
      <w:proofErr w:type="spellEnd"/>
      <w:r>
        <w:rPr>
          <w:i/>
          <w:color w:val="000000"/>
        </w:rPr>
        <w:t xml:space="preserve"> Discuss.</w:t>
      </w:r>
      <w:r>
        <w:rPr>
          <w:color w:val="000000"/>
        </w:rPr>
        <w:t xml:space="preserve"> 11 (3): 3653–99. </w:t>
      </w:r>
      <w:hyperlink r:id="rId32">
        <w:r>
          <w:rPr>
            <w:color w:val="0000FF"/>
            <w:u w:val="single"/>
          </w:rPr>
          <w:t>https://doi.org/10.5194/bgd-11-3653-2014</w:t>
        </w:r>
      </w:hyperlink>
      <w:r>
        <w:rPr>
          <w:color w:val="000000"/>
        </w:rPr>
        <w:t>.</w:t>
      </w:r>
    </w:p>
    <w:p w14:paraId="000000CE" w14:textId="77777777" w:rsidR="00104E87" w:rsidRDefault="004D045E">
      <w:pPr>
        <w:pBdr>
          <w:top w:val="nil"/>
          <w:left w:val="nil"/>
          <w:bottom w:val="nil"/>
          <w:right w:val="nil"/>
          <w:between w:val="nil"/>
        </w:pBdr>
        <w:tabs>
          <w:tab w:val="left" w:pos="624"/>
        </w:tabs>
        <w:spacing w:after="240"/>
        <w:ind w:left="624" w:hanging="624"/>
        <w:rPr>
          <w:color w:val="000000"/>
        </w:rPr>
      </w:pPr>
      <w:bookmarkStart w:id="300" w:name="bookmark=id.2zbgiuw" w:colFirst="0" w:colLast="0"/>
      <w:bookmarkEnd w:id="300"/>
      <w:proofErr w:type="spellStart"/>
      <w:r>
        <w:rPr>
          <w:color w:val="000000"/>
        </w:rPr>
        <w:t>Dilling</w:t>
      </w:r>
      <w:proofErr w:type="spellEnd"/>
      <w:r>
        <w:rPr>
          <w:color w:val="000000"/>
        </w:rPr>
        <w:t xml:space="preserve">, Lisa, and Alice L </w:t>
      </w:r>
      <w:proofErr w:type="spellStart"/>
      <w:r>
        <w:rPr>
          <w:color w:val="000000"/>
        </w:rPr>
        <w:t>Alldredge</w:t>
      </w:r>
      <w:proofErr w:type="spellEnd"/>
      <w:r>
        <w:rPr>
          <w:color w:val="000000"/>
        </w:rPr>
        <w:t xml:space="preserve">. 2000. “Fragmentation of Marine Snow by Swimming </w:t>
      </w:r>
      <w:proofErr w:type="spellStart"/>
      <w:r>
        <w:rPr>
          <w:color w:val="000000"/>
        </w:rPr>
        <w:t>Macrozooplankton</w:t>
      </w:r>
      <w:proofErr w:type="spellEnd"/>
      <w:r>
        <w:rPr>
          <w:color w:val="000000"/>
        </w:rPr>
        <w:t xml:space="preserve">: A New Process Impacting Carbon Cycling in the Sea.” </w:t>
      </w:r>
      <w:r>
        <w:rPr>
          <w:i/>
          <w:color w:val="000000"/>
        </w:rPr>
        <w:t>Deep Sea Research Part I: Oceanographic Research Papers</w:t>
      </w:r>
      <w:r>
        <w:rPr>
          <w:color w:val="000000"/>
        </w:rPr>
        <w:t xml:space="preserve"> 47 (7): 1227–45. </w:t>
      </w:r>
      <w:hyperlink r:id="rId33">
        <w:r>
          <w:rPr>
            <w:color w:val="0000FF"/>
            <w:u w:val="single"/>
          </w:rPr>
          <w:t>https://doi.org/10.1016/S0967-0637(99)00105-3</w:t>
        </w:r>
      </w:hyperlink>
      <w:r>
        <w:rPr>
          <w:color w:val="000000"/>
        </w:rPr>
        <w:t>.</w:t>
      </w:r>
    </w:p>
    <w:p w14:paraId="000000CF" w14:textId="77777777" w:rsidR="00104E87" w:rsidRDefault="004D045E">
      <w:pPr>
        <w:pBdr>
          <w:top w:val="nil"/>
          <w:left w:val="nil"/>
          <w:bottom w:val="nil"/>
          <w:right w:val="nil"/>
          <w:between w:val="nil"/>
        </w:pBdr>
        <w:tabs>
          <w:tab w:val="left" w:pos="624"/>
        </w:tabs>
        <w:spacing w:after="240"/>
        <w:ind w:left="624" w:hanging="624"/>
        <w:rPr>
          <w:color w:val="000000"/>
        </w:rPr>
      </w:pPr>
      <w:bookmarkStart w:id="301" w:name="bookmark=id.1egqt2p" w:colFirst="0" w:colLast="0"/>
      <w:bookmarkEnd w:id="301"/>
      <w:r>
        <w:rPr>
          <w:color w:val="000000"/>
        </w:rPr>
        <w:t xml:space="preserve">Durkin, Colleen A., Margaret L. </w:t>
      </w:r>
      <w:proofErr w:type="spellStart"/>
      <w:r>
        <w:rPr>
          <w:color w:val="000000"/>
        </w:rPr>
        <w:t>Estapa</w:t>
      </w:r>
      <w:proofErr w:type="spellEnd"/>
      <w:r>
        <w:rPr>
          <w:color w:val="000000"/>
        </w:rPr>
        <w:t xml:space="preserve">, and Ken O. </w:t>
      </w:r>
      <w:proofErr w:type="spellStart"/>
      <w:r>
        <w:rPr>
          <w:color w:val="000000"/>
        </w:rPr>
        <w:t>Buesseler</w:t>
      </w:r>
      <w:proofErr w:type="spellEnd"/>
      <w:r>
        <w:rPr>
          <w:color w:val="000000"/>
        </w:rPr>
        <w:t xml:space="preserve">. 2015. “Observations of Carbon Export by Small Sinking Particles in the Upper Mesopelagic.” </w:t>
      </w:r>
      <w:r>
        <w:rPr>
          <w:i/>
          <w:color w:val="000000"/>
        </w:rPr>
        <w:t>Marine Chemistry</w:t>
      </w:r>
      <w:r>
        <w:rPr>
          <w:color w:val="000000"/>
        </w:rPr>
        <w:t xml:space="preserve">, Particles in aquatic environments: From invisible exopolymers to sinking aggregates, 175 (October): 72–81. </w:t>
      </w:r>
      <w:hyperlink r:id="rId34">
        <w:r>
          <w:rPr>
            <w:color w:val="0000FF"/>
            <w:u w:val="single"/>
          </w:rPr>
          <w:t>https://doi.org/10.1016/j.marchem.2015.02.011</w:t>
        </w:r>
      </w:hyperlink>
      <w:r>
        <w:rPr>
          <w:color w:val="000000"/>
        </w:rPr>
        <w:t>.</w:t>
      </w:r>
    </w:p>
    <w:p w14:paraId="000000D0" w14:textId="77777777" w:rsidR="00104E87" w:rsidRDefault="004D045E">
      <w:pPr>
        <w:pBdr>
          <w:top w:val="nil"/>
          <w:left w:val="nil"/>
          <w:bottom w:val="nil"/>
          <w:right w:val="nil"/>
          <w:between w:val="nil"/>
        </w:pBdr>
        <w:tabs>
          <w:tab w:val="left" w:pos="624"/>
        </w:tabs>
        <w:spacing w:after="240"/>
        <w:ind w:left="624" w:hanging="624"/>
        <w:rPr>
          <w:color w:val="000000"/>
        </w:rPr>
      </w:pPr>
      <w:bookmarkStart w:id="302" w:name="bookmark=id.3ygebqi" w:colFirst="0" w:colLast="0"/>
      <w:bookmarkEnd w:id="302"/>
      <w:r>
        <w:rPr>
          <w:color w:val="000000"/>
        </w:rPr>
        <w:t xml:space="preserve">Evans, Natalya, Elisabeth Boles, </w:t>
      </w:r>
      <w:proofErr w:type="spellStart"/>
      <w:r>
        <w:rPr>
          <w:color w:val="000000"/>
        </w:rPr>
        <w:t>Jarek</w:t>
      </w:r>
      <w:proofErr w:type="spellEnd"/>
      <w:r>
        <w:rPr>
          <w:color w:val="000000"/>
        </w:rPr>
        <w:t xml:space="preserve"> V. </w:t>
      </w:r>
      <w:proofErr w:type="spellStart"/>
      <w:r>
        <w:rPr>
          <w:color w:val="000000"/>
        </w:rPr>
        <w:t>Kwiecinski</w:t>
      </w:r>
      <w:proofErr w:type="spellEnd"/>
      <w:r>
        <w:rPr>
          <w:color w:val="000000"/>
        </w:rPr>
        <w:t xml:space="preserve">, Susan Mullen, Martin Wolf, Allan H. </w:t>
      </w:r>
      <w:proofErr w:type="spellStart"/>
      <w:r>
        <w:rPr>
          <w:color w:val="000000"/>
        </w:rPr>
        <w:t>Devol</w:t>
      </w:r>
      <w:proofErr w:type="spellEnd"/>
      <w:r>
        <w:rPr>
          <w:color w:val="000000"/>
        </w:rPr>
        <w:t xml:space="preserve">, Rintaro </w:t>
      </w:r>
      <w:proofErr w:type="spellStart"/>
      <w:r>
        <w:rPr>
          <w:color w:val="000000"/>
        </w:rPr>
        <w:t>Moriyasu</w:t>
      </w:r>
      <w:proofErr w:type="spellEnd"/>
      <w:r>
        <w:rPr>
          <w:color w:val="000000"/>
        </w:rPr>
        <w:t xml:space="preserve">, </w:t>
      </w:r>
      <w:proofErr w:type="spellStart"/>
      <w:r>
        <w:rPr>
          <w:color w:val="000000"/>
        </w:rPr>
        <w:t>SungHyun</w:t>
      </w:r>
      <w:proofErr w:type="spellEnd"/>
      <w:r>
        <w:rPr>
          <w:color w:val="000000"/>
        </w:rPr>
        <w:t xml:space="preserve"> Nam, Andrew R. </w:t>
      </w:r>
      <w:proofErr w:type="spellStart"/>
      <w:r>
        <w:rPr>
          <w:color w:val="000000"/>
        </w:rPr>
        <w:t>Babbin</w:t>
      </w:r>
      <w:proofErr w:type="spellEnd"/>
      <w:r>
        <w:rPr>
          <w:color w:val="000000"/>
        </w:rPr>
        <w:t xml:space="preserve">, and James W. Moffett. 2020. “The Role of Water Masses in Shaping the Distribution of Redox Active Compounds in the Eastern Tropical North Pacific Oxygen Deficient Zone and Influencing Low Oxygen Concentrations in the Eastern Pacific Ocean.” </w:t>
      </w:r>
      <w:r>
        <w:rPr>
          <w:i/>
          <w:color w:val="000000"/>
        </w:rPr>
        <w:t>Limnology and Oceanography</w:t>
      </w:r>
      <w:r>
        <w:rPr>
          <w:color w:val="000000"/>
        </w:rPr>
        <w:t xml:space="preserve"> 65 (8): 1688–1705. </w:t>
      </w:r>
      <w:hyperlink r:id="rId35">
        <w:r>
          <w:rPr>
            <w:color w:val="0000FF"/>
            <w:u w:val="single"/>
          </w:rPr>
          <w:t>https://doi.org/10.1002/lno.11412</w:t>
        </w:r>
      </w:hyperlink>
      <w:r>
        <w:rPr>
          <w:color w:val="000000"/>
        </w:rPr>
        <w:t>.</w:t>
      </w:r>
    </w:p>
    <w:p w14:paraId="000000D1" w14:textId="77777777" w:rsidR="00104E87" w:rsidRDefault="004D045E">
      <w:pPr>
        <w:pBdr>
          <w:top w:val="nil"/>
          <w:left w:val="nil"/>
          <w:bottom w:val="nil"/>
          <w:right w:val="nil"/>
          <w:between w:val="nil"/>
        </w:pBdr>
        <w:tabs>
          <w:tab w:val="left" w:pos="624"/>
        </w:tabs>
        <w:spacing w:after="240"/>
        <w:ind w:left="624" w:hanging="624"/>
        <w:rPr>
          <w:color w:val="000000"/>
        </w:rPr>
      </w:pPr>
      <w:bookmarkStart w:id="303" w:name="bookmark=id.2dlolyb" w:colFirst="0" w:colLast="0"/>
      <w:bookmarkEnd w:id="303"/>
      <w:r>
        <w:rPr>
          <w:color w:val="000000"/>
        </w:rPr>
        <w:t xml:space="preserve">Francois, Roger, Susumu </w:t>
      </w:r>
      <w:proofErr w:type="spellStart"/>
      <w:r>
        <w:rPr>
          <w:color w:val="000000"/>
        </w:rPr>
        <w:t>Honjo</w:t>
      </w:r>
      <w:proofErr w:type="spellEnd"/>
      <w:r>
        <w:rPr>
          <w:color w:val="000000"/>
        </w:rPr>
        <w:t xml:space="preserve">, Richard </w:t>
      </w:r>
      <w:proofErr w:type="spellStart"/>
      <w:r>
        <w:rPr>
          <w:color w:val="000000"/>
        </w:rPr>
        <w:t>Krishfield</w:t>
      </w:r>
      <w:proofErr w:type="spellEnd"/>
      <w:r>
        <w:rPr>
          <w:color w:val="000000"/>
        </w:rPr>
        <w:t xml:space="preserve">, and Steve </w:t>
      </w:r>
      <w:proofErr w:type="spellStart"/>
      <w:r>
        <w:rPr>
          <w:color w:val="000000"/>
        </w:rPr>
        <w:t>Manganini</w:t>
      </w:r>
      <w:proofErr w:type="spellEnd"/>
      <w:r>
        <w:rPr>
          <w:color w:val="000000"/>
        </w:rPr>
        <w:t xml:space="preserve">. 2002. “Factors Controlling the Flux of Organic Carbon to the Bathypelagic Zone of the Ocean.” </w:t>
      </w:r>
      <w:r>
        <w:rPr>
          <w:i/>
          <w:color w:val="000000"/>
        </w:rPr>
        <w:t>Global Biogeochemical Cycles</w:t>
      </w:r>
      <w:r>
        <w:rPr>
          <w:color w:val="000000"/>
        </w:rPr>
        <w:t xml:space="preserve"> 16 (4): 34–31–34–20. </w:t>
      </w:r>
      <w:hyperlink r:id="rId36">
        <w:r>
          <w:rPr>
            <w:color w:val="0000FF"/>
            <w:u w:val="single"/>
          </w:rPr>
          <w:t>https://doi.org/10.1029/2001GB001722</w:t>
        </w:r>
      </w:hyperlink>
      <w:r>
        <w:rPr>
          <w:color w:val="000000"/>
        </w:rPr>
        <w:t>.</w:t>
      </w:r>
    </w:p>
    <w:p w14:paraId="000000D2" w14:textId="77777777" w:rsidR="00104E87" w:rsidRDefault="004D045E">
      <w:pPr>
        <w:pBdr>
          <w:top w:val="nil"/>
          <w:left w:val="nil"/>
          <w:bottom w:val="nil"/>
          <w:right w:val="nil"/>
          <w:between w:val="nil"/>
        </w:pBdr>
        <w:tabs>
          <w:tab w:val="left" w:pos="624"/>
        </w:tabs>
        <w:spacing w:after="240"/>
        <w:ind w:left="624" w:hanging="624"/>
        <w:rPr>
          <w:color w:val="000000"/>
        </w:rPr>
      </w:pPr>
      <w:bookmarkStart w:id="304" w:name="bookmark=id.sqyw64" w:colFirst="0" w:colLast="0"/>
      <w:bookmarkEnd w:id="304"/>
      <w:r>
        <w:rPr>
          <w:color w:val="000000"/>
        </w:rPr>
        <w:t xml:space="preserve">Fuchsman, Clara A., Hilary I. Palevsky, Brittany </w:t>
      </w:r>
      <w:proofErr w:type="spellStart"/>
      <w:r>
        <w:rPr>
          <w:color w:val="000000"/>
        </w:rPr>
        <w:t>Widner</w:t>
      </w:r>
      <w:proofErr w:type="spellEnd"/>
      <w:r>
        <w:rPr>
          <w:color w:val="000000"/>
        </w:rPr>
        <w:t xml:space="preserve">, Megan Duffy, Michael C. G. Carlson, Jacquelyn A. </w:t>
      </w:r>
      <w:proofErr w:type="spellStart"/>
      <w:r>
        <w:rPr>
          <w:color w:val="000000"/>
        </w:rPr>
        <w:t>Neibauer</w:t>
      </w:r>
      <w:proofErr w:type="spellEnd"/>
      <w:r>
        <w:rPr>
          <w:color w:val="000000"/>
        </w:rPr>
        <w:t xml:space="preserve">, Margaret R. Mulholland, Richard G. Keil, Allan H. </w:t>
      </w:r>
      <w:proofErr w:type="spellStart"/>
      <w:r>
        <w:rPr>
          <w:color w:val="000000"/>
        </w:rPr>
        <w:t>Devol</w:t>
      </w:r>
      <w:proofErr w:type="spellEnd"/>
      <w:r>
        <w:rPr>
          <w:color w:val="000000"/>
        </w:rPr>
        <w:t xml:space="preserve">, and Gabrielle </w:t>
      </w:r>
      <w:proofErr w:type="spellStart"/>
      <w:r>
        <w:rPr>
          <w:color w:val="000000"/>
        </w:rPr>
        <w:t>Rocap</w:t>
      </w:r>
      <w:proofErr w:type="spellEnd"/>
      <w:r>
        <w:rPr>
          <w:color w:val="000000"/>
        </w:rPr>
        <w:t xml:space="preserve">. 2019. “Cyanobacteria and Cyanophage Contributions to Carbon and Nitrogen Cycling in an Oligotrophic Oxygen-Deficient Zone.” </w:t>
      </w:r>
      <w:r>
        <w:rPr>
          <w:i/>
          <w:color w:val="000000"/>
        </w:rPr>
        <w:t>The ISME Journal</w:t>
      </w:r>
      <w:r>
        <w:rPr>
          <w:color w:val="000000"/>
        </w:rPr>
        <w:t xml:space="preserve">, June, 1. </w:t>
      </w:r>
      <w:hyperlink r:id="rId37">
        <w:r>
          <w:rPr>
            <w:color w:val="0000FF"/>
            <w:u w:val="single"/>
          </w:rPr>
          <w:t>https://doi.org/10.1038/s41396-019-0452-6</w:t>
        </w:r>
      </w:hyperlink>
      <w:r>
        <w:rPr>
          <w:color w:val="000000"/>
        </w:rPr>
        <w:t>.</w:t>
      </w:r>
    </w:p>
    <w:p w14:paraId="000000D3" w14:textId="77777777" w:rsidR="00104E87" w:rsidRDefault="004D045E">
      <w:pPr>
        <w:pBdr>
          <w:top w:val="nil"/>
          <w:left w:val="nil"/>
          <w:bottom w:val="nil"/>
          <w:right w:val="nil"/>
          <w:between w:val="nil"/>
        </w:pBdr>
        <w:tabs>
          <w:tab w:val="left" w:pos="624"/>
        </w:tabs>
        <w:spacing w:after="240"/>
        <w:ind w:left="624" w:hanging="624"/>
        <w:rPr>
          <w:color w:val="000000"/>
        </w:rPr>
      </w:pPr>
      <w:bookmarkStart w:id="305" w:name="bookmark=id.3cqmetx" w:colFirst="0" w:colLast="0"/>
      <w:bookmarkEnd w:id="305"/>
      <w:r>
        <w:rPr>
          <w:color w:val="000000"/>
        </w:rPr>
        <w:t xml:space="preserve">Gilly, William F., J. Michael </w:t>
      </w:r>
      <w:proofErr w:type="spellStart"/>
      <w:r>
        <w:rPr>
          <w:color w:val="000000"/>
        </w:rPr>
        <w:t>Beman</w:t>
      </w:r>
      <w:proofErr w:type="spellEnd"/>
      <w:r>
        <w:rPr>
          <w:color w:val="000000"/>
        </w:rPr>
        <w:t xml:space="preserve">, Steven Y. </w:t>
      </w:r>
      <w:proofErr w:type="spellStart"/>
      <w:r>
        <w:rPr>
          <w:color w:val="000000"/>
        </w:rPr>
        <w:t>Litvin</w:t>
      </w:r>
      <w:proofErr w:type="spellEnd"/>
      <w:r>
        <w:rPr>
          <w:color w:val="000000"/>
        </w:rPr>
        <w:t xml:space="preserve">, and Bruce H. Robison. 2013. “Oceanographic and Biological Effects of Shoaling of the Oxygen Minimum Zone.” </w:t>
      </w:r>
      <w:r>
        <w:rPr>
          <w:i/>
          <w:color w:val="000000"/>
        </w:rPr>
        <w:t>Annual Review of Marine Science</w:t>
      </w:r>
      <w:r>
        <w:rPr>
          <w:color w:val="000000"/>
        </w:rPr>
        <w:t xml:space="preserve"> 5 (1): 393–420. </w:t>
      </w:r>
      <w:hyperlink r:id="rId38">
        <w:r>
          <w:rPr>
            <w:color w:val="0000FF"/>
            <w:u w:val="single"/>
          </w:rPr>
          <w:t>https://doi.org/10.1146/annurev-marine-120710-100849</w:t>
        </w:r>
      </w:hyperlink>
      <w:r>
        <w:rPr>
          <w:color w:val="000000"/>
        </w:rPr>
        <w:t>.</w:t>
      </w:r>
    </w:p>
    <w:p w14:paraId="000000D4" w14:textId="77777777" w:rsidR="00104E87" w:rsidRDefault="004D045E">
      <w:pPr>
        <w:pBdr>
          <w:top w:val="nil"/>
          <w:left w:val="nil"/>
          <w:bottom w:val="nil"/>
          <w:right w:val="nil"/>
          <w:between w:val="nil"/>
        </w:pBdr>
        <w:tabs>
          <w:tab w:val="left" w:pos="624"/>
        </w:tabs>
        <w:spacing w:after="240"/>
        <w:ind w:left="624" w:hanging="624"/>
        <w:rPr>
          <w:color w:val="000000"/>
        </w:rPr>
      </w:pPr>
      <w:bookmarkStart w:id="306" w:name="bookmark=id.1rvwp1q" w:colFirst="0" w:colLast="0"/>
      <w:bookmarkEnd w:id="306"/>
      <w:proofErr w:type="spellStart"/>
      <w:r>
        <w:rPr>
          <w:color w:val="000000"/>
        </w:rPr>
        <w:t>Goldthwait</w:t>
      </w:r>
      <w:proofErr w:type="spellEnd"/>
      <w:r>
        <w:rPr>
          <w:color w:val="000000"/>
        </w:rPr>
        <w:t xml:space="preserve">, S. A., C. A. Carlson, G. K. Henderson, and A. L. </w:t>
      </w:r>
      <w:proofErr w:type="spellStart"/>
      <w:r>
        <w:rPr>
          <w:color w:val="000000"/>
        </w:rPr>
        <w:t>Alldredge</w:t>
      </w:r>
      <w:proofErr w:type="spellEnd"/>
      <w:r>
        <w:rPr>
          <w:color w:val="000000"/>
        </w:rPr>
        <w:t xml:space="preserve">. 2005. “Effects of Physical Fragmentation on Remineralization of Marine Snow.” </w:t>
      </w:r>
      <w:r>
        <w:rPr>
          <w:i/>
          <w:color w:val="000000"/>
        </w:rPr>
        <w:t>Marine Ecology Progress Series</w:t>
      </w:r>
      <w:r>
        <w:rPr>
          <w:color w:val="000000"/>
        </w:rPr>
        <w:t xml:space="preserve"> 305. Inter-Research Science Center: 59–65.</w:t>
      </w:r>
    </w:p>
    <w:p w14:paraId="000000D5" w14:textId="77777777" w:rsidR="00104E87" w:rsidRDefault="004D045E">
      <w:pPr>
        <w:pBdr>
          <w:top w:val="nil"/>
          <w:left w:val="nil"/>
          <w:bottom w:val="nil"/>
          <w:right w:val="nil"/>
          <w:between w:val="nil"/>
        </w:pBdr>
        <w:tabs>
          <w:tab w:val="left" w:pos="624"/>
        </w:tabs>
        <w:spacing w:after="240"/>
        <w:ind w:left="624" w:hanging="624"/>
        <w:rPr>
          <w:color w:val="000000"/>
        </w:rPr>
      </w:pPr>
      <w:bookmarkStart w:id="307" w:name="bookmark=id.4bvk7pj" w:colFirst="0" w:colLast="0"/>
      <w:bookmarkEnd w:id="307"/>
      <w:proofErr w:type="spellStart"/>
      <w:r>
        <w:rPr>
          <w:color w:val="000000"/>
        </w:rPr>
        <w:t>Guidi</w:t>
      </w:r>
      <w:proofErr w:type="spellEnd"/>
      <w:r>
        <w:rPr>
          <w:color w:val="000000"/>
        </w:rPr>
        <w:t xml:space="preserve">, Lionel, George A. Jackson, Lars </w:t>
      </w:r>
      <w:proofErr w:type="spellStart"/>
      <w:r>
        <w:rPr>
          <w:color w:val="000000"/>
        </w:rPr>
        <w:t>Stemmann</w:t>
      </w:r>
      <w:proofErr w:type="spellEnd"/>
      <w:r>
        <w:rPr>
          <w:color w:val="000000"/>
        </w:rPr>
        <w:t xml:space="preserve">, Juan Carlos Miquel, Marc </w:t>
      </w:r>
      <w:proofErr w:type="spellStart"/>
      <w:r>
        <w:rPr>
          <w:color w:val="000000"/>
        </w:rPr>
        <w:t>Picheral</w:t>
      </w:r>
      <w:proofErr w:type="spellEnd"/>
      <w:r>
        <w:rPr>
          <w:color w:val="000000"/>
        </w:rPr>
        <w:t xml:space="preserve">, and Gabriel </w:t>
      </w:r>
      <w:proofErr w:type="spellStart"/>
      <w:r>
        <w:rPr>
          <w:color w:val="000000"/>
        </w:rPr>
        <w:t>Gorsky</w:t>
      </w:r>
      <w:proofErr w:type="spellEnd"/>
      <w:r>
        <w:rPr>
          <w:color w:val="000000"/>
        </w:rPr>
        <w:t xml:space="preserve">. 2008. “Relationship Between Particle Size Distribution and Flux in the Mesopelagic Zone.” </w:t>
      </w:r>
      <w:r>
        <w:rPr>
          <w:i/>
          <w:color w:val="000000"/>
        </w:rPr>
        <w:t>Deep Sea Research Part I: Oceanographic Research Papers</w:t>
      </w:r>
      <w:r>
        <w:rPr>
          <w:color w:val="000000"/>
        </w:rPr>
        <w:t xml:space="preserve"> 55 (10): 1364–74. </w:t>
      </w:r>
      <w:hyperlink r:id="rId39">
        <w:r>
          <w:rPr>
            <w:color w:val="0000FF"/>
            <w:u w:val="single"/>
          </w:rPr>
          <w:t>https://doi.org/10.1016/j.dsr.2008.05.014</w:t>
        </w:r>
      </w:hyperlink>
      <w:r>
        <w:rPr>
          <w:color w:val="000000"/>
        </w:rPr>
        <w:t>.</w:t>
      </w:r>
    </w:p>
    <w:p w14:paraId="000000D6" w14:textId="77777777" w:rsidR="00104E87" w:rsidRDefault="004D045E">
      <w:pPr>
        <w:pBdr>
          <w:top w:val="nil"/>
          <w:left w:val="nil"/>
          <w:bottom w:val="nil"/>
          <w:right w:val="nil"/>
          <w:between w:val="nil"/>
        </w:pBdr>
        <w:tabs>
          <w:tab w:val="left" w:pos="624"/>
        </w:tabs>
        <w:spacing w:after="240"/>
        <w:ind w:left="624" w:hanging="624"/>
        <w:rPr>
          <w:color w:val="000000"/>
        </w:rPr>
      </w:pPr>
      <w:bookmarkStart w:id="308" w:name="bookmark=id.2r0uhxc" w:colFirst="0" w:colLast="0"/>
      <w:bookmarkEnd w:id="308"/>
      <w:proofErr w:type="spellStart"/>
      <w:r>
        <w:rPr>
          <w:color w:val="000000"/>
        </w:rPr>
        <w:t>Hannides</w:t>
      </w:r>
      <w:proofErr w:type="spellEnd"/>
      <w:r>
        <w:rPr>
          <w:color w:val="000000"/>
        </w:rPr>
        <w:t xml:space="preserve">, Cecelia C.S., Michael R. Landry, Claudia R. Benitez-Nelson, </w:t>
      </w:r>
      <w:proofErr w:type="spellStart"/>
      <w:r>
        <w:rPr>
          <w:color w:val="000000"/>
        </w:rPr>
        <w:t>Ren’ee</w:t>
      </w:r>
      <w:proofErr w:type="spellEnd"/>
      <w:r>
        <w:rPr>
          <w:color w:val="000000"/>
        </w:rPr>
        <w:t xml:space="preserve"> M. Styles, Joseph P. Montoya, and David M. Karl. 2009. “Export Stoichiometry and Migrant-Mediated Flux of </w:t>
      </w:r>
      <w:r>
        <w:rPr>
          <w:color w:val="000000"/>
        </w:rPr>
        <w:lastRenderedPageBreak/>
        <w:t xml:space="preserve">Phosphorus in the North Pacific Subtropical Gyre.” </w:t>
      </w:r>
      <w:r>
        <w:rPr>
          <w:i/>
          <w:color w:val="000000"/>
        </w:rPr>
        <w:t>Deep Sea Research Part I: Oceanographic Research Papers</w:t>
      </w:r>
      <w:r>
        <w:rPr>
          <w:color w:val="000000"/>
        </w:rPr>
        <w:t xml:space="preserve"> 56 (1): 73–88. </w:t>
      </w:r>
      <w:hyperlink r:id="rId40">
        <w:r>
          <w:rPr>
            <w:color w:val="0000FF"/>
            <w:u w:val="single"/>
          </w:rPr>
          <w:t>https://doi.org/10.1016/j.dsr.2008.08.003</w:t>
        </w:r>
      </w:hyperlink>
      <w:r>
        <w:rPr>
          <w:color w:val="000000"/>
        </w:rPr>
        <w:t>.</w:t>
      </w:r>
    </w:p>
    <w:p w14:paraId="000000D7" w14:textId="77777777" w:rsidR="00104E87" w:rsidRDefault="004D045E">
      <w:pPr>
        <w:pBdr>
          <w:top w:val="nil"/>
          <w:left w:val="nil"/>
          <w:bottom w:val="nil"/>
          <w:right w:val="nil"/>
          <w:between w:val="nil"/>
        </w:pBdr>
        <w:tabs>
          <w:tab w:val="left" w:pos="624"/>
        </w:tabs>
        <w:spacing w:after="240"/>
        <w:ind w:left="624" w:hanging="624"/>
        <w:rPr>
          <w:color w:val="000000"/>
        </w:rPr>
      </w:pPr>
      <w:bookmarkStart w:id="309" w:name="bookmark=id.1664s55" w:colFirst="0" w:colLast="0"/>
      <w:bookmarkEnd w:id="309"/>
      <w:r>
        <w:rPr>
          <w:color w:val="000000"/>
        </w:rPr>
        <w:t xml:space="preserve">Hartnett, </w:t>
      </w:r>
      <w:proofErr w:type="spellStart"/>
      <w:r>
        <w:rPr>
          <w:color w:val="000000"/>
        </w:rPr>
        <w:t>Hilairy</w:t>
      </w:r>
      <w:proofErr w:type="spellEnd"/>
      <w:r>
        <w:rPr>
          <w:color w:val="000000"/>
        </w:rPr>
        <w:t xml:space="preserve"> Ellen. 1998. “Organic Carbon Input, Degradation, and Preservation in Continental Margin Sediments: An Assessment of the Role of a Strong Oxygen Deficient Zone.” </w:t>
      </w:r>
      <w:sdt>
        <w:sdtPr>
          <w:tag w:val="goog_rdk_38"/>
          <w:id w:val="2048412729"/>
        </w:sdtPr>
        <w:sdtEndPr/>
        <w:sdtContent/>
      </w:sdt>
      <w:sdt>
        <w:sdtPr>
          <w:tag w:val="goog_rdk_39"/>
          <w:id w:val="1813053050"/>
        </w:sdtPr>
        <w:sdtEndPr/>
        <w:sdtContent/>
      </w:sdt>
      <w:r>
        <w:rPr>
          <w:color w:val="000000"/>
        </w:rPr>
        <w:t>Thesis.</w:t>
      </w:r>
    </w:p>
    <w:p w14:paraId="000000D8" w14:textId="77777777" w:rsidR="00104E87" w:rsidRDefault="004D045E">
      <w:pPr>
        <w:pBdr>
          <w:top w:val="nil"/>
          <w:left w:val="nil"/>
          <w:bottom w:val="nil"/>
          <w:right w:val="nil"/>
          <w:between w:val="nil"/>
        </w:pBdr>
        <w:tabs>
          <w:tab w:val="left" w:pos="624"/>
        </w:tabs>
        <w:spacing w:after="240"/>
        <w:ind w:left="624" w:hanging="624"/>
        <w:rPr>
          <w:color w:val="000000"/>
        </w:rPr>
      </w:pPr>
      <w:bookmarkStart w:id="310" w:name="bookmark=id.3q5sasy" w:colFirst="0" w:colLast="0"/>
      <w:bookmarkEnd w:id="310"/>
      <w:r>
        <w:rPr>
          <w:color w:val="000000"/>
        </w:rPr>
        <w:t xml:space="preserve">Hays, Graeme C. 2003. “A Review of the Adaptive Significance and Ecosystem Consequences of Zooplankton Diel Vertical Migrations.” In </w:t>
      </w:r>
      <w:r>
        <w:rPr>
          <w:i/>
          <w:color w:val="000000"/>
        </w:rPr>
        <w:t>Migrations and Dispersal of Marine Organisms</w:t>
      </w:r>
      <w:r>
        <w:rPr>
          <w:color w:val="000000"/>
        </w:rPr>
        <w:t xml:space="preserve">, edited by M. B. Jones, A. </w:t>
      </w:r>
      <w:proofErr w:type="spellStart"/>
      <w:r>
        <w:rPr>
          <w:color w:val="000000"/>
        </w:rPr>
        <w:t>Ing’olfsson</w:t>
      </w:r>
      <w:proofErr w:type="spellEnd"/>
      <w:r>
        <w:rPr>
          <w:color w:val="000000"/>
        </w:rPr>
        <w:t>, E. ’</w:t>
      </w:r>
      <w:proofErr w:type="spellStart"/>
      <w:r>
        <w:rPr>
          <w:color w:val="000000"/>
        </w:rPr>
        <w:t>Olafsson</w:t>
      </w:r>
      <w:proofErr w:type="spellEnd"/>
      <w:r>
        <w:rPr>
          <w:color w:val="000000"/>
        </w:rPr>
        <w:t xml:space="preserve">, G. V. </w:t>
      </w:r>
      <w:proofErr w:type="spellStart"/>
      <w:r>
        <w:rPr>
          <w:color w:val="000000"/>
        </w:rPr>
        <w:t>Helgason</w:t>
      </w:r>
      <w:proofErr w:type="spellEnd"/>
      <w:r>
        <w:rPr>
          <w:color w:val="000000"/>
        </w:rPr>
        <w:t xml:space="preserve">, K. Gunnarsson, and J. </w:t>
      </w:r>
      <w:proofErr w:type="spellStart"/>
      <w:r>
        <w:rPr>
          <w:color w:val="000000"/>
        </w:rPr>
        <w:t>Svavarsson</w:t>
      </w:r>
      <w:proofErr w:type="spellEnd"/>
      <w:r>
        <w:rPr>
          <w:color w:val="000000"/>
        </w:rPr>
        <w:t xml:space="preserve">, 163–70. Developments in Hydrobiology. Dordrecht: Springer Netherlands. </w:t>
      </w:r>
      <w:hyperlink r:id="rId41">
        <w:r>
          <w:rPr>
            <w:color w:val="0000FF"/>
            <w:u w:val="single"/>
          </w:rPr>
          <w:t>https://doi.org/10.1007/978-94-017-2276-6_18</w:t>
        </w:r>
      </w:hyperlink>
      <w:r>
        <w:rPr>
          <w:color w:val="000000"/>
        </w:rPr>
        <w:t>.</w:t>
      </w:r>
    </w:p>
    <w:p w14:paraId="000000D9" w14:textId="77777777" w:rsidR="00104E87" w:rsidRDefault="004D045E">
      <w:pPr>
        <w:pBdr>
          <w:top w:val="nil"/>
          <w:left w:val="nil"/>
          <w:bottom w:val="nil"/>
          <w:right w:val="nil"/>
          <w:between w:val="nil"/>
        </w:pBdr>
        <w:tabs>
          <w:tab w:val="left" w:pos="624"/>
        </w:tabs>
        <w:spacing w:after="240"/>
        <w:ind w:left="624" w:hanging="624"/>
        <w:rPr>
          <w:color w:val="000000"/>
        </w:rPr>
      </w:pPr>
      <w:bookmarkStart w:id="311" w:name="bookmark=id.25b2l0r" w:colFirst="0" w:colLast="0"/>
      <w:bookmarkEnd w:id="311"/>
      <w:r>
        <w:rPr>
          <w:color w:val="000000"/>
        </w:rPr>
        <w:t xml:space="preserve">Herrera, </w:t>
      </w:r>
      <w:proofErr w:type="spellStart"/>
      <w:r>
        <w:rPr>
          <w:color w:val="000000"/>
        </w:rPr>
        <w:t>Inma</w:t>
      </w:r>
      <w:proofErr w:type="spellEnd"/>
      <w:r>
        <w:rPr>
          <w:color w:val="000000"/>
        </w:rPr>
        <w:t xml:space="preserve">, Lidia </w:t>
      </w:r>
      <w:proofErr w:type="spellStart"/>
      <w:r>
        <w:rPr>
          <w:color w:val="000000"/>
        </w:rPr>
        <w:t>Yebra</w:t>
      </w:r>
      <w:proofErr w:type="spellEnd"/>
      <w:r>
        <w:rPr>
          <w:color w:val="000000"/>
        </w:rPr>
        <w:t xml:space="preserve">, </w:t>
      </w:r>
      <w:proofErr w:type="spellStart"/>
      <w:r>
        <w:rPr>
          <w:color w:val="000000"/>
        </w:rPr>
        <w:t>Tarsicio</w:t>
      </w:r>
      <w:proofErr w:type="spellEnd"/>
      <w:r>
        <w:rPr>
          <w:color w:val="000000"/>
        </w:rPr>
        <w:t xml:space="preserve"> Antezana, Alan </w:t>
      </w:r>
      <w:proofErr w:type="spellStart"/>
      <w:r>
        <w:rPr>
          <w:color w:val="000000"/>
        </w:rPr>
        <w:t>Giraldo</w:t>
      </w:r>
      <w:proofErr w:type="spellEnd"/>
      <w:r>
        <w:rPr>
          <w:color w:val="000000"/>
        </w:rPr>
        <w:t xml:space="preserve">, Jaime </w:t>
      </w:r>
      <w:proofErr w:type="spellStart"/>
      <w:r>
        <w:rPr>
          <w:color w:val="000000"/>
        </w:rPr>
        <w:t>Färber-Lorda</w:t>
      </w:r>
      <w:proofErr w:type="spellEnd"/>
      <w:r>
        <w:rPr>
          <w:color w:val="000000"/>
        </w:rPr>
        <w:t xml:space="preserve">, and Santiago </w:t>
      </w:r>
      <w:proofErr w:type="spellStart"/>
      <w:r>
        <w:rPr>
          <w:color w:val="000000"/>
        </w:rPr>
        <w:t>Hern’andez-Le’on</w:t>
      </w:r>
      <w:proofErr w:type="spellEnd"/>
      <w:r>
        <w:rPr>
          <w:color w:val="000000"/>
        </w:rPr>
        <w:t xml:space="preserve">. 2019. “Vertical Variability of </w:t>
      </w:r>
      <w:proofErr w:type="spellStart"/>
      <w:r>
        <w:rPr>
          <w:color w:val="000000"/>
        </w:rPr>
        <w:t>Euphausia</w:t>
      </w:r>
      <w:proofErr w:type="spellEnd"/>
      <w:r>
        <w:rPr>
          <w:color w:val="000000"/>
        </w:rPr>
        <w:t xml:space="preserve"> </w:t>
      </w:r>
      <w:proofErr w:type="spellStart"/>
      <w:r>
        <w:rPr>
          <w:color w:val="000000"/>
        </w:rPr>
        <w:t>Distinguenda</w:t>
      </w:r>
      <w:proofErr w:type="spellEnd"/>
      <w:r>
        <w:rPr>
          <w:color w:val="000000"/>
        </w:rPr>
        <w:t xml:space="preserve"> Metabolic Rates During Diel Migration into the Oxygen Minimum Zone of the Eastern Tropical Pacific Off Mexico.” </w:t>
      </w:r>
      <w:r>
        <w:rPr>
          <w:i/>
          <w:color w:val="000000"/>
        </w:rPr>
        <w:t>Journal of Plankton Research</w:t>
      </w:r>
      <w:r>
        <w:rPr>
          <w:color w:val="000000"/>
        </w:rPr>
        <w:t xml:space="preserve"> 41 (2): 165–76. </w:t>
      </w:r>
      <w:hyperlink r:id="rId42">
        <w:r>
          <w:rPr>
            <w:color w:val="0000FF"/>
            <w:u w:val="single"/>
          </w:rPr>
          <w:t>https://doi.org/10.1093/plankt/fbz004</w:t>
        </w:r>
      </w:hyperlink>
      <w:r>
        <w:rPr>
          <w:color w:val="000000"/>
        </w:rPr>
        <w:t>.</w:t>
      </w:r>
    </w:p>
    <w:p w14:paraId="000000DA" w14:textId="77777777" w:rsidR="00104E87" w:rsidRDefault="004D045E">
      <w:pPr>
        <w:pBdr>
          <w:top w:val="nil"/>
          <w:left w:val="nil"/>
          <w:bottom w:val="nil"/>
          <w:right w:val="nil"/>
          <w:between w:val="nil"/>
        </w:pBdr>
        <w:tabs>
          <w:tab w:val="left" w:pos="624"/>
        </w:tabs>
        <w:spacing w:after="240"/>
        <w:ind w:left="624" w:hanging="624"/>
        <w:rPr>
          <w:color w:val="000000"/>
        </w:rPr>
      </w:pPr>
      <w:bookmarkStart w:id="312" w:name="bookmark=id.kgcv8k" w:colFirst="0" w:colLast="0"/>
      <w:bookmarkEnd w:id="312"/>
      <w:r>
        <w:rPr>
          <w:color w:val="000000"/>
        </w:rPr>
        <w:t xml:space="preserve">Heywood, Karen J. 1996. “Diel Vertical Migration of Zooplankton in the Northeast Atlantic.” </w:t>
      </w:r>
      <w:r>
        <w:rPr>
          <w:i/>
          <w:color w:val="000000"/>
        </w:rPr>
        <w:t>Journal of Plankton Research</w:t>
      </w:r>
      <w:r>
        <w:rPr>
          <w:color w:val="000000"/>
        </w:rPr>
        <w:t xml:space="preserve"> 18 (2): 163–84. </w:t>
      </w:r>
      <w:hyperlink r:id="rId43">
        <w:r>
          <w:rPr>
            <w:color w:val="0000FF"/>
            <w:u w:val="single"/>
          </w:rPr>
          <w:t>https://doi.org/10.1093/plankt/18.2.163</w:t>
        </w:r>
      </w:hyperlink>
      <w:r>
        <w:rPr>
          <w:color w:val="000000"/>
        </w:rPr>
        <w:t>.</w:t>
      </w:r>
    </w:p>
    <w:p w14:paraId="000000DB" w14:textId="77777777" w:rsidR="00104E87" w:rsidRDefault="004D045E">
      <w:pPr>
        <w:pBdr>
          <w:top w:val="nil"/>
          <w:left w:val="nil"/>
          <w:bottom w:val="nil"/>
          <w:right w:val="nil"/>
          <w:between w:val="nil"/>
        </w:pBdr>
        <w:tabs>
          <w:tab w:val="left" w:pos="624"/>
        </w:tabs>
        <w:spacing w:after="240"/>
        <w:ind w:left="624" w:hanging="624"/>
        <w:rPr>
          <w:color w:val="000000"/>
        </w:rPr>
      </w:pPr>
      <w:bookmarkStart w:id="313" w:name="bookmark=id.34g0dwd" w:colFirst="0" w:colLast="0"/>
      <w:bookmarkEnd w:id="313"/>
      <w:r>
        <w:rPr>
          <w:color w:val="000000"/>
        </w:rPr>
        <w:t xml:space="preserve">Hidalgo, Pamela, Ruben </w:t>
      </w:r>
      <w:proofErr w:type="spellStart"/>
      <w:r>
        <w:rPr>
          <w:color w:val="000000"/>
        </w:rPr>
        <w:t>Escribano</w:t>
      </w:r>
      <w:proofErr w:type="spellEnd"/>
      <w:r>
        <w:rPr>
          <w:color w:val="000000"/>
        </w:rPr>
        <w:t xml:space="preserve">, and Carmen E. Morales. 2005. “Ontogenetic Vertical Distribution and Diel Migration of the Copepod </w:t>
      </w:r>
      <w:proofErr w:type="spellStart"/>
      <w:r>
        <w:rPr>
          <w:color w:val="000000"/>
        </w:rPr>
        <w:t>Eucalanus</w:t>
      </w:r>
      <w:proofErr w:type="spellEnd"/>
      <w:r>
        <w:rPr>
          <w:color w:val="000000"/>
        </w:rPr>
        <w:t xml:space="preserve"> </w:t>
      </w:r>
      <w:proofErr w:type="spellStart"/>
      <w:r>
        <w:rPr>
          <w:color w:val="000000"/>
        </w:rPr>
        <w:t>Inermis</w:t>
      </w:r>
      <w:proofErr w:type="spellEnd"/>
      <w:r>
        <w:rPr>
          <w:color w:val="000000"/>
        </w:rPr>
        <w:t xml:space="preserve"> in the Oxygen Minimum Zone Off Northern Chile (2021).” </w:t>
      </w:r>
      <w:r>
        <w:rPr>
          <w:i/>
          <w:color w:val="000000"/>
        </w:rPr>
        <w:t>Journal of Plankton Research</w:t>
      </w:r>
      <w:r>
        <w:rPr>
          <w:color w:val="000000"/>
        </w:rPr>
        <w:t xml:space="preserve"> 27 (6): 519–29. </w:t>
      </w:r>
      <w:hyperlink r:id="rId44">
        <w:r>
          <w:rPr>
            <w:color w:val="0000FF"/>
            <w:u w:val="single"/>
          </w:rPr>
          <w:t>https://doi.org/10.1093/plankt/fbi025</w:t>
        </w:r>
      </w:hyperlink>
      <w:r>
        <w:rPr>
          <w:color w:val="000000"/>
        </w:rPr>
        <w:t>.</w:t>
      </w:r>
    </w:p>
    <w:p w14:paraId="000000DC" w14:textId="77777777" w:rsidR="00104E87" w:rsidRDefault="004D045E">
      <w:pPr>
        <w:pBdr>
          <w:top w:val="nil"/>
          <w:left w:val="nil"/>
          <w:bottom w:val="nil"/>
          <w:right w:val="nil"/>
          <w:between w:val="nil"/>
        </w:pBdr>
        <w:tabs>
          <w:tab w:val="left" w:pos="624"/>
        </w:tabs>
        <w:spacing w:after="240"/>
        <w:ind w:left="624" w:hanging="624"/>
        <w:rPr>
          <w:color w:val="000000"/>
        </w:rPr>
      </w:pPr>
      <w:bookmarkStart w:id="314" w:name="bookmark=id.1jlao46" w:colFirst="0" w:colLast="0"/>
      <w:bookmarkEnd w:id="314"/>
      <w:proofErr w:type="spellStart"/>
      <w:r>
        <w:rPr>
          <w:color w:val="000000"/>
        </w:rPr>
        <w:t>Horak</w:t>
      </w:r>
      <w:proofErr w:type="spellEnd"/>
      <w:r>
        <w:rPr>
          <w:color w:val="000000"/>
        </w:rPr>
        <w:t xml:space="preserve">, Rachel E. A., Wendi Ruef, Bess B. Ward, and Allan H. </w:t>
      </w:r>
      <w:proofErr w:type="spellStart"/>
      <w:r>
        <w:rPr>
          <w:color w:val="000000"/>
        </w:rPr>
        <w:t>Devol</w:t>
      </w:r>
      <w:proofErr w:type="spellEnd"/>
      <w:r>
        <w:rPr>
          <w:color w:val="000000"/>
        </w:rPr>
        <w:t xml:space="preserve">. 2016. “Expansion of Denitrification and Anoxia in the Eastern Tropical North Pacific from 1972 to 2012.” </w:t>
      </w:r>
      <w:r>
        <w:rPr>
          <w:i/>
          <w:color w:val="000000"/>
        </w:rPr>
        <w:t>Geophysical Research Letters</w:t>
      </w:r>
      <w:r>
        <w:rPr>
          <w:color w:val="000000"/>
        </w:rPr>
        <w:t xml:space="preserve"> 43 (10): 2016GL068871. </w:t>
      </w:r>
      <w:hyperlink r:id="rId45">
        <w:r>
          <w:rPr>
            <w:color w:val="0000FF"/>
            <w:u w:val="single"/>
          </w:rPr>
          <w:t>https://doi.org/10.1002/2016GL068871</w:t>
        </w:r>
      </w:hyperlink>
      <w:r>
        <w:rPr>
          <w:color w:val="000000"/>
        </w:rPr>
        <w:t>.</w:t>
      </w:r>
    </w:p>
    <w:p w14:paraId="000000DD" w14:textId="77777777" w:rsidR="00104E87" w:rsidRDefault="004D045E">
      <w:pPr>
        <w:pBdr>
          <w:top w:val="nil"/>
          <w:left w:val="nil"/>
          <w:bottom w:val="nil"/>
          <w:right w:val="nil"/>
          <w:between w:val="nil"/>
        </w:pBdr>
        <w:tabs>
          <w:tab w:val="left" w:pos="624"/>
        </w:tabs>
        <w:spacing w:after="240"/>
        <w:ind w:left="624" w:hanging="624"/>
        <w:rPr>
          <w:color w:val="000000"/>
        </w:rPr>
      </w:pPr>
      <w:bookmarkStart w:id="315" w:name="bookmark=id.43ky6rz" w:colFirst="0" w:colLast="0"/>
      <w:bookmarkEnd w:id="315"/>
      <w:proofErr w:type="spellStart"/>
      <w:r>
        <w:rPr>
          <w:color w:val="000000"/>
        </w:rPr>
        <w:t>Inthorn</w:t>
      </w:r>
      <w:proofErr w:type="spellEnd"/>
      <w:r>
        <w:rPr>
          <w:color w:val="000000"/>
        </w:rPr>
        <w:t xml:space="preserve">, </w:t>
      </w:r>
      <w:proofErr w:type="spellStart"/>
      <w:r>
        <w:rPr>
          <w:color w:val="000000"/>
        </w:rPr>
        <w:t>Maik</w:t>
      </w:r>
      <w:proofErr w:type="spellEnd"/>
      <w:r>
        <w:rPr>
          <w:color w:val="000000"/>
        </w:rPr>
        <w:t>. 2005. “Lateral Particle Transport in Nepheloid Layers - a Key Factor for Organic Matter Distribution and Quality in the Benguela High-Productivity Area.” October. Universität Bremen.</w:t>
      </w:r>
    </w:p>
    <w:p w14:paraId="000000DE" w14:textId="77777777" w:rsidR="00104E87" w:rsidRDefault="004D045E">
      <w:pPr>
        <w:pBdr>
          <w:top w:val="nil"/>
          <w:left w:val="nil"/>
          <w:bottom w:val="nil"/>
          <w:right w:val="nil"/>
          <w:between w:val="nil"/>
        </w:pBdr>
        <w:tabs>
          <w:tab w:val="left" w:pos="624"/>
        </w:tabs>
        <w:spacing w:after="240"/>
        <w:ind w:left="624" w:hanging="624"/>
        <w:rPr>
          <w:color w:val="000000"/>
        </w:rPr>
      </w:pPr>
      <w:bookmarkStart w:id="316" w:name="bookmark=id.2iq8gzs" w:colFirst="0" w:colLast="0"/>
      <w:bookmarkEnd w:id="316"/>
      <w:r>
        <w:rPr>
          <w:color w:val="000000"/>
        </w:rPr>
        <w:t xml:space="preserve">Jackson, George A., and Adrian B. </w:t>
      </w:r>
      <w:proofErr w:type="spellStart"/>
      <w:r>
        <w:rPr>
          <w:color w:val="000000"/>
        </w:rPr>
        <w:t>Burd</w:t>
      </w:r>
      <w:proofErr w:type="spellEnd"/>
      <w:r>
        <w:rPr>
          <w:color w:val="000000"/>
        </w:rPr>
        <w:t xml:space="preserve">. 2001. “A Model for the Distribution of Particle Flux in the Mid-Water Column Controlled by Subsurface Biotic Interactions.” </w:t>
      </w:r>
      <w:r>
        <w:rPr>
          <w:i/>
          <w:color w:val="000000"/>
        </w:rPr>
        <w:t>Deep Sea Research Part II: Topical Studies in Oceanography</w:t>
      </w:r>
      <w:r>
        <w:rPr>
          <w:color w:val="000000"/>
        </w:rPr>
        <w:t xml:space="preserve">, The US JGOFS Synthesis and Modeling Project: Phase 1, 49 (1): 193–217. </w:t>
      </w:r>
      <w:hyperlink r:id="rId46">
        <w:r>
          <w:rPr>
            <w:color w:val="0000FF"/>
            <w:u w:val="single"/>
          </w:rPr>
          <w:t>https://doi.org/10.1016/S0967-0645(01)00100-X</w:t>
        </w:r>
      </w:hyperlink>
      <w:r>
        <w:rPr>
          <w:color w:val="000000"/>
        </w:rPr>
        <w:t>.</w:t>
      </w:r>
    </w:p>
    <w:p w14:paraId="000000DF" w14:textId="77777777" w:rsidR="00104E87" w:rsidRDefault="004D045E">
      <w:pPr>
        <w:pBdr>
          <w:top w:val="nil"/>
          <w:left w:val="nil"/>
          <w:bottom w:val="nil"/>
          <w:right w:val="nil"/>
          <w:between w:val="nil"/>
        </w:pBdr>
        <w:tabs>
          <w:tab w:val="left" w:pos="624"/>
        </w:tabs>
        <w:spacing w:after="240"/>
        <w:ind w:left="624" w:hanging="624"/>
        <w:rPr>
          <w:color w:val="000000"/>
        </w:rPr>
      </w:pPr>
      <w:bookmarkStart w:id="317" w:name="bookmark=id.xvir7l" w:colFirst="0" w:colLast="0"/>
      <w:bookmarkEnd w:id="317"/>
      <w:r>
        <w:rPr>
          <w:color w:val="000000"/>
        </w:rPr>
        <w:t xml:space="preserve">Jiang, </w:t>
      </w:r>
      <w:proofErr w:type="spellStart"/>
      <w:r>
        <w:rPr>
          <w:color w:val="000000"/>
        </w:rPr>
        <w:t>Songnian</w:t>
      </w:r>
      <w:proofErr w:type="spellEnd"/>
      <w:r>
        <w:rPr>
          <w:color w:val="000000"/>
        </w:rPr>
        <w:t xml:space="preserve">, Tommy D. Dickey, Deborah K. Steinberg, and Laurence P. </w:t>
      </w:r>
      <w:proofErr w:type="spellStart"/>
      <w:r>
        <w:rPr>
          <w:color w:val="000000"/>
        </w:rPr>
        <w:t>Madin</w:t>
      </w:r>
      <w:proofErr w:type="spellEnd"/>
      <w:r>
        <w:rPr>
          <w:color w:val="000000"/>
        </w:rPr>
        <w:t xml:space="preserve">. 2007. “Temporal Variability of Zooplankton Biomass from ADCP Backscatter Time Series Data at the Bermuda Testbed Mooring Site.” </w:t>
      </w:r>
      <w:r>
        <w:rPr>
          <w:i/>
          <w:color w:val="000000"/>
        </w:rPr>
        <w:t>Deep Sea Research Part I: Oceanographic Research Papers</w:t>
      </w:r>
      <w:r>
        <w:rPr>
          <w:color w:val="000000"/>
        </w:rPr>
        <w:t xml:space="preserve"> 54 (4): 608–36. </w:t>
      </w:r>
      <w:hyperlink r:id="rId47">
        <w:r>
          <w:rPr>
            <w:color w:val="0000FF"/>
            <w:u w:val="single"/>
          </w:rPr>
          <w:t>https://doi.org/10.1016/j.dsr.2006.12.011</w:t>
        </w:r>
      </w:hyperlink>
      <w:r>
        <w:rPr>
          <w:color w:val="000000"/>
        </w:rPr>
        <w:t>.</w:t>
      </w:r>
    </w:p>
    <w:p w14:paraId="000000E0" w14:textId="77777777" w:rsidR="00104E87" w:rsidRDefault="004D045E">
      <w:pPr>
        <w:pBdr>
          <w:top w:val="nil"/>
          <w:left w:val="nil"/>
          <w:bottom w:val="nil"/>
          <w:right w:val="nil"/>
          <w:between w:val="nil"/>
        </w:pBdr>
        <w:tabs>
          <w:tab w:val="left" w:pos="624"/>
        </w:tabs>
        <w:spacing w:after="240"/>
        <w:ind w:left="624" w:hanging="624"/>
        <w:rPr>
          <w:color w:val="000000"/>
        </w:rPr>
      </w:pPr>
      <w:bookmarkStart w:id="318" w:name="bookmark=id.3hv69ve" w:colFirst="0" w:colLast="0"/>
      <w:bookmarkEnd w:id="318"/>
      <w:proofErr w:type="spellStart"/>
      <w:r>
        <w:rPr>
          <w:color w:val="000000"/>
        </w:rPr>
        <w:t>Kaartvedt</w:t>
      </w:r>
      <w:proofErr w:type="spellEnd"/>
      <w:r>
        <w:rPr>
          <w:color w:val="000000"/>
        </w:rPr>
        <w:t xml:space="preserve">, Stein, Thor A. </w:t>
      </w:r>
      <w:proofErr w:type="spellStart"/>
      <w:r>
        <w:rPr>
          <w:color w:val="000000"/>
        </w:rPr>
        <w:t>Klevjer</w:t>
      </w:r>
      <w:proofErr w:type="spellEnd"/>
      <w:r>
        <w:rPr>
          <w:color w:val="000000"/>
        </w:rPr>
        <w:t xml:space="preserve">, Thomas Torgersen, Tom A. </w:t>
      </w:r>
      <w:proofErr w:type="spellStart"/>
      <w:r>
        <w:rPr>
          <w:color w:val="000000"/>
        </w:rPr>
        <w:t>Sørnes</w:t>
      </w:r>
      <w:proofErr w:type="spellEnd"/>
      <w:r>
        <w:rPr>
          <w:color w:val="000000"/>
        </w:rPr>
        <w:t xml:space="preserve">, and Anders </w:t>
      </w:r>
      <w:proofErr w:type="spellStart"/>
      <w:r>
        <w:rPr>
          <w:color w:val="000000"/>
        </w:rPr>
        <w:t>Røstad</w:t>
      </w:r>
      <w:proofErr w:type="spellEnd"/>
      <w:r>
        <w:rPr>
          <w:color w:val="000000"/>
        </w:rPr>
        <w:t>. 2007. “Diel Vertical Migration of Individual Jellyfish (</w:t>
      </w:r>
      <w:proofErr w:type="spellStart"/>
      <w:r>
        <w:rPr>
          <w:color w:val="000000"/>
        </w:rPr>
        <w:t>Periphylla</w:t>
      </w:r>
      <w:proofErr w:type="spellEnd"/>
      <w:r>
        <w:rPr>
          <w:color w:val="000000"/>
        </w:rPr>
        <w:t xml:space="preserve"> </w:t>
      </w:r>
      <w:proofErr w:type="spellStart"/>
      <w:r>
        <w:rPr>
          <w:color w:val="000000"/>
        </w:rPr>
        <w:t>Periphylla</w:t>
      </w:r>
      <w:proofErr w:type="spellEnd"/>
      <w:r>
        <w:rPr>
          <w:color w:val="000000"/>
        </w:rPr>
        <w:t xml:space="preserve">).” </w:t>
      </w:r>
      <w:r>
        <w:rPr>
          <w:i/>
          <w:color w:val="000000"/>
        </w:rPr>
        <w:t>Limnology and Oceanography</w:t>
      </w:r>
      <w:r>
        <w:rPr>
          <w:color w:val="000000"/>
        </w:rPr>
        <w:t xml:space="preserve"> 52 (3): 975–83. </w:t>
      </w:r>
      <w:hyperlink r:id="rId48">
        <w:r>
          <w:rPr>
            <w:color w:val="0000FF"/>
            <w:u w:val="single"/>
          </w:rPr>
          <w:t>https://doi.org/10.4319/lo.2007.52.3.0975</w:t>
        </w:r>
      </w:hyperlink>
      <w:r>
        <w:rPr>
          <w:color w:val="000000"/>
        </w:rPr>
        <w:t>.</w:t>
      </w:r>
    </w:p>
    <w:p w14:paraId="000000E1" w14:textId="77777777" w:rsidR="00104E87" w:rsidRDefault="004D045E">
      <w:pPr>
        <w:pBdr>
          <w:top w:val="nil"/>
          <w:left w:val="nil"/>
          <w:bottom w:val="nil"/>
          <w:right w:val="nil"/>
          <w:between w:val="nil"/>
        </w:pBdr>
        <w:tabs>
          <w:tab w:val="left" w:pos="624"/>
        </w:tabs>
        <w:spacing w:after="240"/>
        <w:ind w:left="624" w:hanging="624"/>
        <w:rPr>
          <w:color w:val="000000"/>
        </w:rPr>
      </w:pPr>
      <w:bookmarkStart w:id="319" w:name="bookmark=id.1x0gk37" w:colFirst="0" w:colLast="0"/>
      <w:bookmarkEnd w:id="319"/>
      <w:r>
        <w:rPr>
          <w:color w:val="000000"/>
        </w:rPr>
        <w:t xml:space="preserve">Keil, Richard G., Jacquelyn A. </w:t>
      </w:r>
      <w:proofErr w:type="spellStart"/>
      <w:r>
        <w:rPr>
          <w:color w:val="000000"/>
        </w:rPr>
        <w:t>Neibauer</w:t>
      </w:r>
      <w:proofErr w:type="spellEnd"/>
      <w:r>
        <w:rPr>
          <w:color w:val="000000"/>
        </w:rPr>
        <w:t xml:space="preserve">, and Allan H. </w:t>
      </w:r>
      <w:proofErr w:type="spellStart"/>
      <w:r>
        <w:rPr>
          <w:color w:val="000000"/>
        </w:rPr>
        <w:t>Devol</w:t>
      </w:r>
      <w:proofErr w:type="spellEnd"/>
      <w:r>
        <w:rPr>
          <w:color w:val="000000"/>
        </w:rPr>
        <w:t xml:space="preserve">. 2016. “A Multiproxy Approach to Understanding the "Enhanced" Flux of Organic Matter Through the Oxygen-Deficient Waters of the Arabian Sea.” </w:t>
      </w:r>
      <w:proofErr w:type="spellStart"/>
      <w:r>
        <w:rPr>
          <w:i/>
          <w:color w:val="000000"/>
        </w:rPr>
        <w:t>Biogeosciences</w:t>
      </w:r>
      <w:proofErr w:type="spellEnd"/>
      <w:r>
        <w:rPr>
          <w:color w:val="000000"/>
        </w:rPr>
        <w:t xml:space="preserve"> 13 (7): 2077–92. </w:t>
      </w:r>
      <w:hyperlink r:id="rId49">
        <w:r>
          <w:rPr>
            <w:color w:val="0000FF"/>
            <w:u w:val="single"/>
          </w:rPr>
          <w:t>https://doi.org/http://dx.doi.org/10.5194/bg-13-2077-2016</w:t>
        </w:r>
      </w:hyperlink>
      <w:r>
        <w:rPr>
          <w:color w:val="000000"/>
        </w:rPr>
        <w:t>.</w:t>
      </w:r>
    </w:p>
    <w:p w14:paraId="000000E2" w14:textId="77777777" w:rsidR="00104E87" w:rsidRDefault="004D045E">
      <w:pPr>
        <w:pBdr>
          <w:top w:val="nil"/>
          <w:left w:val="nil"/>
          <w:bottom w:val="nil"/>
          <w:right w:val="nil"/>
          <w:between w:val="nil"/>
        </w:pBdr>
        <w:tabs>
          <w:tab w:val="left" w:pos="624"/>
        </w:tabs>
        <w:spacing w:after="240"/>
        <w:ind w:left="624" w:hanging="624"/>
        <w:rPr>
          <w:color w:val="000000"/>
        </w:rPr>
      </w:pPr>
      <w:bookmarkStart w:id="320" w:name="bookmark=id.4h042r0" w:colFirst="0" w:colLast="0"/>
      <w:bookmarkEnd w:id="320"/>
      <w:proofErr w:type="spellStart"/>
      <w:r>
        <w:rPr>
          <w:color w:val="000000"/>
        </w:rPr>
        <w:lastRenderedPageBreak/>
        <w:t>Kiko</w:t>
      </w:r>
      <w:proofErr w:type="spellEnd"/>
      <w:r>
        <w:rPr>
          <w:color w:val="000000"/>
        </w:rPr>
        <w:t xml:space="preserve">, Rainer, Peter Brandt, Svenja Christiansen, </w:t>
      </w:r>
      <w:proofErr w:type="spellStart"/>
      <w:r>
        <w:rPr>
          <w:color w:val="000000"/>
        </w:rPr>
        <w:t>Jannik</w:t>
      </w:r>
      <w:proofErr w:type="spellEnd"/>
      <w:r>
        <w:rPr>
          <w:color w:val="000000"/>
        </w:rPr>
        <w:t xml:space="preserve"> </w:t>
      </w:r>
      <w:proofErr w:type="spellStart"/>
      <w:r>
        <w:rPr>
          <w:color w:val="000000"/>
        </w:rPr>
        <w:t>Faustmann</w:t>
      </w:r>
      <w:proofErr w:type="spellEnd"/>
      <w:r>
        <w:rPr>
          <w:color w:val="000000"/>
        </w:rPr>
        <w:t xml:space="preserve">, Iris </w:t>
      </w:r>
      <w:proofErr w:type="spellStart"/>
      <w:r>
        <w:rPr>
          <w:color w:val="000000"/>
        </w:rPr>
        <w:t>Kriest</w:t>
      </w:r>
      <w:proofErr w:type="spellEnd"/>
      <w:r>
        <w:rPr>
          <w:color w:val="000000"/>
        </w:rPr>
        <w:t xml:space="preserve">, </w:t>
      </w:r>
      <w:proofErr w:type="spellStart"/>
      <w:r>
        <w:rPr>
          <w:color w:val="000000"/>
        </w:rPr>
        <w:t>Elizandro</w:t>
      </w:r>
      <w:proofErr w:type="spellEnd"/>
      <w:r>
        <w:rPr>
          <w:color w:val="000000"/>
        </w:rPr>
        <w:t xml:space="preserve"> Rodrigues, Florian </w:t>
      </w:r>
      <w:proofErr w:type="spellStart"/>
      <w:r>
        <w:rPr>
          <w:color w:val="000000"/>
        </w:rPr>
        <w:t>Schütte</w:t>
      </w:r>
      <w:proofErr w:type="spellEnd"/>
      <w:r>
        <w:rPr>
          <w:color w:val="000000"/>
        </w:rPr>
        <w:t xml:space="preserve">, and Helena </w:t>
      </w:r>
      <w:proofErr w:type="spellStart"/>
      <w:r>
        <w:rPr>
          <w:color w:val="000000"/>
        </w:rPr>
        <w:t>Hauss</w:t>
      </w:r>
      <w:proofErr w:type="spellEnd"/>
      <w:r>
        <w:rPr>
          <w:color w:val="000000"/>
        </w:rPr>
        <w:t xml:space="preserve">. 2020. “Zooplankton-Mediated Fluxes in the Eastern Tropical North Atlantic.” </w:t>
      </w:r>
      <w:r>
        <w:rPr>
          <w:i/>
          <w:color w:val="000000"/>
        </w:rPr>
        <w:t>Frontiers in Marine Science</w:t>
      </w:r>
      <w:r>
        <w:rPr>
          <w:color w:val="000000"/>
        </w:rPr>
        <w:t xml:space="preserve"> 7 (May). </w:t>
      </w:r>
      <w:hyperlink r:id="rId50">
        <w:r>
          <w:rPr>
            <w:color w:val="0000FF"/>
            <w:u w:val="single"/>
          </w:rPr>
          <w:t>https://doi.org/10.3389/fmars.2020.00358</w:t>
        </w:r>
      </w:hyperlink>
      <w:r>
        <w:rPr>
          <w:color w:val="000000"/>
        </w:rPr>
        <w:t>.</w:t>
      </w:r>
    </w:p>
    <w:p w14:paraId="000000E3" w14:textId="77777777" w:rsidR="00104E87" w:rsidRDefault="004D045E">
      <w:pPr>
        <w:pBdr>
          <w:top w:val="nil"/>
          <w:left w:val="nil"/>
          <w:bottom w:val="nil"/>
          <w:right w:val="nil"/>
          <w:between w:val="nil"/>
        </w:pBdr>
        <w:tabs>
          <w:tab w:val="left" w:pos="624"/>
        </w:tabs>
        <w:spacing w:after="240"/>
        <w:ind w:left="624" w:hanging="624"/>
        <w:rPr>
          <w:color w:val="000000"/>
        </w:rPr>
      </w:pPr>
      <w:bookmarkStart w:id="321" w:name="bookmark=id.2w5ecyt" w:colFirst="0" w:colLast="0"/>
      <w:bookmarkEnd w:id="321"/>
      <w:proofErr w:type="spellStart"/>
      <w:r>
        <w:rPr>
          <w:color w:val="000000"/>
        </w:rPr>
        <w:t>Kiko</w:t>
      </w:r>
      <w:proofErr w:type="spellEnd"/>
      <w:r>
        <w:rPr>
          <w:color w:val="000000"/>
        </w:rPr>
        <w:t xml:space="preserve">, R., A. </w:t>
      </w:r>
      <w:proofErr w:type="spellStart"/>
      <w:r>
        <w:rPr>
          <w:color w:val="000000"/>
        </w:rPr>
        <w:t>Biastoch</w:t>
      </w:r>
      <w:proofErr w:type="spellEnd"/>
      <w:r>
        <w:rPr>
          <w:color w:val="000000"/>
        </w:rPr>
        <w:t xml:space="preserve">, P. Brandt, S. </w:t>
      </w:r>
      <w:proofErr w:type="spellStart"/>
      <w:r>
        <w:rPr>
          <w:color w:val="000000"/>
        </w:rPr>
        <w:t>Cravatte</w:t>
      </w:r>
      <w:proofErr w:type="spellEnd"/>
      <w:r>
        <w:rPr>
          <w:color w:val="000000"/>
        </w:rPr>
        <w:t xml:space="preserve">, H. </w:t>
      </w:r>
      <w:proofErr w:type="spellStart"/>
      <w:r>
        <w:rPr>
          <w:color w:val="000000"/>
        </w:rPr>
        <w:t>Hauss</w:t>
      </w:r>
      <w:proofErr w:type="spellEnd"/>
      <w:r>
        <w:rPr>
          <w:color w:val="000000"/>
        </w:rPr>
        <w:t xml:space="preserve">, R. </w:t>
      </w:r>
      <w:proofErr w:type="spellStart"/>
      <w:r>
        <w:rPr>
          <w:color w:val="000000"/>
        </w:rPr>
        <w:t>Hummels</w:t>
      </w:r>
      <w:proofErr w:type="spellEnd"/>
      <w:r>
        <w:rPr>
          <w:color w:val="000000"/>
        </w:rPr>
        <w:t xml:space="preserve">, I. </w:t>
      </w:r>
      <w:proofErr w:type="spellStart"/>
      <w:r>
        <w:rPr>
          <w:color w:val="000000"/>
        </w:rPr>
        <w:t>Kriest</w:t>
      </w:r>
      <w:proofErr w:type="spellEnd"/>
      <w:r>
        <w:rPr>
          <w:color w:val="000000"/>
        </w:rPr>
        <w:t xml:space="preserve">, et al. 2017. “Biological and Physical Influences on Marine Snowfall at the Equator.” </w:t>
      </w:r>
      <w:r>
        <w:rPr>
          <w:i/>
          <w:color w:val="000000"/>
        </w:rPr>
        <w:t>Nature Geoscience</w:t>
      </w:r>
      <w:r>
        <w:rPr>
          <w:color w:val="000000"/>
        </w:rPr>
        <w:t xml:space="preserve"> 10 (11): 852–58. </w:t>
      </w:r>
      <w:hyperlink r:id="rId51">
        <w:r>
          <w:rPr>
            <w:color w:val="0000FF"/>
            <w:u w:val="single"/>
          </w:rPr>
          <w:t>https://doi.org/10.1038/ngeo3042</w:t>
        </w:r>
      </w:hyperlink>
      <w:r>
        <w:rPr>
          <w:color w:val="000000"/>
        </w:rPr>
        <w:t>.</w:t>
      </w:r>
    </w:p>
    <w:p w14:paraId="000000E4" w14:textId="77777777" w:rsidR="00104E87" w:rsidRDefault="004D045E">
      <w:pPr>
        <w:pBdr>
          <w:top w:val="nil"/>
          <w:left w:val="nil"/>
          <w:bottom w:val="nil"/>
          <w:right w:val="nil"/>
          <w:between w:val="nil"/>
        </w:pBdr>
        <w:tabs>
          <w:tab w:val="left" w:pos="624"/>
        </w:tabs>
        <w:spacing w:after="240"/>
        <w:ind w:left="624" w:hanging="624"/>
        <w:rPr>
          <w:color w:val="000000"/>
        </w:rPr>
      </w:pPr>
      <w:bookmarkStart w:id="322" w:name="bookmark=id.1baon6m" w:colFirst="0" w:colLast="0"/>
      <w:bookmarkEnd w:id="322"/>
      <w:r>
        <w:rPr>
          <w:color w:val="000000"/>
        </w:rPr>
        <w:t xml:space="preserve">Kwon, </w:t>
      </w:r>
      <w:proofErr w:type="spellStart"/>
      <w:r>
        <w:rPr>
          <w:color w:val="000000"/>
        </w:rPr>
        <w:t>Eun</w:t>
      </w:r>
      <w:proofErr w:type="spellEnd"/>
      <w:r>
        <w:rPr>
          <w:color w:val="000000"/>
        </w:rPr>
        <w:t xml:space="preserve"> Young, François </w:t>
      </w:r>
      <w:proofErr w:type="spellStart"/>
      <w:r>
        <w:rPr>
          <w:color w:val="000000"/>
        </w:rPr>
        <w:t>Primeau</w:t>
      </w:r>
      <w:proofErr w:type="spellEnd"/>
      <w:r>
        <w:rPr>
          <w:color w:val="000000"/>
        </w:rPr>
        <w:t xml:space="preserve">, and Jorge L. Sarmiento. 2009. “The Impact of Remineralization Depth on the </w:t>
      </w:r>
      <w:proofErr w:type="spellStart"/>
      <w:r>
        <w:rPr>
          <w:color w:val="000000"/>
        </w:rPr>
        <w:t>AirSea</w:t>
      </w:r>
      <w:proofErr w:type="spellEnd"/>
      <w:r>
        <w:rPr>
          <w:color w:val="000000"/>
        </w:rPr>
        <w:t xml:space="preserve"> Carbon Balance.” </w:t>
      </w:r>
      <w:r>
        <w:rPr>
          <w:i/>
          <w:color w:val="000000"/>
        </w:rPr>
        <w:t>Nature Geoscience</w:t>
      </w:r>
      <w:r>
        <w:rPr>
          <w:color w:val="000000"/>
        </w:rPr>
        <w:t xml:space="preserve"> 2 (9): 630–35. </w:t>
      </w:r>
      <w:hyperlink r:id="rId52">
        <w:r>
          <w:rPr>
            <w:color w:val="0000FF"/>
            <w:u w:val="single"/>
          </w:rPr>
          <w:t>https://doi.org/10.1038/ngeo612</w:t>
        </w:r>
      </w:hyperlink>
      <w:r>
        <w:rPr>
          <w:color w:val="000000"/>
        </w:rPr>
        <w:t>.</w:t>
      </w:r>
    </w:p>
    <w:p w14:paraId="000000E5" w14:textId="77777777" w:rsidR="00104E87" w:rsidRDefault="004D045E">
      <w:pPr>
        <w:pBdr>
          <w:top w:val="nil"/>
          <w:left w:val="nil"/>
          <w:bottom w:val="nil"/>
          <w:right w:val="nil"/>
          <w:between w:val="nil"/>
        </w:pBdr>
        <w:tabs>
          <w:tab w:val="left" w:pos="624"/>
        </w:tabs>
        <w:spacing w:after="240"/>
        <w:ind w:left="624" w:hanging="624"/>
        <w:rPr>
          <w:color w:val="000000"/>
        </w:rPr>
      </w:pPr>
      <w:bookmarkStart w:id="323" w:name="bookmark=id.3vac5uf" w:colFirst="0" w:colLast="0"/>
      <w:bookmarkEnd w:id="323"/>
      <w:r>
        <w:rPr>
          <w:color w:val="000000"/>
        </w:rPr>
        <w:t xml:space="preserve">Lam, Phyllis, and Marcel M.M. </w:t>
      </w:r>
      <w:proofErr w:type="spellStart"/>
      <w:r>
        <w:rPr>
          <w:color w:val="000000"/>
        </w:rPr>
        <w:t>Kuypers</w:t>
      </w:r>
      <w:proofErr w:type="spellEnd"/>
      <w:r>
        <w:rPr>
          <w:color w:val="000000"/>
        </w:rPr>
        <w:t xml:space="preserve">. 2011. “Microbial Nitrogen Cycling Processes in Oxygen Minimum Zones.” </w:t>
      </w:r>
      <w:r>
        <w:rPr>
          <w:i/>
          <w:color w:val="000000"/>
        </w:rPr>
        <w:t>Annual Review of Marine Science</w:t>
      </w:r>
      <w:r>
        <w:rPr>
          <w:color w:val="000000"/>
        </w:rPr>
        <w:t xml:space="preserve"> 3 (1): 317–45. </w:t>
      </w:r>
      <w:hyperlink r:id="rId53">
        <w:r>
          <w:rPr>
            <w:color w:val="0000FF"/>
            <w:u w:val="single"/>
          </w:rPr>
          <w:t>https://doi.org/10.1146/annurev-marine-120709-142814</w:t>
        </w:r>
      </w:hyperlink>
      <w:r>
        <w:rPr>
          <w:color w:val="000000"/>
        </w:rPr>
        <w:t>.</w:t>
      </w:r>
    </w:p>
    <w:p w14:paraId="000000E6" w14:textId="77777777" w:rsidR="00104E87" w:rsidRDefault="004D045E">
      <w:pPr>
        <w:pBdr>
          <w:top w:val="nil"/>
          <w:left w:val="nil"/>
          <w:bottom w:val="nil"/>
          <w:right w:val="nil"/>
          <w:between w:val="nil"/>
        </w:pBdr>
        <w:tabs>
          <w:tab w:val="left" w:pos="624"/>
        </w:tabs>
        <w:spacing w:after="240"/>
        <w:ind w:left="624" w:hanging="624"/>
        <w:rPr>
          <w:color w:val="000000"/>
        </w:rPr>
      </w:pPr>
      <w:bookmarkStart w:id="324" w:name="bookmark=id.2afmg28" w:colFirst="0" w:colLast="0"/>
      <w:bookmarkEnd w:id="324"/>
      <w:r>
        <w:rPr>
          <w:color w:val="000000"/>
        </w:rPr>
        <w:t xml:space="preserve">Larsen, Morten, Philipp Lehner, Sergey M. Borisov, Ingo </w:t>
      </w:r>
      <w:proofErr w:type="spellStart"/>
      <w:r>
        <w:rPr>
          <w:color w:val="000000"/>
        </w:rPr>
        <w:t>Klimant</w:t>
      </w:r>
      <w:proofErr w:type="spellEnd"/>
      <w:r>
        <w:rPr>
          <w:color w:val="000000"/>
        </w:rPr>
        <w:t xml:space="preserve">, Jan P. Fischer, Frank J. Stewart, Donald E. Canfield, and Ronnie N. </w:t>
      </w:r>
      <w:proofErr w:type="spellStart"/>
      <w:r>
        <w:rPr>
          <w:color w:val="000000"/>
        </w:rPr>
        <w:t>Glud</w:t>
      </w:r>
      <w:proofErr w:type="spellEnd"/>
      <w:r>
        <w:rPr>
          <w:color w:val="000000"/>
        </w:rPr>
        <w:t xml:space="preserve">. 2016. “In Situ Quantification of Ultra-Low O2 Concentrations in Oxygen Minimum Zones: Application of Novel </w:t>
      </w:r>
      <w:proofErr w:type="spellStart"/>
      <w:r>
        <w:rPr>
          <w:color w:val="000000"/>
        </w:rPr>
        <w:t>Optodes</w:t>
      </w:r>
      <w:proofErr w:type="spellEnd"/>
      <w:r>
        <w:rPr>
          <w:color w:val="000000"/>
        </w:rPr>
        <w:t xml:space="preserve">.” </w:t>
      </w:r>
      <w:r>
        <w:rPr>
          <w:i/>
          <w:color w:val="000000"/>
        </w:rPr>
        <w:t>Limnology and Oceanography: Methods</w:t>
      </w:r>
      <w:r>
        <w:rPr>
          <w:color w:val="000000"/>
        </w:rPr>
        <w:t xml:space="preserve"> 14 (12): 784–800. </w:t>
      </w:r>
      <w:hyperlink r:id="rId54">
        <w:r>
          <w:rPr>
            <w:color w:val="0000FF"/>
            <w:u w:val="single"/>
          </w:rPr>
          <w:t>https://doi.org/10.1002/lom3.10126</w:t>
        </w:r>
      </w:hyperlink>
      <w:r>
        <w:rPr>
          <w:color w:val="000000"/>
        </w:rPr>
        <w:t>.</w:t>
      </w:r>
    </w:p>
    <w:p w14:paraId="000000E7" w14:textId="77777777" w:rsidR="00104E87" w:rsidRDefault="004D045E">
      <w:pPr>
        <w:pBdr>
          <w:top w:val="nil"/>
          <w:left w:val="nil"/>
          <w:bottom w:val="nil"/>
          <w:right w:val="nil"/>
          <w:between w:val="nil"/>
        </w:pBdr>
        <w:tabs>
          <w:tab w:val="left" w:pos="624"/>
        </w:tabs>
        <w:spacing w:after="240"/>
        <w:ind w:left="624" w:hanging="624"/>
        <w:rPr>
          <w:color w:val="000000"/>
        </w:rPr>
      </w:pPr>
      <w:bookmarkStart w:id="325" w:name="bookmark=id.pkwqa1" w:colFirst="0" w:colLast="0"/>
      <w:bookmarkEnd w:id="325"/>
      <w:r>
        <w:rPr>
          <w:color w:val="000000"/>
        </w:rPr>
        <w:t xml:space="preserve">Maas, Amy E., Sarah L. </w:t>
      </w:r>
      <w:proofErr w:type="spellStart"/>
      <w:r>
        <w:rPr>
          <w:color w:val="000000"/>
        </w:rPr>
        <w:t>Frazar</w:t>
      </w:r>
      <w:proofErr w:type="spellEnd"/>
      <w:r>
        <w:rPr>
          <w:color w:val="000000"/>
        </w:rPr>
        <w:t xml:space="preserve">, Dawn M. Outram, Brad A. Seibel, and Karen F. </w:t>
      </w:r>
      <w:proofErr w:type="spellStart"/>
      <w:r>
        <w:rPr>
          <w:color w:val="000000"/>
        </w:rPr>
        <w:t>Wishner</w:t>
      </w:r>
      <w:proofErr w:type="spellEnd"/>
      <w:r>
        <w:rPr>
          <w:color w:val="000000"/>
        </w:rPr>
        <w:t xml:space="preserve">. 2014. “Fine-Scale Vertical Distribution of Macroplankton and Micronekton in the Eastern Tropical North Pacific in Association with an Oxygen Minimum Zone.” </w:t>
      </w:r>
      <w:r>
        <w:rPr>
          <w:i/>
          <w:color w:val="000000"/>
        </w:rPr>
        <w:t>Journal of Plankton Research</w:t>
      </w:r>
      <w:r>
        <w:rPr>
          <w:color w:val="000000"/>
        </w:rPr>
        <w:t xml:space="preserve"> 36 (6): 1557–75. </w:t>
      </w:r>
      <w:hyperlink r:id="rId55">
        <w:r>
          <w:rPr>
            <w:color w:val="0000FF"/>
            <w:u w:val="single"/>
          </w:rPr>
          <w:t>https://doi.org/10.1093/plankt/fbu077</w:t>
        </w:r>
      </w:hyperlink>
      <w:r>
        <w:rPr>
          <w:color w:val="000000"/>
        </w:rPr>
        <w:t>.</w:t>
      </w:r>
    </w:p>
    <w:p w14:paraId="000000E8" w14:textId="77777777" w:rsidR="00104E87" w:rsidRDefault="004D045E">
      <w:pPr>
        <w:pBdr>
          <w:top w:val="nil"/>
          <w:left w:val="nil"/>
          <w:bottom w:val="nil"/>
          <w:right w:val="nil"/>
          <w:between w:val="nil"/>
        </w:pBdr>
        <w:tabs>
          <w:tab w:val="left" w:pos="624"/>
        </w:tabs>
        <w:spacing w:after="240"/>
        <w:ind w:left="624" w:hanging="624"/>
        <w:rPr>
          <w:color w:val="000000"/>
        </w:rPr>
      </w:pPr>
      <w:bookmarkStart w:id="326" w:name="bookmark=id.39kk8xu" w:colFirst="0" w:colLast="0"/>
      <w:bookmarkEnd w:id="326"/>
      <w:r>
        <w:rPr>
          <w:color w:val="000000"/>
        </w:rPr>
        <w:t xml:space="preserve">McDonnell, Andrew M. P., and Ken O. </w:t>
      </w:r>
      <w:proofErr w:type="spellStart"/>
      <w:r>
        <w:rPr>
          <w:color w:val="000000"/>
        </w:rPr>
        <w:t>Buesseler</w:t>
      </w:r>
      <w:proofErr w:type="spellEnd"/>
      <w:r>
        <w:rPr>
          <w:color w:val="000000"/>
        </w:rPr>
        <w:t xml:space="preserve">. 2010. “Variability in the Average Sinking Velocity of Marine Particles.” </w:t>
      </w:r>
      <w:r>
        <w:rPr>
          <w:i/>
          <w:color w:val="000000"/>
        </w:rPr>
        <w:t>Limnology and Oceanography</w:t>
      </w:r>
      <w:r>
        <w:rPr>
          <w:color w:val="000000"/>
        </w:rPr>
        <w:t xml:space="preserve"> 55 (5): 2085–96. </w:t>
      </w:r>
      <w:hyperlink r:id="rId56">
        <w:r>
          <w:rPr>
            <w:color w:val="0000FF"/>
            <w:u w:val="single"/>
          </w:rPr>
          <w:t>https://doi.org/10.4319/lo.2010.55.5.2085</w:t>
        </w:r>
      </w:hyperlink>
      <w:r>
        <w:rPr>
          <w:color w:val="000000"/>
        </w:rPr>
        <w:t>.</w:t>
      </w:r>
    </w:p>
    <w:p w14:paraId="000000E9" w14:textId="77777777" w:rsidR="00104E87" w:rsidRDefault="004D045E">
      <w:pPr>
        <w:pBdr>
          <w:top w:val="nil"/>
          <w:left w:val="nil"/>
          <w:bottom w:val="nil"/>
          <w:right w:val="nil"/>
          <w:between w:val="nil"/>
        </w:pBdr>
        <w:tabs>
          <w:tab w:val="left" w:pos="624"/>
        </w:tabs>
        <w:spacing w:after="240"/>
        <w:ind w:left="624" w:hanging="624"/>
        <w:rPr>
          <w:color w:val="000000"/>
        </w:rPr>
      </w:pPr>
      <w:bookmarkStart w:id="327" w:name="bookmark=id.1opuj5n" w:colFirst="0" w:colLast="0"/>
      <w:bookmarkEnd w:id="327"/>
      <w:proofErr w:type="spellStart"/>
      <w:r>
        <w:rPr>
          <w:color w:val="000000"/>
        </w:rPr>
        <w:t>Neuer</w:t>
      </w:r>
      <w:proofErr w:type="spellEnd"/>
      <w:r>
        <w:rPr>
          <w:color w:val="000000"/>
        </w:rPr>
        <w:t xml:space="preserve">, Susanne, Morten Iversen, and Gerhard Fischer. 2014. “The Ocean’s Biological Carbon Pump as Part of the Global Carbon Cycle.” </w:t>
      </w:r>
      <w:r>
        <w:rPr>
          <w:i/>
          <w:color w:val="000000"/>
        </w:rPr>
        <w:t>Limnology and Oceanography E-Lectures</w:t>
      </w:r>
      <w:r>
        <w:rPr>
          <w:color w:val="000000"/>
        </w:rPr>
        <w:t xml:space="preserve"> 4 (4): 1–51. </w:t>
      </w:r>
      <w:hyperlink r:id="rId57">
        <w:r>
          <w:rPr>
            <w:color w:val="0000FF"/>
            <w:u w:val="single"/>
          </w:rPr>
          <w:t>https://doi.org/10.4319/lol.2014.sneuer.miversen.gfischer.9</w:t>
        </w:r>
      </w:hyperlink>
      <w:r>
        <w:rPr>
          <w:color w:val="000000"/>
        </w:rPr>
        <w:t>.</w:t>
      </w:r>
    </w:p>
    <w:p w14:paraId="000000EA" w14:textId="77777777" w:rsidR="00104E87" w:rsidRDefault="004D045E">
      <w:pPr>
        <w:pBdr>
          <w:top w:val="nil"/>
          <w:left w:val="nil"/>
          <w:bottom w:val="nil"/>
          <w:right w:val="nil"/>
          <w:between w:val="nil"/>
        </w:pBdr>
        <w:tabs>
          <w:tab w:val="left" w:pos="624"/>
        </w:tabs>
        <w:spacing w:after="240"/>
        <w:ind w:left="624" w:hanging="624"/>
        <w:rPr>
          <w:color w:val="000000"/>
        </w:rPr>
      </w:pPr>
      <w:bookmarkStart w:id="328" w:name="bookmark=id.48pi1tg" w:colFirst="0" w:colLast="0"/>
      <w:bookmarkEnd w:id="328"/>
      <w:r>
        <w:rPr>
          <w:color w:val="000000"/>
        </w:rPr>
        <w:t xml:space="preserve">Parris, Darren J., Sangita Ganesh, Virginia P. </w:t>
      </w:r>
      <w:proofErr w:type="spellStart"/>
      <w:r>
        <w:rPr>
          <w:color w:val="000000"/>
        </w:rPr>
        <w:t>Edgcomb</w:t>
      </w:r>
      <w:proofErr w:type="spellEnd"/>
      <w:r>
        <w:rPr>
          <w:color w:val="000000"/>
        </w:rPr>
        <w:t xml:space="preserve">, Edward F. DeLong, and Frank J. Stewart. 2014. “Microbial Eukaryote Diversity in the Marine Oxygen Minimum Zone Off Northern Chile.” </w:t>
      </w:r>
      <w:r>
        <w:rPr>
          <w:i/>
          <w:color w:val="000000"/>
        </w:rPr>
        <w:t>Frontiers in Microbiology</w:t>
      </w:r>
      <w:r>
        <w:rPr>
          <w:color w:val="000000"/>
        </w:rPr>
        <w:t xml:space="preserve"> 5. Frontiers. </w:t>
      </w:r>
      <w:hyperlink r:id="rId58">
        <w:r>
          <w:rPr>
            <w:color w:val="0000FF"/>
            <w:u w:val="single"/>
          </w:rPr>
          <w:t>https://doi.org/10.3389/fmicb.2014.00543</w:t>
        </w:r>
      </w:hyperlink>
      <w:r>
        <w:rPr>
          <w:color w:val="000000"/>
        </w:rPr>
        <w:t>.</w:t>
      </w:r>
    </w:p>
    <w:p w14:paraId="000000EB" w14:textId="77777777" w:rsidR="00104E87" w:rsidRDefault="004D045E">
      <w:pPr>
        <w:pBdr>
          <w:top w:val="nil"/>
          <w:left w:val="nil"/>
          <w:bottom w:val="nil"/>
          <w:right w:val="nil"/>
          <w:between w:val="nil"/>
        </w:pBdr>
        <w:tabs>
          <w:tab w:val="left" w:pos="624"/>
        </w:tabs>
        <w:spacing w:after="240"/>
        <w:ind w:left="624" w:hanging="624"/>
        <w:rPr>
          <w:color w:val="000000"/>
        </w:rPr>
      </w:pPr>
      <w:bookmarkStart w:id="329" w:name="bookmark=id.2nusc19" w:colFirst="0" w:colLast="0"/>
      <w:bookmarkEnd w:id="329"/>
      <w:proofErr w:type="spellStart"/>
      <w:r>
        <w:rPr>
          <w:color w:val="000000"/>
        </w:rPr>
        <w:t>Passow</w:t>
      </w:r>
      <w:proofErr w:type="spellEnd"/>
      <w:r>
        <w:rPr>
          <w:color w:val="000000"/>
        </w:rPr>
        <w:t xml:space="preserve">, Uta, and Ca Carlson. 2012. “The Biological Pump in a High CO2 World.” </w:t>
      </w:r>
      <w:r>
        <w:rPr>
          <w:i/>
          <w:color w:val="000000"/>
        </w:rPr>
        <w:t>Marine Ecology Progress Series</w:t>
      </w:r>
      <w:r>
        <w:rPr>
          <w:color w:val="000000"/>
        </w:rPr>
        <w:t xml:space="preserve"> 470 (December): 249–71. </w:t>
      </w:r>
      <w:hyperlink r:id="rId59">
        <w:r>
          <w:rPr>
            <w:color w:val="0000FF"/>
            <w:u w:val="single"/>
          </w:rPr>
          <w:t>https://doi.org/10.3354/meps09985</w:t>
        </w:r>
      </w:hyperlink>
      <w:r>
        <w:rPr>
          <w:color w:val="000000"/>
        </w:rPr>
        <w:t>.</w:t>
      </w:r>
    </w:p>
    <w:p w14:paraId="000000EC" w14:textId="77777777" w:rsidR="00104E87" w:rsidRDefault="004D045E">
      <w:pPr>
        <w:pBdr>
          <w:top w:val="nil"/>
          <w:left w:val="nil"/>
          <w:bottom w:val="nil"/>
          <w:right w:val="nil"/>
          <w:between w:val="nil"/>
        </w:pBdr>
        <w:tabs>
          <w:tab w:val="left" w:pos="624"/>
        </w:tabs>
        <w:spacing w:after="240"/>
        <w:ind w:left="624" w:hanging="624"/>
        <w:rPr>
          <w:color w:val="000000"/>
        </w:rPr>
      </w:pPr>
      <w:bookmarkStart w:id="330" w:name="bookmark=id.1302m92" w:colFirst="0" w:colLast="0"/>
      <w:bookmarkEnd w:id="330"/>
      <w:r>
        <w:rPr>
          <w:color w:val="000000"/>
        </w:rPr>
        <w:t xml:space="preserve">Pavia, Frank J., Robert F. Anderson, Phoebe J. Lam, B. B. Cael, Sebastian M. </w:t>
      </w:r>
      <w:proofErr w:type="spellStart"/>
      <w:r>
        <w:rPr>
          <w:color w:val="000000"/>
        </w:rPr>
        <w:t>Vivancos</w:t>
      </w:r>
      <w:proofErr w:type="spellEnd"/>
      <w:r>
        <w:rPr>
          <w:color w:val="000000"/>
        </w:rPr>
        <w:t xml:space="preserve">, Martin Q. Fleisher, </w:t>
      </w:r>
      <w:proofErr w:type="spellStart"/>
      <w:r>
        <w:rPr>
          <w:color w:val="000000"/>
        </w:rPr>
        <w:t>Yanbin</w:t>
      </w:r>
      <w:proofErr w:type="spellEnd"/>
      <w:r>
        <w:rPr>
          <w:color w:val="000000"/>
        </w:rPr>
        <w:t xml:space="preserve"> Lu, Pu Zhang, Hai Cheng, and R. Lawrence Edwards. 2019. “Shallow Particulate Organic Carbon Regeneration in the South Pacific Ocean.” </w:t>
      </w:r>
      <w:r>
        <w:rPr>
          <w:i/>
          <w:color w:val="000000"/>
        </w:rPr>
        <w:t>Proceedings of the National Academy of Sciences</w:t>
      </w:r>
      <w:r>
        <w:rPr>
          <w:color w:val="000000"/>
        </w:rPr>
        <w:t xml:space="preserve"> 116 (20): 9753–8. </w:t>
      </w:r>
      <w:hyperlink r:id="rId60">
        <w:r>
          <w:rPr>
            <w:color w:val="0000FF"/>
            <w:u w:val="single"/>
          </w:rPr>
          <w:t>https://doi.org/10.1073/pnas.1901863116</w:t>
        </w:r>
      </w:hyperlink>
      <w:r>
        <w:rPr>
          <w:color w:val="000000"/>
        </w:rPr>
        <w:t>.</w:t>
      </w:r>
    </w:p>
    <w:p w14:paraId="000000ED" w14:textId="77777777" w:rsidR="00104E87" w:rsidRDefault="004D045E">
      <w:pPr>
        <w:pBdr>
          <w:top w:val="nil"/>
          <w:left w:val="nil"/>
          <w:bottom w:val="nil"/>
          <w:right w:val="nil"/>
          <w:between w:val="nil"/>
        </w:pBdr>
        <w:tabs>
          <w:tab w:val="left" w:pos="624"/>
        </w:tabs>
        <w:spacing w:after="240"/>
        <w:ind w:left="624" w:hanging="624"/>
        <w:rPr>
          <w:color w:val="000000"/>
        </w:rPr>
      </w:pPr>
      <w:bookmarkStart w:id="331" w:name="bookmark=id.3mzq4wv" w:colFirst="0" w:colLast="0"/>
      <w:bookmarkEnd w:id="331"/>
      <w:r>
        <w:rPr>
          <w:color w:val="000000"/>
        </w:rPr>
        <w:t xml:space="preserve">Pennington, J. Timothy, Kevin L. Mahoney, Victor S. </w:t>
      </w:r>
      <w:proofErr w:type="spellStart"/>
      <w:r>
        <w:rPr>
          <w:color w:val="000000"/>
        </w:rPr>
        <w:t>Kuwahara</w:t>
      </w:r>
      <w:proofErr w:type="spellEnd"/>
      <w:r>
        <w:rPr>
          <w:color w:val="000000"/>
        </w:rPr>
        <w:t xml:space="preserve">, Dorota D. </w:t>
      </w:r>
      <w:proofErr w:type="spellStart"/>
      <w:r>
        <w:rPr>
          <w:color w:val="000000"/>
        </w:rPr>
        <w:t>Kolber</w:t>
      </w:r>
      <w:proofErr w:type="spellEnd"/>
      <w:r>
        <w:rPr>
          <w:color w:val="000000"/>
        </w:rPr>
        <w:t xml:space="preserve">, Ruth </w:t>
      </w:r>
      <w:proofErr w:type="spellStart"/>
      <w:r>
        <w:rPr>
          <w:color w:val="000000"/>
        </w:rPr>
        <w:t>Calienes</w:t>
      </w:r>
      <w:proofErr w:type="spellEnd"/>
      <w:r>
        <w:rPr>
          <w:color w:val="000000"/>
        </w:rPr>
        <w:t xml:space="preserve">, and Francisco P. Chavez. 2006. “Primary Production in the Eastern Tropical Pacific: A Review.” </w:t>
      </w:r>
      <w:r>
        <w:rPr>
          <w:i/>
          <w:color w:val="000000"/>
        </w:rPr>
        <w:t>Progress in Oceanography</w:t>
      </w:r>
      <w:r>
        <w:rPr>
          <w:color w:val="000000"/>
        </w:rPr>
        <w:t xml:space="preserve"> 69 (2-4): 285–317. </w:t>
      </w:r>
      <w:hyperlink r:id="rId61">
        <w:r>
          <w:rPr>
            <w:color w:val="0000FF"/>
            <w:u w:val="single"/>
          </w:rPr>
          <w:t>https://doi.org/10.1016/j.pocean.2006.03.012</w:t>
        </w:r>
      </w:hyperlink>
      <w:r>
        <w:rPr>
          <w:color w:val="000000"/>
        </w:rPr>
        <w:t>.</w:t>
      </w:r>
    </w:p>
    <w:p w14:paraId="000000EE" w14:textId="77777777" w:rsidR="00104E87" w:rsidRDefault="004D045E">
      <w:pPr>
        <w:pBdr>
          <w:top w:val="nil"/>
          <w:left w:val="nil"/>
          <w:bottom w:val="nil"/>
          <w:right w:val="nil"/>
          <w:between w:val="nil"/>
        </w:pBdr>
        <w:tabs>
          <w:tab w:val="left" w:pos="624"/>
        </w:tabs>
        <w:spacing w:after="240"/>
        <w:ind w:left="624" w:hanging="624"/>
        <w:rPr>
          <w:color w:val="000000"/>
        </w:rPr>
      </w:pPr>
      <w:bookmarkStart w:id="332" w:name="bookmark=id.2250f4o" w:colFirst="0" w:colLast="0"/>
      <w:bookmarkEnd w:id="332"/>
      <w:proofErr w:type="spellStart"/>
      <w:r>
        <w:rPr>
          <w:color w:val="000000"/>
        </w:rPr>
        <w:lastRenderedPageBreak/>
        <w:t>Picheral</w:t>
      </w:r>
      <w:proofErr w:type="spellEnd"/>
      <w:r>
        <w:rPr>
          <w:color w:val="000000"/>
        </w:rPr>
        <w:t xml:space="preserve">, Marc, Lionel </w:t>
      </w:r>
      <w:proofErr w:type="spellStart"/>
      <w:r>
        <w:rPr>
          <w:color w:val="000000"/>
        </w:rPr>
        <w:t>Guidi</w:t>
      </w:r>
      <w:proofErr w:type="spellEnd"/>
      <w:r>
        <w:rPr>
          <w:color w:val="000000"/>
        </w:rPr>
        <w:t xml:space="preserve">, Lars </w:t>
      </w:r>
      <w:proofErr w:type="spellStart"/>
      <w:r>
        <w:rPr>
          <w:color w:val="000000"/>
        </w:rPr>
        <w:t>Stemmann</w:t>
      </w:r>
      <w:proofErr w:type="spellEnd"/>
      <w:r>
        <w:rPr>
          <w:color w:val="000000"/>
        </w:rPr>
        <w:t xml:space="preserve">, David M. Karl, </w:t>
      </w:r>
      <w:proofErr w:type="spellStart"/>
      <w:r>
        <w:rPr>
          <w:color w:val="000000"/>
        </w:rPr>
        <w:t>Ghizlaine</w:t>
      </w:r>
      <w:proofErr w:type="spellEnd"/>
      <w:r>
        <w:rPr>
          <w:color w:val="000000"/>
        </w:rPr>
        <w:t xml:space="preserve"> </w:t>
      </w:r>
      <w:proofErr w:type="spellStart"/>
      <w:r>
        <w:rPr>
          <w:color w:val="000000"/>
        </w:rPr>
        <w:t>Iddaoud</w:t>
      </w:r>
      <w:proofErr w:type="spellEnd"/>
      <w:r>
        <w:rPr>
          <w:color w:val="000000"/>
        </w:rPr>
        <w:t xml:space="preserve">, and Gabriel </w:t>
      </w:r>
      <w:proofErr w:type="spellStart"/>
      <w:r>
        <w:rPr>
          <w:color w:val="000000"/>
        </w:rPr>
        <w:t>Gorsky</w:t>
      </w:r>
      <w:proofErr w:type="spellEnd"/>
      <w:r>
        <w:rPr>
          <w:color w:val="000000"/>
        </w:rPr>
        <w:t xml:space="preserve">. 2010. “The Underwater Vision Profiler 5: An Advanced Instrument for High Spatial Resolution Studies of Particle Size Spectra and Zooplankton.” </w:t>
      </w:r>
      <w:r>
        <w:rPr>
          <w:i/>
          <w:color w:val="000000"/>
        </w:rPr>
        <w:t>Limnology and Oceanography: Methods</w:t>
      </w:r>
      <w:r>
        <w:rPr>
          <w:color w:val="000000"/>
        </w:rPr>
        <w:t xml:space="preserve"> 8 (9): 462–73. </w:t>
      </w:r>
      <w:hyperlink r:id="rId62">
        <w:r>
          <w:rPr>
            <w:color w:val="0000FF"/>
            <w:u w:val="single"/>
          </w:rPr>
          <w:t>https://doi.org/10.4319/lom.2010.8.462</w:t>
        </w:r>
      </w:hyperlink>
      <w:r>
        <w:rPr>
          <w:color w:val="000000"/>
        </w:rPr>
        <w:t>.</w:t>
      </w:r>
    </w:p>
    <w:p w14:paraId="000000EF" w14:textId="77777777" w:rsidR="00104E87" w:rsidRDefault="004D045E">
      <w:pPr>
        <w:pBdr>
          <w:top w:val="nil"/>
          <w:left w:val="nil"/>
          <w:bottom w:val="nil"/>
          <w:right w:val="nil"/>
          <w:between w:val="nil"/>
        </w:pBdr>
        <w:tabs>
          <w:tab w:val="left" w:pos="624"/>
        </w:tabs>
        <w:spacing w:after="240"/>
        <w:ind w:left="624" w:hanging="624"/>
        <w:rPr>
          <w:color w:val="000000"/>
        </w:rPr>
      </w:pPr>
      <w:bookmarkStart w:id="333" w:name="bookmark=id.haapch" w:colFirst="0" w:colLast="0"/>
      <w:bookmarkEnd w:id="333"/>
      <w:proofErr w:type="spellStart"/>
      <w:r>
        <w:rPr>
          <w:color w:val="000000"/>
        </w:rPr>
        <w:t>Picheral</w:t>
      </w:r>
      <w:proofErr w:type="spellEnd"/>
      <w:r>
        <w:rPr>
          <w:color w:val="000000"/>
        </w:rPr>
        <w:t xml:space="preserve">, M., S Colin, and J-O </w:t>
      </w:r>
      <w:proofErr w:type="spellStart"/>
      <w:r>
        <w:rPr>
          <w:color w:val="000000"/>
        </w:rPr>
        <w:t>Irisson</w:t>
      </w:r>
      <w:proofErr w:type="spellEnd"/>
      <w:r>
        <w:rPr>
          <w:color w:val="000000"/>
        </w:rPr>
        <w:t>. n.d. “</w:t>
      </w:r>
      <w:proofErr w:type="spellStart"/>
      <w:r>
        <w:rPr>
          <w:color w:val="000000"/>
        </w:rPr>
        <w:t>EcoTaxa</w:t>
      </w:r>
      <w:proofErr w:type="spellEnd"/>
      <w:r>
        <w:rPr>
          <w:color w:val="000000"/>
        </w:rPr>
        <w:t>, a Tool for the Taxonomic Classification of Images.”</w:t>
      </w:r>
    </w:p>
    <w:p w14:paraId="000000F0" w14:textId="77777777" w:rsidR="00104E87" w:rsidRDefault="004D045E">
      <w:pPr>
        <w:pBdr>
          <w:top w:val="nil"/>
          <w:left w:val="nil"/>
          <w:bottom w:val="nil"/>
          <w:right w:val="nil"/>
          <w:between w:val="nil"/>
        </w:pBdr>
        <w:tabs>
          <w:tab w:val="left" w:pos="624"/>
        </w:tabs>
        <w:spacing w:after="240"/>
        <w:ind w:left="624" w:hanging="624"/>
        <w:rPr>
          <w:color w:val="000000"/>
        </w:rPr>
      </w:pPr>
      <w:bookmarkStart w:id="334" w:name="bookmark=id.319y80a" w:colFirst="0" w:colLast="0"/>
      <w:bookmarkEnd w:id="334"/>
      <w:r>
        <w:rPr>
          <w:color w:val="000000"/>
        </w:rPr>
        <w:t xml:space="preserve">Rabindranath, Ananda, </w:t>
      </w:r>
      <w:proofErr w:type="spellStart"/>
      <w:r>
        <w:rPr>
          <w:color w:val="000000"/>
        </w:rPr>
        <w:t>Malin</w:t>
      </w:r>
      <w:proofErr w:type="spellEnd"/>
      <w:r>
        <w:rPr>
          <w:color w:val="000000"/>
        </w:rPr>
        <w:t xml:space="preserve"> </w:t>
      </w:r>
      <w:proofErr w:type="spellStart"/>
      <w:r>
        <w:rPr>
          <w:color w:val="000000"/>
        </w:rPr>
        <w:t>Daase</w:t>
      </w:r>
      <w:proofErr w:type="spellEnd"/>
      <w:r>
        <w:rPr>
          <w:color w:val="000000"/>
        </w:rPr>
        <w:t xml:space="preserve">, </w:t>
      </w:r>
      <w:proofErr w:type="spellStart"/>
      <w:r>
        <w:rPr>
          <w:color w:val="000000"/>
        </w:rPr>
        <w:t>Stig</w:t>
      </w:r>
      <w:proofErr w:type="spellEnd"/>
      <w:r>
        <w:rPr>
          <w:color w:val="000000"/>
        </w:rPr>
        <w:t xml:space="preserve"> Falk-Petersen, Anette </w:t>
      </w:r>
      <w:proofErr w:type="spellStart"/>
      <w:r>
        <w:rPr>
          <w:color w:val="000000"/>
        </w:rPr>
        <w:t>Wold</w:t>
      </w:r>
      <w:proofErr w:type="spellEnd"/>
      <w:r>
        <w:rPr>
          <w:color w:val="000000"/>
        </w:rPr>
        <w:t xml:space="preserve">, Margaret I. Wallace, </w:t>
      </w:r>
      <w:proofErr w:type="spellStart"/>
      <w:r>
        <w:rPr>
          <w:color w:val="000000"/>
        </w:rPr>
        <w:t>Jørgen</w:t>
      </w:r>
      <w:proofErr w:type="spellEnd"/>
      <w:r>
        <w:rPr>
          <w:color w:val="000000"/>
        </w:rPr>
        <w:t xml:space="preserve"> Berge, and Andrew S. Brierley. 2011. “Seasonal and Diel Vertical Migration of Zooplankton in the High Arctic During the Autumn Midnight Sun of 2008.” </w:t>
      </w:r>
      <w:r>
        <w:rPr>
          <w:i/>
          <w:color w:val="000000"/>
        </w:rPr>
        <w:t>Marine Biodiversity</w:t>
      </w:r>
      <w:r>
        <w:rPr>
          <w:color w:val="000000"/>
        </w:rPr>
        <w:t xml:space="preserve"> 41 (3): 365–82. </w:t>
      </w:r>
      <w:hyperlink r:id="rId63">
        <w:r>
          <w:rPr>
            <w:color w:val="0000FF"/>
            <w:u w:val="single"/>
          </w:rPr>
          <w:t>https://doi.org/10.1007/s12526-010-0067-7</w:t>
        </w:r>
      </w:hyperlink>
      <w:r>
        <w:rPr>
          <w:color w:val="000000"/>
        </w:rPr>
        <w:t>.</w:t>
      </w:r>
    </w:p>
    <w:p w14:paraId="000000F1" w14:textId="77777777" w:rsidR="00104E87" w:rsidRDefault="004D045E">
      <w:pPr>
        <w:pBdr>
          <w:top w:val="nil"/>
          <w:left w:val="nil"/>
          <w:bottom w:val="nil"/>
          <w:right w:val="nil"/>
          <w:between w:val="nil"/>
        </w:pBdr>
        <w:tabs>
          <w:tab w:val="left" w:pos="624"/>
        </w:tabs>
        <w:spacing w:after="240"/>
        <w:ind w:left="624" w:hanging="624"/>
        <w:rPr>
          <w:color w:val="000000"/>
        </w:rPr>
      </w:pPr>
      <w:bookmarkStart w:id="335" w:name="bookmark=id.1gf8i83" w:colFirst="0" w:colLast="0"/>
      <w:bookmarkEnd w:id="335"/>
      <w:r>
        <w:rPr>
          <w:color w:val="000000"/>
        </w:rPr>
        <w:t xml:space="preserve">Raven, M. R., R. G. Keil, and S. M. Webb. 2021. “Microbial Sulfate Reduction and Organic Sulfur Formation in Sinking Marine Particles.” </w:t>
      </w:r>
      <w:r>
        <w:rPr>
          <w:i/>
          <w:color w:val="000000"/>
        </w:rPr>
        <w:t>Science</w:t>
      </w:r>
      <w:r>
        <w:rPr>
          <w:color w:val="000000"/>
        </w:rPr>
        <w:t xml:space="preserve"> 371 (6525): 178–81. </w:t>
      </w:r>
      <w:hyperlink r:id="rId64">
        <w:r>
          <w:rPr>
            <w:color w:val="0000FF"/>
            <w:u w:val="single"/>
          </w:rPr>
          <w:t>https://doi.org/10.1126/science.abc6035</w:t>
        </w:r>
      </w:hyperlink>
      <w:r>
        <w:rPr>
          <w:color w:val="000000"/>
        </w:rPr>
        <w:t>.</w:t>
      </w:r>
    </w:p>
    <w:p w14:paraId="000000F2" w14:textId="77777777" w:rsidR="00104E87" w:rsidRDefault="004D045E">
      <w:pPr>
        <w:pBdr>
          <w:top w:val="nil"/>
          <w:left w:val="nil"/>
          <w:bottom w:val="nil"/>
          <w:right w:val="nil"/>
          <w:between w:val="nil"/>
        </w:pBdr>
        <w:tabs>
          <w:tab w:val="left" w:pos="624"/>
        </w:tabs>
        <w:spacing w:after="240"/>
        <w:ind w:left="624" w:hanging="624"/>
        <w:rPr>
          <w:color w:val="000000"/>
        </w:rPr>
      </w:pPr>
      <w:bookmarkStart w:id="336" w:name="bookmark=id.40ew0vw" w:colFirst="0" w:colLast="0"/>
      <w:bookmarkEnd w:id="336"/>
      <w:proofErr w:type="spellStart"/>
      <w:r>
        <w:rPr>
          <w:color w:val="000000"/>
        </w:rPr>
        <w:t>Riquelme-Bugueño</w:t>
      </w:r>
      <w:proofErr w:type="spellEnd"/>
      <w:r>
        <w:rPr>
          <w:color w:val="000000"/>
        </w:rPr>
        <w:t xml:space="preserve">, Ramiro, </w:t>
      </w:r>
      <w:proofErr w:type="spellStart"/>
      <w:r>
        <w:rPr>
          <w:color w:val="000000"/>
        </w:rPr>
        <w:t>Iv’an</w:t>
      </w:r>
      <w:proofErr w:type="spellEnd"/>
      <w:r>
        <w:rPr>
          <w:color w:val="000000"/>
        </w:rPr>
        <w:t xml:space="preserve"> </w:t>
      </w:r>
      <w:proofErr w:type="spellStart"/>
      <w:r>
        <w:rPr>
          <w:color w:val="000000"/>
        </w:rPr>
        <w:t>P’erez</w:t>
      </w:r>
      <w:proofErr w:type="spellEnd"/>
      <w:r>
        <w:rPr>
          <w:color w:val="000000"/>
        </w:rPr>
        <w:t xml:space="preserve">-Santos, </w:t>
      </w:r>
      <w:proofErr w:type="spellStart"/>
      <w:r>
        <w:rPr>
          <w:color w:val="000000"/>
        </w:rPr>
        <w:t>Nicol’as</w:t>
      </w:r>
      <w:proofErr w:type="spellEnd"/>
      <w:r>
        <w:rPr>
          <w:color w:val="000000"/>
        </w:rPr>
        <w:t xml:space="preserve"> </w:t>
      </w:r>
      <w:proofErr w:type="spellStart"/>
      <w:r>
        <w:rPr>
          <w:color w:val="000000"/>
        </w:rPr>
        <w:t>Alegr’ıa</w:t>
      </w:r>
      <w:proofErr w:type="spellEnd"/>
      <w:r>
        <w:rPr>
          <w:color w:val="000000"/>
        </w:rPr>
        <w:t xml:space="preserve">, Cristian A. Vargas, Mauricio A. Urbina, and </w:t>
      </w:r>
      <w:proofErr w:type="spellStart"/>
      <w:r>
        <w:rPr>
          <w:color w:val="000000"/>
        </w:rPr>
        <w:t>Rub’en</w:t>
      </w:r>
      <w:proofErr w:type="spellEnd"/>
      <w:r>
        <w:rPr>
          <w:color w:val="000000"/>
        </w:rPr>
        <w:t xml:space="preserve"> </w:t>
      </w:r>
      <w:proofErr w:type="spellStart"/>
      <w:r>
        <w:rPr>
          <w:color w:val="000000"/>
        </w:rPr>
        <w:t>Escribano</w:t>
      </w:r>
      <w:proofErr w:type="spellEnd"/>
      <w:r>
        <w:rPr>
          <w:color w:val="000000"/>
        </w:rPr>
        <w:t xml:space="preserve">. 2020. “Diel Vertical Migration into Anoxic and High- P CO 2 Waters: Acoustic and Net-Based Krill Observations in the Humboldt Current.” </w:t>
      </w:r>
      <w:r>
        <w:rPr>
          <w:i/>
          <w:color w:val="000000"/>
        </w:rPr>
        <w:t>Scientific Reports</w:t>
      </w:r>
      <w:r>
        <w:rPr>
          <w:color w:val="000000"/>
        </w:rPr>
        <w:t xml:space="preserve"> 10 (1). Nature Publishing Group: 17181. </w:t>
      </w:r>
      <w:hyperlink r:id="rId65">
        <w:r>
          <w:rPr>
            <w:color w:val="0000FF"/>
            <w:u w:val="single"/>
          </w:rPr>
          <w:t>https://doi.org/10.1038/s41598-020-73702-z</w:t>
        </w:r>
      </w:hyperlink>
      <w:r>
        <w:rPr>
          <w:color w:val="000000"/>
        </w:rPr>
        <w:t>.</w:t>
      </w:r>
    </w:p>
    <w:p w14:paraId="000000F3" w14:textId="77777777" w:rsidR="00104E87" w:rsidRDefault="004D045E">
      <w:pPr>
        <w:pBdr>
          <w:top w:val="nil"/>
          <w:left w:val="nil"/>
          <w:bottom w:val="nil"/>
          <w:right w:val="nil"/>
          <w:between w:val="nil"/>
        </w:pBdr>
        <w:tabs>
          <w:tab w:val="left" w:pos="624"/>
        </w:tabs>
        <w:spacing w:after="240"/>
        <w:ind w:left="624" w:hanging="624"/>
        <w:rPr>
          <w:color w:val="000000"/>
        </w:rPr>
      </w:pPr>
      <w:bookmarkStart w:id="337" w:name="bookmark=id.2fk6b3p" w:colFirst="0" w:colLast="0"/>
      <w:bookmarkEnd w:id="337"/>
      <w:proofErr w:type="spellStart"/>
      <w:r>
        <w:rPr>
          <w:color w:val="000000"/>
        </w:rPr>
        <w:t>Sainmont</w:t>
      </w:r>
      <w:proofErr w:type="spellEnd"/>
      <w:r>
        <w:rPr>
          <w:color w:val="000000"/>
        </w:rPr>
        <w:t xml:space="preserve">, Julie, </w:t>
      </w:r>
      <w:proofErr w:type="spellStart"/>
      <w:r>
        <w:rPr>
          <w:color w:val="000000"/>
        </w:rPr>
        <w:t>Astthor</w:t>
      </w:r>
      <w:proofErr w:type="spellEnd"/>
      <w:r>
        <w:rPr>
          <w:color w:val="000000"/>
        </w:rPr>
        <w:t xml:space="preserve"> </w:t>
      </w:r>
      <w:proofErr w:type="spellStart"/>
      <w:r>
        <w:rPr>
          <w:color w:val="000000"/>
        </w:rPr>
        <w:t>Gislason</w:t>
      </w:r>
      <w:proofErr w:type="spellEnd"/>
      <w:r>
        <w:rPr>
          <w:color w:val="000000"/>
        </w:rPr>
        <w:t xml:space="preserve">, Jan </w:t>
      </w:r>
      <w:proofErr w:type="spellStart"/>
      <w:r>
        <w:rPr>
          <w:color w:val="000000"/>
        </w:rPr>
        <w:t>Heuschele</w:t>
      </w:r>
      <w:proofErr w:type="spellEnd"/>
      <w:r>
        <w:rPr>
          <w:color w:val="000000"/>
        </w:rPr>
        <w:t xml:space="preserve">, Clare N. Webster, Peter </w:t>
      </w:r>
      <w:proofErr w:type="spellStart"/>
      <w:r>
        <w:rPr>
          <w:color w:val="000000"/>
        </w:rPr>
        <w:t>Sylvander</w:t>
      </w:r>
      <w:proofErr w:type="spellEnd"/>
      <w:r>
        <w:rPr>
          <w:color w:val="000000"/>
        </w:rPr>
        <w:t xml:space="preserve">, Miao Wang, and </w:t>
      </w:r>
      <w:proofErr w:type="spellStart"/>
      <w:r>
        <w:rPr>
          <w:color w:val="000000"/>
        </w:rPr>
        <w:t>Øystein</w:t>
      </w:r>
      <w:proofErr w:type="spellEnd"/>
      <w:r>
        <w:rPr>
          <w:color w:val="000000"/>
        </w:rPr>
        <w:t xml:space="preserve"> </w:t>
      </w:r>
      <w:proofErr w:type="spellStart"/>
      <w:r>
        <w:rPr>
          <w:color w:val="000000"/>
        </w:rPr>
        <w:t>Varpe</w:t>
      </w:r>
      <w:proofErr w:type="spellEnd"/>
      <w:r>
        <w:rPr>
          <w:color w:val="000000"/>
        </w:rPr>
        <w:t xml:space="preserve">. 2014. “Inter- and Intra-Specific Diurnal Habitat Selection of Zooplankton During the Spring Bloom Observed by Video Plankton Recorder.” </w:t>
      </w:r>
      <w:r>
        <w:rPr>
          <w:i/>
          <w:color w:val="000000"/>
        </w:rPr>
        <w:t>Marine Biology</w:t>
      </w:r>
      <w:r>
        <w:rPr>
          <w:color w:val="000000"/>
        </w:rPr>
        <w:t xml:space="preserve"> 161 (8): 1931–41. </w:t>
      </w:r>
      <w:hyperlink r:id="rId66">
        <w:r>
          <w:rPr>
            <w:color w:val="0000FF"/>
            <w:u w:val="single"/>
          </w:rPr>
          <w:t>https://doi.org/10.1007/s00227-014-2475-x</w:t>
        </w:r>
      </w:hyperlink>
      <w:r>
        <w:rPr>
          <w:color w:val="000000"/>
        </w:rPr>
        <w:t>.</w:t>
      </w:r>
    </w:p>
    <w:p w14:paraId="000000F4" w14:textId="77777777" w:rsidR="00104E87" w:rsidRDefault="004D045E">
      <w:pPr>
        <w:pBdr>
          <w:top w:val="nil"/>
          <w:left w:val="nil"/>
          <w:bottom w:val="nil"/>
          <w:right w:val="nil"/>
          <w:between w:val="nil"/>
        </w:pBdr>
        <w:tabs>
          <w:tab w:val="left" w:pos="624"/>
        </w:tabs>
        <w:spacing w:after="240"/>
        <w:ind w:left="624" w:hanging="624"/>
        <w:rPr>
          <w:color w:val="000000"/>
        </w:rPr>
      </w:pPr>
      <w:bookmarkStart w:id="338" w:name="bookmark=id.upglbi" w:colFirst="0" w:colLast="0"/>
      <w:bookmarkEnd w:id="338"/>
      <w:r>
        <w:rPr>
          <w:color w:val="000000"/>
        </w:rPr>
        <w:t xml:space="preserve">Saunders, Jaclyn K., Clara A. Fuchsman, Cedar McKay, and Gabrielle Rocap. 2019. “Complete Arsenic-Based Respiratory Cycle in the Marine Microbial Communities of Pelagic Oxygen-Deficient Zones.” </w:t>
      </w:r>
      <w:r>
        <w:rPr>
          <w:i/>
          <w:color w:val="000000"/>
        </w:rPr>
        <w:t>Proceedings of the National Academy of Sciences</w:t>
      </w:r>
      <w:r>
        <w:rPr>
          <w:color w:val="000000"/>
        </w:rPr>
        <w:t xml:space="preserve"> 116 (20): 9925–30. </w:t>
      </w:r>
      <w:hyperlink r:id="rId67">
        <w:r>
          <w:rPr>
            <w:color w:val="0000FF"/>
            <w:u w:val="single"/>
          </w:rPr>
          <w:t>https://doi.org/10.1073/pnas.1818349116</w:t>
        </w:r>
      </w:hyperlink>
      <w:r>
        <w:rPr>
          <w:color w:val="000000"/>
        </w:rPr>
        <w:t>.</w:t>
      </w:r>
    </w:p>
    <w:p w14:paraId="000000F5" w14:textId="77777777" w:rsidR="00104E87" w:rsidRDefault="004D045E">
      <w:pPr>
        <w:pBdr>
          <w:top w:val="nil"/>
          <w:left w:val="nil"/>
          <w:bottom w:val="nil"/>
          <w:right w:val="nil"/>
          <w:between w:val="nil"/>
        </w:pBdr>
        <w:tabs>
          <w:tab w:val="left" w:pos="624"/>
        </w:tabs>
        <w:spacing w:after="240"/>
        <w:ind w:left="624" w:hanging="624"/>
        <w:rPr>
          <w:color w:val="000000"/>
        </w:rPr>
      </w:pPr>
      <w:bookmarkStart w:id="339" w:name="bookmark=id.3ep43zb" w:colFirst="0" w:colLast="0"/>
      <w:bookmarkEnd w:id="339"/>
      <w:r>
        <w:rPr>
          <w:color w:val="000000"/>
        </w:rPr>
        <w:t xml:space="preserve">Siegel, D. A., Ken O. </w:t>
      </w:r>
      <w:proofErr w:type="spellStart"/>
      <w:r>
        <w:rPr>
          <w:color w:val="000000"/>
        </w:rPr>
        <w:t>Buesseler</w:t>
      </w:r>
      <w:proofErr w:type="spellEnd"/>
      <w:r>
        <w:rPr>
          <w:color w:val="000000"/>
        </w:rPr>
        <w:t xml:space="preserve">, Michael J. </w:t>
      </w:r>
      <w:proofErr w:type="spellStart"/>
      <w:r>
        <w:rPr>
          <w:color w:val="000000"/>
        </w:rPr>
        <w:t>Behrenfeld</w:t>
      </w:r>
      <w:proofErr w:type="spellEnd"/>
      <w:r>
        <w:rPr>
          <w:color w:val="000000"/>
        </w:rPr>
        <w:t xml:space="preserve">, Claudia R. Benitez-Nelson, Emmanuel Boss, Mark A. Brzezinski, Adrian </w:t>
      </w:r>
      <w:proofErr w:type="spellStart"/>
      <w:r>
        <w:rPr>
          <w:color w:val="000000"/>
        </w:rPr>
        <w:t>Burd</w:t>
      </w:r>
      <w:proofErr w:type="spellEnd"/>
      <w:r>
        <w:rPr>
          <w:color w:val="000000"/>
        </w:rPr>
        <w:t xml:space="preserve">, et al. 2016. “Prediction of the Export and Fate of Global Ocean Net Primary Production: The EXPORTS Science Plan.” </w:t>
      </w:r>
      <w:r>
        <w:rPr>
          <w:i/>
          <w:color w:val="000000"/>
        </w:rPr>
        <w:t>Frontiers in Marine Science</w:t>
      </w:r>
      <w:r>
        <w:rPr>
          <w:color w:val="000000"/>
        </w:rPr>
        <w:t xml:space="preserve"> 3. </w:t>
      </w:r>
      <w:hyperlink r:id="rId68">
        <w:r>
          <w:rPr>
            <w:color w:val="0000FF"/>
            <w:u w:val="single"/>
          </w:rPr>
          <w:t>https://doi.org/10.3389/fmars.2016.00022</w:t>
        </w:r>
      </w:hyperlink>
      <w:r>
        <w:rPr>
          <w:color w:val="000000"/>
        </w:rPr>
        <w:t>.</w:t>
      </w:r>
    </w:p>
    <w:p w14:paraId="000000F6" w14:textId="77777777" w:rsidR="00104E87" w:rsidRDefault="004D045E">
      <w:pPr>
        <w:pBdr>
          <w:top w:val="nil"/>
          <w:left w:val="nil"/>
          <w:bottom w:val="nil"/>
          <w:right w:val="nil"/>
          <w:between w:val="nil"/>
        </w:pBdr>
        <w:tabs>
          <w:tab w:val="left" w:pos="624"/>
        </w:tabs>
        <w:spacing w:after="240"/>
        <w:ind w:left="624" w:hanging="624"/>
        <w:rPr>
          <w:color w:val="000000"/>
        </w:rPr>
      </w:pPr>
      <w:bookmarkStart w:id="340" w:name="bookmark=id.1tuee74" w:colFirst="0" w:colLast="0"/>
      <w:bookmarkEnd w:id="340"/>
      <w:r>
        <w:rPr>
          <w:color w:val="000000"/>
        </w:rPr>
        <w:t xml:space="preserve">Steinberg, Deborah K., Craig A. Carlson, Nicholas R. Bates, Sarah A. </w:t>
      </w:r>
      <w:proofErr w:type="spellStart"/>
      <w:r>
        <w:rPr>
          <w:color w:val="000000"/>
        </w:rPr>
        <w:t>Goldthwait</w:t>
      </w:r>
      <w:proofErr w:type="spellEnd"/>
      <w:r>
        <w:rPr>
          <w:color w:val="000000"/>
        </w:rPr>
        <w:t xml:space="preserve">, Laurence P. </w:t>
      </w:r>
      <w:proofErr w:type="spellStart"/>
      <w:r>
        <w:rPr>
          <w:color w:val="000000"/>
        </w:rPr>
        <w:t>Madin</w:t>
      </w:r>
      <w:proofErr w:type="spellEnd"/>
      <w:r>
        <w:rPr>
          <w:color w:val="000000"/>
        </w:rPr>
        <w:t xml:space="preserve">, and Anthony F. Michaels. 2000. “Zooplankton Vertical Migration and the Active Transport of Dissolved Organic and Inorganic Carbon in the Sargasso Sea.” </w:t>
      </w:r>
      <w:r>
        <w:rPr>
          <w:i/>
          <w:color w:val="000000"/>
        </w:rPr>
        <w:t>Deep Sea Research Part I: Oceanographic Research Papers</w:t>
      </w:r>
      <w:r>
        <w:rPr>
          <w:color w:val="000000"/>
        </w:rPr>
        <w:t xml:space="preserve"> 47 (1): 137–58. </w:t>
      </w:r>
      <w:hyperlink r:id="rId69">
        <w:r>
          <w:rPr>
            <w:color w:val="0000FF"/>
            <w:u w:val="single"/>
          </w:rPr>
          <w:t>https://doi.org/10.1016/S0967-0637(99)00052-7</w:t>
        </w:r>
      </w:hyperlink>
      <w:r>
        <w:rPr>
          <w:color w:val="000000"/>
        </w:rPr>
        <w:t>.</w:t>
      </w:r>
    </w:p>
    <w:p w14:paraId="000000F7" w14:textId="77777777" w:rsidR="00104E87" w:rsidRDefault="004D045E">
      <w:pPr>
        <w:pBdr>
          <w:top w:val="nil"/>
          <w:left w:val="nil"/>
          <w:bottom w:val="nil"/>
          <w:right w:val="nil"/>
          <w:between w:val="nil"/>
        </w:pBdr>
        <w:tabs>
          <w:tab w:val="left" w:pos="624"/>
        </w:tabs>
        <w:spacing w:after="240"/>
        <w:ind w:left="624" w:hanging="624"/>
        <w:rPr>
          <w:color w:val="000000"/>
        </w:rPr>
      </w:pPr>
      <w:bookmarkStart w:id="341" w:name="bookmark=id.4du1wux" w:colFirst="0" w:colLast="0"/>
      <w:bookmarkEnd w:id="341"/>
      <w:r>
        <w:rPr>
          <w:color w:val="000000"/>
        </w:rPr>
        <w:t xml:space="preserve">Steinberg, Deborah K., and Michael R. Landry. 2017. “Zooplankton and the Ocean Carbon Cycle.” </w:t>
      </w:r>
      <w:r>
        <w:rPr>
          <w:i/>
          <w:color w:val="000000"/>
        </w:rPr>
        <w:t>Annual Review of Marine Science</w:t>
      </w:r>
      <w:r>
        <w:rPr>
          <w:color w:val="000000"/>
        </w:rPr>
        <w:t xml:space="preserve"> 9: 413–44. </w:t>
      </w:r>
      <w:hyperlink r:id="rId70">
        <w:r>
          <w:rPr>
            <w:color w:val="0000FF"/>
            <w:u w:val="single"/>
          </w:rPr>
          <w:t>https://doi.org/10.1146/annurev-marine-010814-015924</w:t>
        </w:r>
      </w:hyperlink>
      <w:r>
        <w:rPr>
          <w:color w:val="000000"/>
        </w:rPr>
        <w:t>.</w:t>
      </w:r>
    </w:p>
    <w:p w14:paraId="000000F8" w14:textId="77777777" w:rsidR="00104E87" w:rsidRDefault="004D045E">
      <w:pPr>
        <w:pBdr>
          <w:top w:val="nil"/>
          <w:left w:val="nil"/>
          <w:bottom w:val="nil"/>
          <w:right w:val="nil"/>
          <w:between w:val="nil"/>
        </w:pBdr>
        <w:tabs>
          <w:tab w:val="left" w:pos="624"/>
        </w:tabs>
        <w:spacing w:after="240"/>
        <w:ind w:left="624" w:hanging="624"/>
        <w:rPr>
          <w:color w:val="000000"/>
        </w:rPr>
      </w:pPr>
      <w:bookmarkStart w:id="342" w:name="bookmark=id.2szc72q" w:colFirst="0" w:colLast="0"/>
      <w:bookmarkEnd w:id="342"/>
      <w:r>
        <w:rPr>
          <w:color w:val="000000"/>
        </w:rPr>
        <w:t xml:space="preserve">Steinberg, Deborah K., Benjamin A. S. Van </w:t>
      </w:r>
      <w:proofErr w:type="spellStart"/>
      <w:r>
        <w:rPr>
          <w:color w:val="000000"/>
        </w:rPr>
        <w:t>Mooy</w:t>
      </w:r>
      <w:proofErr w:type="spellEnd"/>
      <w:r>
        <w:rPr>
          <w:color w:val="000000"/>
        </w:rPr>
        <w:t xml:space="preserve">, Ken O. </w:t>
      </w:r>
      <w:proofErr w:type="spellStart"/>
      <w:r>
        <w:rPr>
          <w:color w:val="000000"/>
        </w:rPr>
        <w:t>Buesseler</w:t>
      </w:r>
      <w:proofErr w:type="spellEnd"/>
      <w:r>
        <w:rPr>
          <w:color w:val="000000"/>
        </w:rPr>
        <w:t xml:space="preserve">, Philip W. Boyd, Toru </w:t>
      </w:r>
      <w:proofErr w:type="spellStart"/>
      <w:r>
        <w:rPr>
          <w:color w:val="000000"/>
        </w:rPr>
        <w:t>Kobari</w:t>
      </w:r>
      <w:proofErr w:type="spellEnd"/>
      <w:r>
        <w:rPr>
          <w:color w:val="000000"/>
        </w:rPr>
        <w:t xml:space="preserve">, and David M. Karl. 2008. “Bacterial Vs. Zooplankton Control of Sinking Particle Flux in the Ocean’s Twilight Zone.” </w:t>
      </w:r>
      <w:r>
        <w:rPr>
          <w:i/>
          <w:color w:val="000000"/>
        </w:rPr>
        <w:t>Limnology and Oceanography</w:t>
      </w:r>
      <w:r>
        <w:rPr>
          <w:color w:val="000000"/>
        </w:rPr>
        <w:t xml:space="preserve"> 53 (4): 1327–38. </w:t>
      </w:r>
      <w:hyperlink r:id="rId71">
        <w:r>
          <w:rPr>
            <w:color w:val="0000FF"/>
            <w:u w:val="single"/>
          </w:rPr>
          <w:t>https://doi.org/10.2307/40058255</w:t>
        </w:r>
      </w:hyperlink>
      <w:r>
        <w:rPr>
          <w:color w:val="000000"/>
        </w:rPr>
        <w:t>.</w:t>
      </w:r>
    </w:p>
    <w:p w14:paraId="000000F9" w14:textId="77777777" w:rsidR="00104E87" w:rsidRDefault="004D045E">
      <w:pPr>
        <w:pBdr>
          <w:top w:val="nil"/>
          <w:left w:val="nil"/>
          <w:bottom w:val="nil"/>
          <w:right w:val="nil"/>
          <w:between w:val="nil"/>
        </w:pBdr>
        <w:tabs>
          <w:tab w:val="left" w:pos="624"/>
        </w:tabs>
        <w:spacing w:after="240"/>
        <w:ind w:left="624" w:hanging="624"/>
        <w:rPr>
          <w:color w:val="000000"/>
        </w:rPr>
      </w:pPr>
      <w:bookmarkStart w:id="343" w:name="bookmark=id.184mhaj" w:colFirst="0" w:colLast="0"/>
      <w:bookmarkEnd w:id="343"/>
      <w:proofErr w:type="spellStart"/>
      <w:r>
        <w:rPr>
          <w:color w:val="000000"/>
        </w:rPr>
        <w:lastRenderedPageBreak/>
        <w:t>Stramma</w:t>
      </w:r>
      <w:proofErr w:type="spellEnd"/>
      <w:r>
        <w:rPr>
          <w:color w:val="000000"/>
        </w:rPr>
        <w:t xml:space="preserve">, Lothar, Gregory C. Johnson, Janet </w:t>
      </w:r>
      <w:proofErr w:type="spellStart"/>
      <w:r>
        <w:rPr>
          <w:color w:val="000000"/>
        </w:rPr>
        <w:t>Sprintall</w:t>
      </w:r>
      <w:proofErr w:type="spellEnd"/>
      <w:r>
        <w:rPr>
          <w:color w:val="000000"/>
        </w:rPr>
        <w:t xml:space="preserve">, and Volker </w:t>
      </w:r>
      <w:proofErr w:type="spellStart"/>
      <w:r>
        <w:rPr>
          <w:color w:val="000000"/>
        </w:rPr>
        <w:t>Mohrholz</w:t>
      </w:r>
      <w:proofErr w:type="spellEnd"/>
      <w:r>
        <w:rPr>
          <w:color w:val="000000"/>
        </w:rPr>
        <w:t xml:space="preserve">. 2008. “Expanding Oxygen-Minimum Zones in the Tropical Oceans.” </w:t>
      </w:r>
      <w:r>
        <w:rPr>
          <w:i/>
          <w:color w:val="000000"/>
        </w:rPr>
        <w:t>Science</w:t>
      </w:r>
      <w:r>
        <w:rPr>
          <w:color w:val="000000"/>
        </w:rPr>
        <w:t xml:space="preserve"> 320 (5876): 655–58. </w:t>
      </w:r>
      <w:hyperlink r:id="rId72">
        <w:r>
          <w:rPr>
            <w:color w:val="0000FF"/>
            <w:u w:val="single"/>
          </w:rPr>
          <w:t>https://doi.org/10.1126/science.1153847</w:t>
        </w:r>
      </w:hyperlink>
      <w:r>
        <w:rPr>
          <w:color w:val="000000"/>
        </w:rPr>
        <w:t>.</w:t>
      </w:r>
    </w:p>
    <w:p w14:paraId="000000FA" w14:textId="77777777" w:rsidR="00104E87" w:rsidRDefault="004D045E">
      <w:pPr>
        <w:pBdr>
          <w:top w:val="nil"/>
          <w:left w:val="nil"/>
          <w:bottom w:val="nil"/>
          <w:right w:val="nil"/>
          <w:between w:val="nil"/>
        </w:pBdr>
        <w:tabs>
          <w:tab w:val="left" w:pos="624"/>
        </w:tabs>
        <w:spacing w:after="240"/>
        <w:ind w:left="624" w:hanging="624"/>
        <w:rPr>
          <w:color w:val="000000"/>
        </w:rPr>
      </w:pPr>
      <w:bookmarkStart w:id="344" w:name="bookmark=id.3s49zyc" w:colFirst="0" w:colLast="0"/>
      <w:bookmarkEnd w:id="344"/>
      <w:proofErr w:type="spellStart"/>
      <w:r>
        <w:rPr>
          <w:color w:val="000000"/>
        </w:rPr>
        <w:t>Stukel</w:t>
      </w:r>
      <w:proofErr w:type="spellEnd"/>
      <w:r>
        <w:rPr>
          <w:color w:val="000000"/>
        </w:rPr>
        <w:t xml:space="preserve">, Michael R., Moira </w:t>
      </w:r>
      <w:proofErr w:type="spellStart"/>
      <w:r>
        <w:rPr>
          <w:color w:val="000000"/>
        </w:rPr>
        <w:t>D’ecima</w:t>
      </w:r>
      <w:proofErr w:type="spellEnd"/>
      <w:r>
        <w:rPr>
          <w:color w:val="000000"/>
        </w:rPr>
        <w:t xml:space="preserve">, Michael R. Landry, and Karen E. </w:t>
      </w:r>
      <w:proofErr w:type="spellStart"/>
      <w:r>
        <w:rPr>
          <w:color w:val="000000"/>
        </w:rPr>
        <w:t>Selph</w:t>
      </w:r>
      <w:proofErr w:type="spellEnd"/>
      <w:r>
        <w:rPr>
          <w:color w:val="000000"/>
        </w:rPr>
        <w:t xml:space="preserve">. 2018. “Nitrogen and Isotope Flows Through the Costa Rica Dome Upwelling Ecosystem: The Crucial Mesozooplankton Role in Export Flux.” </w:t>
      </w:r>
      <w:r>
        <w:rPr>
          <w:i/>
          <w:color w:val="000000"/>
        </w:rPr>
        <w:t>Global Biogeochemical Cycles</w:t>
      </w:r>
      <w:r>
        <w:rPr>
          <w:color w:val="000000"/>
        </w:rPr>
        <w:t xml:space="preserve"> 32 (12): 1815–32. </w:t>
      </w:r>
      <w:hyperlink r:id="rId73">
        <w:r>
          <w:rPr>
            <w:color w:val="0000FF"/>
            <w:u w:val="single"/>
          </w:rPr>
          <w:t>https://doi.org/10.1029/2018GB005968</w:t>
        </w:r>
      </w:hyperlink>
      <w:r>
        <w:rPr>
          <w:color w:val="000000"/>
        </w:rPr>
        <w:t>.</w:t>
      </w:r>
    </w:p>
    <w:p w14:paraId="000000FB" w14:textId="77777777" w:rsidR="00104E87" w:rsidRDefault="004D045E">
      <w:pPr>
        <w:pBdr>
          <w:top w:val="nil"/>
          <w:left w:val="nil"/>
          <w:bottom w:val="nil"/>
          <w:right w:val="nil"/>
          <w:between w:val="nil"/>
        </w:pBdr>
        <w:tabs>
          <w:tab w:val="left" w:pos="624"/>
        </w:tabs>
        <w:spacing w:after="240"/>
        <w:ind w:left="624" w:hanging="624"/>
        <w:rPr>
          <w:color w:val="000000"/>
        </w:rPr>
      </w:pPr>
      <w:bookmarkStart w:id="345" w:name="bookmark=id.279ka65" w:colFirst="0" w:colLast="0"/>
      <w:bookmarkEnd w:id="345"/>
      <w:proofErr w:type="spellStart"/>
      <w:r>
        <w:rPr>
          <w:color w:val="000000"/>
        </w:rPr>
        <w:t>Stukel</w:t>
      </w:r>
      <w:proofErr w:type="spellEnd"/>
      <w:r>
        <w:rPr>
          <w:color w:val="000000"/>
        </w:rPr>
        <w:t xml:space="preserve">, Michael R., Mark D. </w:t>
      </w:r>
      <w:proofErr w:type="spellStart"/>
      <w:r>
        <w:rPr>
          <w:color w:val="000000"/>
        </w:rPr>
        <w:t>Ohman</w:t>
      </w:r>
      <w:proofErr w:type="spellEnd"/>
      <w:r>
        <w:rPr>
          <w:color w:val="000000"/>
        </w:rPr>
        <w:t xml:space="preserve">, Thomas B. Kelly, and Tristan </w:t>
      </w:r>
      <w:proofErr w:type="spellStart"/>
      <w:r>
        <w:rPr>
          <w:color w:val="000000"/>
        </w:rPr>
        <w:t>Biard</w:t>
      </w:r>
      <w:proofErr w:type="spellEnd"/>
      <w:r>
        <w:rPr>
          <w:color w:val="000000"/>
        </w:rPr>
        <w:t xml:space="preserve">. 2019. “The Roles of Suspension-Feeding and Flux-Feeding Zooplankton as Gatekeepers of Particle Flux into the Mesopelagic Ocean in the Northeast Pacific.” </w:t>
      </w:r>
      <w:r>
        <w:rPr>
          <w:i/>
          <w:color w:val="000000"/>
        </w:rPr>
        <w:t>Frontiers in Marine Science</w:t>
      </w:r>
      <w:r>
        <w:rPr>
          <w:color w:val="000000"/>
        </w:rPr>
        <w:t xml:space="preserve"> 6. Frontiers. </w:t>
      </w:r>
      <w:hyperlink r:id="rId74">
        <w:r>
          <w:rPr>
            <w:color w:val="0000FF"/>
            <w:u w:val="single"/>
          </w:rPr>
          <w:t>https://doi.org/10.3389/fmars.2019.00397</w:t>
        </w:r>
      </w:hyperlink>
      <w:r>
        <w:rPr>
          <w:color w:val="000000"/>
        </w:rPr>
        <w:t>.</w:t>
      </w:r>
    </w:p>
    <w:p w14:paraId="000000FC" w14:textId="77777777" w:rsidR="00104E87" w:rsidRDefault="004D045E">
      <w:pPr>
        <w:pBdr>
          <w:top w:val="nil"/>
          <w:left w:val="nil"/>
          <w:bottom w:val="nil"/>
          <w:right w:val="nil"/>
          <w:between w:val="nil"/>
        </w:pBdr>
        <w:tabs>
          <w:tab w:val="left" w:pos="624"/>
        </w:tabs>
        <w:spacing w:after="240"/>
        <w:ind w:left="624" w:hanging="624"/>
        <w:rPr>
          <w:color w:val="000000"/>
        </w:rPr>
      </w:pPr>
      <w:bookmarkStart w:id="346" w:name="bookmark=id.meukdy" w:colFirst="0" w:colLast="0"/>
      <w:bookmarkEnd w:id="346"/>
      <w:r>
        <w:rPr>
          <w:color w:val="000000"/>
        </w:rPr>
        <w:t xml:space="preserve">Turner, Jefferson T. 2015. “Zooplankton Fecal Pellets, Marine Snow, </w:t>
      </w:r>
      <w:proofErr w:type="spellStart"/>
      <w:r>
        <w:rPr>
          <w:color w:val="000000"/>
        </w:rPr>
        <w:t>Phytodetritus</w:t>
      </w:r>
      <w:proofErr w:type="spellEnd"/>
      <w:r>
        <w:rPr>
          <w:color w:val="000000"/>
        </w:rPr>
        <w:t xml:space="preserve"> and the Ocean’s Biological Pump.” </w:t>
      </w:r>
      <w:r>
        <w:rPr>
          <w:i/>
          <w:color w:val="000000"/>
        </w:rPr>
        <w:t>Progress in Oceanography</w:t>
      </w:r>
      <w:r>
        <w:rPr>
          <w:color w:val="000000"/>
        </w:rPr>
        <w:t xml:space="preserve"> 130 (January): 205–48. </w:t>
      </w:r>
      <w:hyperlink r:id="rId75">
        <w:r>
          <w:rPr>
            <w:color w:val="0000FF"/>
            <w:u w:val="single"/>
          </w:rPr>
          <w:t>https://doi.org/10.1016/j.pocean.2014.08.005</w:t>
        </w:r>
      </w:hyperlink>
      <w:r>
        <w:rPr>
          <w:color w:val="000000"/>
        </w:rPr>
        <w:t>.</w:t>
      </w:r>
    </w:p>
    <w:p w14:paraId="000000FD" w14:textId="77777777" w:rsidR="00104E87" w:rsidRDefault="004D045E">
      <w:pPr>
        <w:pBdr>
          <w:top w:val="nil"/>
          <w:left w:val="nil"/>
          <w:bottom w:val="nil"/>
          <w:right w:val="nil"/>
          <w:between w:val="nil"/>
        </w:pBdr>
        <w:tabs>
          <w:tab w:val="left" w:pos="624"/>
        </w:tabs>
        <w:spacing w:after="240"/>
        <w:ind w:left="624" w:hanging="624"/>
        <w:rPr>
          <w:color w:val="000000"/>
        </w:rPr>
      </w:pPr>
      <w:bookmarkStart w:id="347" w:name="bookmark=id.36ei31r" w:colFirst="0" w:colLast="0"/>
      <w:bookmarkEnd w:id="347"/>
      <w:r>
        <w:rPr>
          <w:color w:val="000000"/>
        </w:rPr>
        <w:t xml:space="preserve">Van </w:t>
      </w:r>
      <w:proofErr w:type="spellStart"/>
      <w:r>
        <w:rPr>
          <w:color w:val="000000"/>
        </w:rPr>
        <w:t>Mooy</w:t>
      </w:r>
      <w:proofErr w:type="spellEnd"/>
      <w:r>
        <w:rPr>
          <w:color w:val="000000"/>
        </w:rPr>
        <w:t xml:space="preserve">, Benjamin A. S, Richard G Keil, and Allan H </w:t>
      </w:r>
      <w:proofErr w:type="spellStart"/>
      <w:r>
        <w:rPr>
          <w:color w:val="000000"/>
        </w:rPr>
        <w:t>Devol</w:t>
      </w:r>
      <w:proofErr w:type="spellEnd"/>
      <w:r>
        <w:rPr>
          <w:color w:val="000000"/>
        </w:rPr>
        <w:t xml:space="preserve">. 2002. “Impact of </w:t>
      </w:r>
      <w:proofErr w:type="spellStart"/>
      <w:r>
        <w:rPr>
          <w:color w:val="000000"/>
        </w:rPr>
        <w:t>Suboxia</w:t>
      </w:r>
      <w:proofErr w:type="spellEnd"/>
      <w:r>
        <w:rPr>
          <w:color w:val="000000"/>
        </w:rPr>
        <w:t xml:space="preserve"> on Sinking Particulate Organic Carbon: Enhanced Carbon Flux and Preferential Degradation of Amino Acids via Denitrification.” </w:t>
      </w:r>
      <w:proofErr w:type="spellStart"/>
      <w:r>
        <w:rPr>
          <w:i/>
          <w:color w:val="000000"/>
        </w:rPr>
        <w:t>Geochimica</w:t>
      </w:r>
      <w:proofErr w:type="spellEnd"/>
      <w:r>
        <w:rPr>
          <w:i/>
          <w:color w:val="000000"/>
        </w:rPr>
        <w:t xml:space="preserve"> et </w:t>
      </w:r>
      <w:proofErr w:type="spellStart"/>
      <w:r>
        <w:rPr>
          <w:i/>
          <w:color w:val="000000"/>
        </w:rPr>
        <w:t>Cosmochimica</w:t>
      </w:r>
      <w:proofErr w:type="spellEnd"/>
      <w:r>
        <w:rPr>
          <w:i/>
          <w:color w:val="000000"/>
        </w:rPr>
        <w:t xml:space="preserve"> Acta</w:t>
      </w:r>
      <w:r>
        <w:rPr>
          <w:color w:val="000000"/>
        </w:rPr>
        <w:t xml:space="preserve"> 66 (3): 457–65. </w:t>
      </w:r>
      <w:hyperlink r:id="rId76">
        <w:r>
          <w:rPr>
            <w:color w:val="0000FF"/>
            <w:u w:val="single"/>
          </w:rPr>
          <w:t>https://doi.org/10.1016/S0016-7037(01)00787-6</w:t>
        </w:r>
      </w:hyperlink>
      <w:r>
        <w:rPr>
          <w:color w:val="000000"/>
        </w:rPr>
        <w:t>.</w:t>
      </w:r>
    </w:p>
    <w:p w14:paraId="000000FE" w14:textId="77777777" w:rsidR="00104E87" w:rsidRDefault="004D045E">
      <w:pPr>
        <w:pBdr>
          <w:top w:val="nil"/>
          <w:left w:val="nil"/>
          <w:bottom w:val="nil"/>
          <w:right w:val="nil"/>
          <w:between w:val="nil"/>
        </w:pBdr>
        <w:tabs>
          <w:tab w:val="left" w:pos="624"/>
        </w:tabs>
        <w:spacing w:after="240"/>
        <w:ind w:left="624" w:hanging="624"/>
        <w:rPr>
          <w:color w:val="000000"/>
        </w:rPr>
      </w:pPr>
      <w:bookmarkStart w:id="348" w:name="bookmark=id.1ljsd9k" w:colFirst="0" w:colLast="0"/>
      <w:bookmarkEnd w:id="348"/>
      <w:r>
        <w:rPr>
          <w:color w:val="000000"/>
        </w:rPr>
        <w:t xml:space="preserve">Weber, Thomas, and Daniele Bianchi. 2020. “Efficient Particle Transfer to Depth in Oxygen Minimum Zones of the Pacific and Indian Oceans.” </w:t>
      </w:r>
      <w:r>
        <w:rPr>
          <w:i/>
          <w:color w:val="000000"/>
        </w:rPr>
        <w:t>Frontiers in Earth Science</w:t>
      </w:r>
      <w:r>
        <w:rPr>
          <w:color w:val="000000"/>
        </w:rPr>
        <w:t xml:space="preserve"> 8. Frontiers. </w:t>
      </w:r>
      <w:hyperlink r:id="rId77">
        <w:r>
          <w:rPr>
            <w:color w:val="0000FF"/>
            <w:u w:val="single"/>
          </w:rPr>
          <w:t>https://doi.org/10.3389/feart.2020.00376</w:t>
        </w:r>
      </w:hyperlink>
      <w:r>
        <w:rPr>
          <w:color w:val="000000"/>
        </w:rPr>
        <w:t>.</w:t>
      </w:r>
    </w:p>
    <w:p w14:paraId="000000FF" w14:textId="77777777" w:rsidR="00104E87" w:rsidRDefault="004D045E">
      <w:pPr>
        <w:pBdr>
          <w:top w:val="nil"/>
          <w:left w:val="nil"/>
          <w:bottom w:val="nil"/>
          <w:right w:val="nil"/>
          <w:between w:val="nil"/>
        </w:pBdr>
        <w:tabs>
          <w:tab w:val="left" w:pos="624"/>
        </w:tabs>
        <w:spacing w:after="240"/>
        <w:ind w:left="624" w:hanging="624"/>
        <w:rPr>
          <w:color w:val="000000"/>
        </w:rPr>
      </w:pPr>
      <w:bookmarkStart w:id="349" w:name="bookmark=id.45jfvxd" w:colFirst="0" w:colLast="0"/>
      <w:bookmarkEnd w:id="349"/>
      <w:r>
        <w:rPr>
          <w:color w:val="000000"/>
        </w:rPr>
        <w:t xml:space="preserve">Wilson, Stephanie E., Deborah K. Steinberg, and Ken O. </w:t>
      </w:r>
      <w:proofErr w:type="spellStart"/>
      <w:r>
        <w:rPr>
          <w:color w:val="000000"/>
        </w:rPr>
        <w:t>Buesseler</w:t>
      </w:r>
      <w:proofErr w:type="spellEnd"/>
      <w:r>
        <w:rPr>
          <w:color w:val="000000"/>
        </w:rPr>
        <w:t xml:space="preserve">. 2008. “Changes in Fecal Pellet Characteristics with Depth as Indicators of Zooplankton Repackaging of Particles in the Mesopelagic Zone of the Subtropical and Subarctic North Pacific Ocean.” </w:t>
      </w:r>
      <w:r>
        <w:rPr>
          <w:i/>
          <w:color w:val="000000"/>
        </w:rPr>
        <w:t>Deep Sea Research Part II: Topical Studies in Oceanography</w:t>
      </w:r>
      <w:r>
        <w:rPr>
          <w:color w:val="000000"/>
        </w:rPr>
        <w:t xml:space="preserve"> 55 (14-15): 1636–47. </w:t>
      </w:r>
      <w:hyperlink r:id="rId78">
        <w:r>
          <w:rPr>
            <w:color w:val="0000FF"/>
            <w:u w:val="single"/>
          </w:rPr>
          <w:t>https://doi.org/10.1016/j.dsr2.2008.04.019</w:t>
        </w:r>
      </w:hyperlink>
      <w:r>
        <w:rPr>
          <w:color w:val="000000"/>
        </w:rPr>
        <w:t>.</w:t>
      </w:r>
    </w:p>
    <w:p w14:paraId="00000100" w14:textId="77777777" w:rsidR="00104E87" w:rsidRDefault="004D045E">
      <w:pPr>
        <w:pBdr>
          <w:top w:val="nil"/>
          <w:left w:val="nil"/>
          <w:bottom w:val="nil"/>
          <w:right w:val="nil"/>
          <w:between w:val="nil"/>
        </w:pBdr>
        <w:tabs>
          <w:tab w:val="left" w:pos="624"/>
        </w:tabs>
        <w:spacing w:after="240"/>
        <w:ind w:left="624" w:hanging="624"/>
        <w:rPr>
          <w:color w:val="000000"/>
        </w:rPr>
      </w:pPr>
      <w:bookmarkStart w:id="350" w:name="bookmark=id.2koq656" w:colFirst="0" w:colLast="0"/>
      <w:bookmarkEnd w:id="350"/>
      <w:proofErr w:type="spellStart"/>
      <w:r>
        <w:rPr>
          <w:color w:val="000000"/>
        </w:rPr>
        <w:t>Wishner</w:t>
      </w:r>
      <w:proofErr w:type="spellEnd"/>
      <w:r>
        <w:rPr>
          <w:color w:val="000000"/>
        </w:rPr>
        <w:t xml:space="preserve">, Karen F., Dawn M. Outram, Brad A. Seibel, Kendra L. Daly, and Rebecca L. Williams. 2013. “Zooplankton in the Eastern Tropical North Pacific: Boundary Effects of Oxygen Minimum Zone Expansion.” </w:t>
      </w:r>
      <w:r>
        <w:rPr>
          <w:i/>
          <w:color w:val="000000"/>
        </w:rPr>
        <w:t>Deep Sea Research Part I: Oceanographic Research Papers</w:t>
      </w:r>
      <w:r>
        <w:rPr>
          <w:color w:val="000000"/>
        </w:rPr>
        <w:t xml:space="preserve"> 79 (September): 122–40. </w:t>
      </w:r>
      <w:hyperlink r:id="rId79">
        <w:r>
          <w:rPr>
            <w:color w:val="0000FF"/>
            <w:u w:val="single"/>
          </w:rPr>
          <w:t>https://doi.org/10.1016/j.dsr.2013.05.012</w:t>
        </w:r>
      </w:hyperlink>
      <w:r>
        <w:rPr>
          <w:color w:val="000000"/>
        </w:rPr>
        <w:t>.</w:t>
      </w:r>
    </w:p>
    <w:p w14:paraId="00000101" w14:textId="77777777" w:rsidR="00104E87" w:rsidRDefault="004D045E">
      <w:pPr>
        <w:pBdr>
          <w:top w:val="nil"/>
          <w:left w:val="nil"/>
          <w:bottom w:val="nil"/>
          <w:right w:val="nil"/>
          <w:between w:val="nil"/>
        </w:pBdr>
        <w:tabs>
          <w:tab w:val="left" w:pos="624"/>
        </w:tabs>
        <w:spacing w:after="240"/>
        <w:ind w:left="624" w:hanging="624"/>
        <w:rPr>
          <w:color w:val="000000"/>
        </w:rPr>
      </w:pPr>
      <w:bookmarkStart w:id="351" w:name="bookmark=id.zu0gcz" w:colFirst="0" w:colLast="0"/>
      <w:bookmarkEnd w:id="351"/>
      <w:r>
        <w:rPr>
          <w:color w:val="000000"/>
        </w:rPr>
        <w:t xml:space="preserve">Yang, </w:t>
      </w:r>
      <w:proofErr w:type="spellStart"/>
      <w:r>
        <w:rPr>
          <w:color w:val="000000"/>
        </w:rPr>
        <w:t>Chenghao</w:t>
      </w:r>
      <w:proofErr w:type="spellEnd"/>
      <w:r>
        <w:rPr>
          <w:color w:val="000000"/>
        </w:rPr>
        <w:t xml:space="preserve">, Dongfeng Xu, </w:t>
      </w:r>
      <w:proofErr w:type="spellStart"/>
      <w:r>
        <w:rPr>
          <w:color w:val="000000"/>
        </w:rPr>
        <w:t>Zuozhi</w:t>
      </w:r>
      <w:proofErr w:type="spellEnd"/>
      <w:r>
        <w:rPr>
          <w:color w:val="000000"/>
        </w:rPr>
        <w:t xml:space="preserve"> Chen, Jun Wang, </w:t>
      </w:r>
      <w:proofErr w:type="spellStart"/>
      <w:r>
        <w:rPr>
          <w:color w:val="000000"/>
        </w:rPr>
        <w:t>Mingquan</w:t>
      </w:r>
      <w:proofErr w:type="spellEnd"/>
      <w:r>
        <w:rPr>
          <w:color w:val="000000"/>
        </w:rPr>
        <w:t xml:space="preserve"> Xu, </w:t>
      </w:r>
      <w:proofErr w:type="spellStart"/>
      <w:r>
        <w:rPr>
          <w:color w:val="000000"/>
        </w:rPr>
        <w:t>Yaochu</w:t>
      </w:r>
      <w:proofErr w:type="spellEnd"/>
      <w:r>
        <w:rPr>
          <w:color w:val="000000"/>
        </w:rPr>
        <w:t xml:space="preserve"> Yuan, and Meng Zhou. 2019. “Diel Vertical Migration of Zooplankton and Micronekton on the Northern Slope of the South China Sea Observed by a Moored ADCP.” </w:t>
      </w:r>
      <w:r>
        <w:rPr>
          <w:i/>
          <w:color w:val="000000"/>
        </w:rPr>
        <w:t>Deep Sea Research Part II: Topical Studies in Oceanography</w:t>
      </w:r>
      <w:r>
        <w:rPr>
          <w:color w:val="000000"/>
        </w:rPr>
        <w:t xml:space="preserve"> 167 (September): 93–104. </w:t>
      </w:r>
      <w:hyperlink r:id="rId80">
        <w:r>
          <w:rPr>
            <w:color w:val="0000FF"/>
            <w:u w:val="single"/>
          </w:rPr>
          <w:t>https://doi.org/10.1016/j.dsr2.2019.04.012</w:t>
        </w:r>
      </w:hyperlink>
      <w:r>
        <w:rPr>
          <w:color w:val="000000"/>
        </w:rPr>
        <w:t>.</w:t>
      </w:r>
    </w:p>
    <w:sectPr w:rsidR="00104E87" w:rsidSect="005A319B">
      <w:footerReference w:type="default" r:id="rId81"/>
      <w:footerReference w:type="first" r:id="rId82"/>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Clara Fuchsman" w:date="2021-05-13T13:22:00Z" w:initials="CF">
    <w:p w14:paraId="525D4F08" w14:textId="455C4A5B" w:rsidR="007D3102" w:rsidRDefault="007D3102">
      <w:pPr>
        <w:pStyle w:val="CommentText"/>
      </w:pPr>
      <w:r>
        <w:rPr>
          <w:rStyle w:val="CommentReference"/>
        </w:rPr>
        <w:annotationRef/>
      </w:r>
      <w:r>
        <w:t xml:space="preserve">Are you sure? </w:t>
      </w:r>
      <w:r w:rsidR="00315ACC">
        <w:t xml:space="preserve">I have the paper open here and it says 10% attenuation from zooplankton feeding on particles </w:t>
      </w:r>
    </w:p>
  </w:comment>
  <w:comment w:id="35" w:author="Clara Fuchsman" w:date="2021-05-13T13:36:00Z" w:initials="CF">
    <w:p w14:paraId="009D4D12" w14:textId="76BF86D2" w:rsidR="00315ACC" w:rsidRDefault="00315ACC">
      <w:pPr>
        <w:pStyle w:val="CommentText"/>
      </w:pPr>
      <w:r>
        <w:rPr>
          <w:rStyle w:val="CommentReference"/>
        </w:rPr>
        <w:annotationRef/>
      </w:r>
      <w:r>
        <w:t>Roullier et al 2014</w:t>
      </w:r>
    </w:p>
  </w:comment>
  <w:comment w:id="36" w:author="Clara Fuchsman" w:date="2021-05-13T13:37:00Z" w:initials="CF">
    <w:p w14:paraId="2BBC3BAB" w14:textId="5A4F1C48" w:rsidR="00B42C8F" w:rsidRDefault="00B42C8F">
      <w:pPr>
        <w:pStyle w:val="CommentText"/>
      </w:pPr>
      <w:r>
        <w:rPr>
          <w:rStyle w:val="CommentReference"/>
        </w:rPr>
        <w:annotationRef/>
      </w:r>
      <w:r>
        <w:t xml:space="preserve">Can we use the actual papers instead of this </w:t>
      </w:r>
      <w:r>
        <w:t>review. I hate this review. It is fundamentally incorrect.</w:t>
      </w:r>
    </w:p>
    <w:p w14:paraId="25171B91" w14:textId="5A8282D9" w:rsidR="00B42C8F" w:rsidRDefault="00B42C8F">
      <w:pPr>
        <w:pStyle w:val="CommentText"/>
      </w:pPr>
      <w:r>
        <w:t xml:space="preserve">Ito et al 2017, Ito et al 2016, and </w:t>
      </w:r>
      <w:r>
        <w:t>Schmitko et al 2017</w:t>
      </w:r>
    </w:p>
  </w:comment>
  <w:comment w:id="37" w:author="Clara Fuchsman" w:date="2021-05-13T14:10:00Z" w:initials="CF">
    <w:p w14:paraId="29383E9B" w14:textId="657884B1" w:rsidR="007262B8" w:rsidRDefault="007262B8">
      <w:pPr>
        <w:pStyle w:val="CommentText"/>
      </w:pPr>
      <w:r>
        <w:rPr>
          <w:rStyle w:val="CommentReference"/>
        </w:rPr>
        <w:annotationRef/>
      </w:r>
      <w:r>
        <w:t>Seemed repetitive with the previous paragraph</w:t>
      </w:r>
    </w:p>
  </w:comment>
  <w:comment w:id="45" w:author="Clara Fuchsman" w:date="2021-05-13T22:45:00Z" w:initials="CF">
    <w:p w14:paraId="246B00AB" w14:textId="0303B3E0" w:rsidR="00B3090F" w:rsidRDefault="00B3090F">
      <w:pPr>
        <w:pStyle w:val="CommentText"/>
      </w:pPr>
      <w:r>
        <w:rPr>
          <w:rStyle w:val="CommentReference"/>
        </w:rPr>
        <w:annotationRef/>
      </w:r>
      <w:r>
        <w:t xml:space="preserve">This isn’t in your reference section. </w:t>
      </w:r>
    </w:p>
  </w:comment>
  <w:comment w:id="47" w:author="Clara Fuchsman" w:date="2021-05-13T14:17:00Z" w:initials="CF">
    <w:p w14:paraId="418F8AB3" w14:textId="751C824C" w:rsidR="007262B8" w:rsidRDefault="007262B8">
      <w:pPr>
        <w:pStyle w:val="CommentText"/>
      </w:pPr>
      <w:r>
        <w:rPr>
          <w:rStyle w:val="CommentReference"/>
        </w:rPr>
        <w:annotationRef/>
      </w:r>
      <w:r>
        <w:t xml:space="preserve">Not sure this necessary. Slightly awkward in the middle of the questions. </w:t>
      </w:r>
    </w:p>
  </w:comment>
  <w:comment w:id="60" w:author="Clara Fuchsman" w:date="2021-05-13T14:21:00Z" w:initials="CF">
    <w:p w14:paraId="6ABB31F0" w14:textId="1D73466E" w:rsidR="001A5B17" w:rsidRDefault="001A5B17">
      <w:pPr>
        <w:pStyle w:val="CommentText"/>
      </w:pPr>
      <w:r>
        <w:rPr>
          <w:rStyle w:val="CommentReference"/>
        </w:rPr>
        <w:annotationRef/>
      </w:r>
      <w:r>
        <w:t xml:space="preserve">This was on purpose not a malfunction. They wanted a longer collection for the deep waters. And no incubations occurred or was meant to occur. </w:t>
      </w:r>
    </w:p>
    <w:p w14:paraId="3B7F5AF2" w14:textId="46F28CA7" w:rsidR="001A5B17" w:rsidRDefault="001A5B17">
      <w:pPr>
        <w:pStyle w:val="CommentText"/>
      </w:pPr>
      <w:r>
        <w:t xml:space="preserve">FYI: that means there is no rate data from the deep which is annoying to me. </w:t>
      </w:r>
    </w:p>
  </w:comment>
  <w:comment w:id="74" w:author="Clara Fuchsman" w:date="2021-05-13T14:27:00Z" w:initials="CF">
    <w:p w14:paraId="01F94D99" w14:textId="0BCE8EAB" w:rsidR="001A5B17" w:rsidRDefault="001A5B17">
      <w:pPr>
        <w:pStyle w:val="CommentText"/>
      </w:pPr>
      <w:r>
        <w:rPr>
          <w:rStyle w:val="CommentReference"/>
        </w:rPr>
        <w:annotationRef/>
      </w:r>
      <w:r>
        <w:t>??????</w:t>
      </w:r>
    </w:p>
  </w:comment>
  <w:comment w:id="154" w:author="Clara Fuchsman" w:date="2021-05-13T16:31:00Z" w:initials="CF">
    <w:p w14:paraId="0C243C77" w14:textId="7C381312" w:rsidR="00913083" w:rsidRDefault="00913083">
      <w:pPr>
        <w:pStyle w:val="CommentText"/>
      </w:pPr>
      <w:r>
        <w:rPr>
          <w:rStyle w:val="CommentReference"/>
        </w:rPr>
        <w:annotationRef/>
      </w:r>
      <w:r>
        <w:t>This is a little confusing</w:t>
      </w:r>
    </w:p>
  </w:comment>
  <w:comment w:id="155" w:author="Jacob Cram" w:date="2021-05-15T15:29:00Z" w:initials="JC">
    <w:p w14:paraId="3FFE7608" w14:textId="77777777" w:rsidR="00C92D2E" w:rsidRDefault="00C92D2E" w:rsidP="00D05033">
      <w:pPr>
        <w:pStyle w:val="CommentText"/>
      </w:pPr>
      <w:r>
        <w:rPr>
          <w:rStyle w:val="CommentReference"/>
        </w:rPr>
        <w:annotationRef/>
      </w:r>
      <w:r>
        <w:t>Run this by clara.</w:t>
      </w:r>
    </w:p>
  </w:comment>
  <w:comment w:id="185" w:author="Clara Fuchsman" w:date="2021-05-13T21:59:00Z" w:initials="CF">
    <w:p w14:paraId="71F56216" w14:textId="2002DE02" w:rsidR="005F35A0" w:rsidRDefault="005F35A0" w:rsidP="00C92D2E">
      <w:pPr>
        <w:pStyle w:val="CommentText"/>
      </w:pPr>
      <w:r>
        <w:rPr>
          <w:rStyle w:val="CommentReference"/>
        </w:rPr>
        <w:annotationRef/>
      </w:r>
      <w:r>
        <w:t>Maybe choose a different word than depth. Detail?</w:t>
      </w:r>
    </w:p>
  </w:comment>
  <w:comment w:id="191" w:author="Clara Fuchsman" w:date="2021-05-13T22:06:00Z" w:initials="CF">
    <w:p w14:paraId="543B7D98" w14:textId="093D291B" w:rsidR="009C79F1" w:rsidRDefault="009C79F1">
      <w:pPr>
        <w:pStyle w:val="CommentText"/>
      </w:pPr>
      <w:r>
        <w:rPr>
          <w:rStyle w:val="CommentReference"/>
        </w:rPr>
        <w:annotationRef/>
      </w:r>
      <w:r>
        <w:t>Is this likely? Tell us what you think?</w:t>
      </w:r>
    </w:p>
  </w:comment>
  <w:comment w:id="202" w:author="Clara Fuchsman" w:date="2021-05-13T22:09:00Z" w:initials="CF">
    <w:p w14:paraId="68482471" w14:textId="214C252D" w:rsidR="009C79F1" w:rsidRDefault="009C79F1">
      <w:pPr>
        <w:pStyle w:val="CommentText"/>
      </w:pPr>
      <w:r>
        <w:rPr>
          <w:rStyle w:val="CommentReference"/>
        </w:rPr>
        <w:annotationRef/>
      </w:r>
      <w:r>
        <w:t>Wishner et al 2018 is also about the lower boundary in the ETNP</w:t>
      </w:r>
    </w:p>
  </w:comment>
  <w:comment w:id="203" w:author="Clara Fuchsman" w:date="2021-05-13T22:44:00Z" w:initials="CF">
    <w:p w14:paraId="3C6131E4" w14:textId="039BDE17" w:rsidR="00A250C2" w:rsidRDefault="00A250C2">
      <w:pPr>
        <w:pStyle w:val="CommentText"/>
      </w:pPr>
      <w:r>
        <w:rPr>
          <w:rStyle w:val="CommentReference"/>
        </w:rPr>
        <w:annotationRef/>
      </w:r>
      <w:r>
        <w:t>This isn’t in your reference section</w:t>
      </w:r>
    </w:p>
  </w:comment>
  <w:comment w:id="204" w:author="Clara Fuchsman" w:date="2021-05-13T22:07:00Z" w:initials="CF">
    <w:p w14:paraId="0A5EAB7B" w14:textId="4EC3D80C" w:rsidR="009C79F1" w:rsidRDefault="009C79F1">
      <w:pPr>
        <w:pStyle w:val="CommentText"/>
      </w:pPr>
      <w:r>
        <w:rPr>
          <w:rStyle w:val="CommentReference"/>
        </w:rPr>
        <w:annotationRef/>
      </w:r>
      <w:r>
        <w:t>Iron particles? why would there be in situ formation of small particles? and where is the horizontal advection coming from?</w:t>
      </w:r>
    </w:p>
  </w:comment>
  <w:comment w:id="221" w:author="Clara Fuchsman" w:date="2021-05-13T22:19:00Z" w:initials="CF">
    <w:p w14:paraId="26AA649A" w14:textId="1F693B1F" w:rsidR="00107BA2" w:rsidRDefault="00107BA2">
      <w:pPr>
        <w:pStyle w:val="CommentText"/>
      </w:pPr>
      <w:r>
        <w:rPr>
          <w:rStyle w:val="CommentReference"/>
        </w:rPr>
        <w:annotationRef/>
      </w:r>
      <w:r>
        <w:t xml:space="preserve"> evidence? </w:t>
      </w:r>
    </w:p>
  </w:comment>
  <w:comment w:id="222" w:author="Jacob Cram" w:date="2021-05-15T16:03:00Z" w:initials="JC">
    <w:p w14:paraId="32CC6657" w14:textId="77777777" w:rsidR="00537C42" w:rsidRDefault="00537C42" w:rsidP="00C46959">
      <w:pPr>
        <w:pStyle w:val="CommentText"/>
      </w:pPr>
      <w:r>
        <w:rPr>
          <w:rStyle w:val="CommentReference"/>
        </w:rPr>
        <w:annotationRef/>
      </w:r>
      <w:r>
        <w:t>Run by clara.</w:t>
      </w:r>
    </w:p>
  </w:comment>
  <w:comment w:id="211" w:author="Clara Fuchsman" w:date="2021-05-13T22:14:00Z" w:initials="CF">
    <w:p w14:paraId="483458B1" w14:textId="667EE05C" w:rsidR="009C79F1" w:rsidRDefault="009C79F1" w:rsidP="00537C42">
      <w:pPr>
        <w:pStyle w:val="CommentText"/>
      </w:pPr>
      <w:r>
        <w:rPr>
          <w:rStyle w:val="CommentReference"/>
        </w:rPr>
        <w:annotationRef/>
      </w:r>
      <w:r>
        <w:t>Something is wrong with this sentence</w:t>
      </w:r>
      <w:r w:rsidR="00107BA2">
        <w:t xml:space="preserve">. I do not understand it. Are you trying to say that the AAIW may have nanomolar concentrations of oxygen? </w:t>
      </w:r>
    </w:p>
  </w:comment>
  <w:comment w:id="229" w:author="Clara Fuchsman" w:date="2021-05-13T22:22:00Z" w:initials="CF">
    <w:p w14:paraId="6C6CD119" w14:textId="22AB4455" w:rsidR="00107BA2" w:rsidRDefault="00107BA2">
      <w:pPr>
        <w:pStyle w:val="CommentText"/>
      </w:pPr>
      <w:r>
        <w:rPr>
          <w:rStyle w:val="CommentReference"/>
        </w:rPr>
        <w:annotationRef/>
      </w:r>
      <w:r>
        <w:t>This seems like a strange thing to say without a reason to say it.</w:t>
      </w:r>
    </w:p>
  </w:comment>
  <w:comment w:id="238" w:author="Clara Fuchsman" w:date="2021-05-13T22:32:00Z" w:initials="CF">
    <w:p w14:paraId="5694DD4A" w14:textId="3E32E60C" w:rsidR="00B22615" w:rsidRDefault="00B22615">
      <w:pPr>
        <w:pStyle w:val="CommentText"/>
      </w:pPr>
      <w:r>
        <w:rPr>
          <w:rStyle w:val="CommentReference"/>
        </w:rPr>
        <w:annotationRef/>
      </w:r>
      <w:r>
        <w:t>I usually cite De Vries et al 2012 for ETNP residence times</w:t>
      </w:r>
    </w:p>
  </w:comment>
  <w:comment w:id="244" w:author="Clara Fuchsman" w:date="2021-05-13T22:21:00Z" w:initials="CF">
    <w:p w14:paraId="41060C61" w14:textId="3D687C14" w:rsidR="00107BA2" w:rsidRDefault="00107BA2">
      <w:pPr>
        <w:pStyle w:val="CommentText"/>
      </w:pPr>
      <w:r>
        <w:rPr>
          <w:rStyle w:val="CommentReference"/>
        </w:rPr>
        <w:annotationRef/>
      </w:r>
      <w:r>
        <w:t xml:space="preserve">Provide proof for this statement. STOX sensor found them all to be &lt;2 nM O2. </w:t>
      </w:r>
    </w:p>
  </w:comment>
  <w:comment w:id="245" w:author="Clara Fuchsman" w:date="2021-05-13T22:25:00Z" w:initials="CF">
    <w:p w14:paraId="26C7822A" w14:textId="61211939" w:rsidR="00B22615" w:rsidRDefault="00B22615">
      <w:pPr>
        <w:pStyle w:val="CommentText"/>
      </w:pPr>
      <w:r>
        <w:rPr>
          <w:rStyle w:val="CommentReference"/>
        </w:rPr>
        <w:annotationRef/>
      </w:r>
      <w:r>
        <w:t xml:space="preserve">Alternatively </w:t>
      </w:r>
      <w:r>
        <w:t xml:space="preserve">optodes could have a pressure effect. Larsen is an optode. </w:t>
      </w:r>
    </w:p>
  </w:comment>
  <w:comment w:id="253" w:author="Clara Fuchsman" w:date="2021-05-13T22:37:00Z" w:initials="CF">
    <w:p w14:paraId="6D648B5A" w14:textId="5D79B097" w:rsidR="00A250C2" w:rsidRDefault="00A250C2">
      <w:pPr>
        <w:pStyle w:val="CommentText"/>
      </w:pPr>
      <w:r>
        <w:rPr>
          <w:rStyle w:val="CommentReference"/>
        </w:rPr>
        <w:annotationRef/>
      </w:r>
      <w:r>
        <w:t>I am not quite following this sentence</w:t>
      </w:r>
    </w:p>
  </w:comment>
  <w:comment w:id="261" w:author="Clara Fuchsman" w:date="2021-05-13T22:38:00Z" w:initials="CF">
    <w:p w14:paraId="2078714A" w14:textId="2A6997D6" w:rsidR="00A250C2" w:rsidRDefault="00A250C2">
      <w:pPr>
        <w:pStyle w:val="CommentText"/>
      </w:pPr>
      <w:r>
        <w:rPr>
          <w:rStyle w:val="CommentReference"/>
        </w:rPr>
        <w:annotationRef/>
      </w:r>
      <w:r>
        <w:t>????????</w:t>
      </w:r>
    </w:p>
  </w:comment>
  <w:comment w:id="262" w:author="Jacob Cram" w:date="2021-05-15T16:13:00Z" w:initials="JC">
    <w:p w14:paraId="7C324727" w14:textId="77777777" w:rsidR="009A6364" w:rsidRDefault="009A6364" w:rsidP="00520B05">
      <w:pPr>
        <w:pStyle w:val="CommentText"/>
      </w:pPr>
      <w:r>
        <w:rPr>
          <w:rStyle w:val="CommentReference"/>
        </w:rPr>
        <w:annotationRef/>
      </w:r>
      <w:r>
        <w:t>can I just delete this?</w:t>
      </w:r>
    </w:p>
  </w:comment>
  <w:comment w:id="274" w:author="Clara Fuchsman" w:date="2021-05-13T22:40:00Z" w:initials="CF">
    <w:p w14:paraId="6F7CBF49" w14:textId="2FE08D45" w:rsidR="00A250C2" w:rsidRDefault="00A250C2" w:rsidP="009A6364">
      <w:pPr>
        <w:pStyle w:val="CommentText"/>
      </w:pPr>
      <w:r>
        <w:rPr>
          <w:rStyle w:val="CommentReference"/>
        </w:rPr>
        <w:annotationRef/>
      </w:r>
      <w:r>
        <w:t>What two?</w:t>
      </w:r>
    </w:p>
  </w:comment>
  <w:comment w:id="276" w:author="Clara Fuchsman" w:date="2021-05-13T22:43:00Z" w:initials="CF">
    <w:p w14:paraId="5D197649" w14:textId="63AE9A45" w:rsidR="00A250C2" w:rsidRDefault="00A250C2">
      <w:pPr>
        <w:pStyle w:val="CommentText"/>
      </w:pPr>
      <w:r>
        <w:rPr>
          <w:rStyle w:val="CommentReference"/>
        </w:rPr>
        <w:annotationRef/>
      </w:r>
      <w:r>
        <w:t>This isn’t in your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5D4F08" w15:done="0"/>
  <w15:commentEx w15:paraId="009D4D12" w15:done="0"/>
  <w15:commentEx w15:paraId="25171B91" w15:done="0"/>
  <w15:commentEx w15:paraId="29383E9B" w15:done="0"/>
  <w15:commentEx w15:paraId="246B00AB" w15:done="0"/>
  <w15:commentEx w15:paraId="418F8AB3" w15:done="0"/>
  <w15:commentEx w15:paraId="3B7F5AF2" w15:done="0"/>
  <w15:commentEx w15:paraId="01F94D99" w15:done="0"/>
  <w15:commentEx w15:paraId="0C243C77" w15:done="0"/>
  <w15:commentEx w15:paraId="3FFE7608" w15:paraIdParent="0C243C77" w15:done="0"/>
  <w15:commentEx w15:paraId="71F56216" w15:done="0"/>
  <w15:commentEx w15:paraId="543B7D98" w15:done="0"/>
  <w15:commentEx w15:paraId="68482471" w15:done="0"/>
  <w15:commentEx w15:paraId="3C6131E4" w15:done="0"/>
  <w15:commentEx w15:paraId="0A5EAB7B" w15:done="0"/>
  <w15:commentEx w15:paraId="26AA649A" w15:done="0"/>
  <w15:commentEx w15:paraId="32CC6657" w15:paraIdParent="26AA649A" w15:done="0"/>
  <w15:commentEx w15:paraId="483458B1" w15:done="0"/>
  <w15:commentEx w15:paraId="6C6CD119" w15:done="0"/>
  <w15:commentEx w15:paraId="5694DD4A" w15:done="0"/>
  <w15:commentEx w15:paraId="41060C61" w15:done="0"/>
  <w15:commentEx w15:paraId="26C7822A" w15:done="0"/>
  <w15:commentEx w15:paraId="6D648B5A" w15:done="0"/>
  <w15:commentEx w15:paraId="2078714A" w15:done="0"/>
  <w15:commentEx w15:paraId="7C324727" w15:paraIdParent="2078714A" w15:done="0"/>
  <w15:commentEx w15:paraId="6F7CBF49" w15:done="0"/>
  <w15:commentEx w15:paraId="5D1976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7A6A6" w16cex:dateUtc="2021-05-13T17:22:00Z"/>
  <w16cex:commentExtensible w16cex:durableId="2447A9F1" w16cex:dateUtc="2021-05-13T17:36:00Z"/>
  <w16cex:commentExtensible w16cex:durableId="2447AA2A" w16cex:dateUtc="2021-05-13T17:37:00Z"/>
  <w16cex:commentExtensible w16cex:durableId="2447B1DE" w16cex:dateUtc="2021-05-13T18:10:00Z"/>
  <w16cex:commentExtensible w16cex:durableId="24482AA0" w16cex:dateUtc="2021-05-14T02:45:00Z"/>
  <w16cex:commentExtensible w16cex:durableId="2447B372" w16cex:dateUtc="2021-05-13T18:17:00Z"/>
  <w16cex:commentExtensible w16cex:durableId="2447B472" w16cex:dateUtc="2021-05-13T18:21:00Z"/>
  <w16cex:commentExtensible w16cex:durableId="2447B5DA" w16cex:dateUtc="2021-05-13T18:27:00Z"/>
  <w16cex:commentExtensible w16cex:durableId="2447D2F8" w16cex:dateUtc="2021-05-13T20:31:00Z"/>
  <w16cex:commentExtensible w16cex:durableId="244A6773" w16cex:dateUtc="2021-05-15T19:29:00Z"/>
  <w16cex:commentExtensible w16cex:durableId="24481FD3" w16cex:dateUtc="2021-05-14T01:59:00Z"/>
  <w16cex:commentExtensible w16cex:durableId="2448214D" w16cex:dateUtc="2021-05-14T02:06:00Z"/>
  <w16cex:commentExtensible w16cex:durableId="2448220B" w16cex:dateUtc="2021-05-14T02:09:00Z"/>
  <w16cex:commentExtensible w16cex:durableId="24482A5A" w16cex:dateUtc="2021-05-14T02:44:00Z"/>
  <w16cex:commentExtensible w16cex:durableId="244821B4" w16cex:dateUtc="2021-05-14T02:07:00Z"/>
  <w16cex:commentExtensible w16cex:durableId="2448247C" w16cex:dateUtc="2021-05-14T02:19:00Z"/>
  <w16cex:commentExtensible w16cex:durableId="244A6F54" w16cex:dateUtc="2021-05-15T20:03:00Z"/>
  <w16cex:commentExtensible w16cex:durableId="2448235F" w16cex:dateUtc="2021-05-14T02:14:00Z"/>
  <w16cex:commentExtensible w16cex:durableId="24482539" w16cex:dateUtc="2021-05-14T02:22:00Z"/>
  <w16cex:commentExtensible w16cex:durableId="24482770" w16cex:dateUtc="2021-05-14T02:32:00Z"/>
  <w16cex:commentExtensible w16cex:durableId="244824DC" w16cex:dateUtc="2021-05-14T02:21:00Z"/>
  <w16cex:commentExtensible w16cex:durableId="244825D6" w16cex:dateUtc="2021-05-14T02:25:00Z"/>
  <w16cex:commentExtensible w16cex:durableId="244828A7" w16cex:dateUtc="2021-05-14T02:37:00Z"/>
  <w16cex:commentExtensible w16cex:durableId="244828E5" w16cex:dateUtc="2021-05-14T02:38:00Z"/>
  <w16cex:commentExtensible w16cex:durableId="244A71A4" w16cex:dateUtc="2021-05-15T20:13:00Z"/>
  <w16cex:commentExtensible w16cex:durableId="2448294A" w16cex:dateUtc="2021-05-14T02:40:00Z"/>
  <w16cex:commentExtensible w16cex:durableId="24482A02" w16cex:dateUtc="2021-05-14T02: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5D4F08" w16cid:durableId="2447A6A6"/>
  <w16cid:commentId w16cid:paraId="009D4D12" w16cid:durableId="2447A9F1"/>
  <w16cid:commentId w16cid:paraId="25171B91" w16cid:durableId="2447AA2A"/>
  <w16cid:commentId w16cid:paraId="29383E9B" w16cid:durableId="2447B1DE"/>
  <w16cid:commentId w16cid:paraId="246B00AB" w16cid:durableId="24482AA0"/>
  <w16cid:commentId w16cid:paraId="418F8AB3" w16cid:durableId="2447B372"/>
  <w16cid:commentId w16cid:paraId="3B7F5AF2" w16cid:durableId="2447B472"/>
  <w16cid:commentId w16cid:paraId="01F94D99" w16cid:durableId="2447B5DA"/>
  <w16cid:commentId w16cid:paraId="0C243C77" w16cid:durableId="2447D2F8"/>
  <w16cid:commentId w16cid:paraId="3FFE7608" w16cid:durableId="244A6773"/>
  <w16cid:commentId w16cid:paraId="71F56216" w16cid:durableId="24481FD3"/>
  <w16cid:commentId w16cid:paraId="543B7D98" w16cid:durableId="2448214D"/>
  <w16cid:commentId w16cid:paraId="68482471" w16cid:durableId="2448220B"/>
  <w16cid:commentId w16cid:paraId="3C6131E4" w16cid:durableId="24482A5A"/>
  <w16cid:commentId w16cid:paraId="0A5EAB7B" w16cid:durableId="244821B4"/>
  <w16cid:commentId w16cid:paraId="26AA649A" w16cid:durableId="2448247C"/>
  <w16cid:commentId w16cid:paraId="32CC6657" w16cid:durableId="244A6F54"/>
  <w16cid:commentId w16cid:paraId="483458B1" w16cid:durableId="2448235F"/>
  <w16cid:commentId w16cid:paraId="6C6CD119" w16cid:durableId="24482539"/>
  <w16cid:commentId w16cid:paraId="5694DD4A" w16cid:durableId="24482770"/>
  <w16cid:commentId w16cid:paraId="41060C61" w16cid:durableId="244824DC"/>
  <w16cid:commentId w16cid:paraId="26C7822A" w16cid:durableId="244825D6"/>
  <w16cid:commentId w16cid:paraId="6D648B5A" w16cid:durableId="244828A7"/>
  <w16cid:commentId w16cid:paraId="2078714A" w16cid:durableId="244828E5"/>
  <w16cid:commentId w16cid:paraId="7C324727" w16cid:durableId="244A71A4"/>
  <w16cid:commentId w16cid:paraId="6F7CBF49" w16cid:durableId="2448294A"/>
  <w16cid:commentId w16cid:paraId="5D197649" w16cid:durableId="24482A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613CD" w14:textId="77777777" w:rsidR="002015AD" w:rsidRDefault="002015AD">
      <w:pPr>
        <w:spacing w:after="0"/>
      </w:pPr>
      <w:r>
        <w:separator/>
      </w:r>
    </w:p>
  </w:endnote>
  <w:endnote w:type="continuationSeparator" w:id="0">
    <w:p w14:paraId="28DA3D03" w14:textId="77777777" w:rsidR="002015AD" w:rsidRDefault="002015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panose1 w:val="00000000000000000000"/>
    <w:charset w:val="00"/>
    <w:family w:val="roman"/>
    <w:notTrueType/>
    <w:pitch w:val="default"/>
  </w:font>
  <w:font w:name="AR PL SungtiL GB">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3" w14:textId="540EEFC1" w:rsidR="004D045E" w:rsidRDefault="004D045E">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2" w14:textId="53FC4446" w:rsidR="004D045E" w:rsidRDefault="004D045E">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1DED1" w14:textId="77777777" w:rsidR="002015AD" w:rsidRDefault="002015AD">
      <w:pPr>
        <w:spacing w:after="0"/>
      </w:pPr>
      <w:r>
        <w:separator/>
      </w:r>
    </w:p>
  </w:footnote>
  <w:footnote w:type="continuationSeparator" w:id="0">
    <w:p w14:paraId="237589B4" w14:textId="77777777" w:rsidR="002015AD" w:rsidRDefault="002015A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E13F6"/>
    <w:multiLevelType w:val="multilevel"/>
    <w:tmpl w:val="0F661F2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ra Fuchsman">
    <w15:presenceInfo w15:providerId="Windows Live" w15:userId="1523ea9eeb726afd"/>
  </w15:person>
  <w15:person w15:author="Jacob Cram">
    <w15:presenceInfo w15:providerId="Windows Live" w15:userId="88cdf0670b7003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E87"/>
    <w:rsid w:val="00053372"/>
    <w:rsid w:val="000703E1"/>
    <w:rsid w:val="000D0C72"/>
    <w:rsid w:val="000D7D0D"/>
    <w:rsid w:val="0010137C"/>
    <w:rsid w:val="00104E87"/>
    <w:rsid w:val="00107BA2"/>
    <w:rsid w:val="00132F5F"/>
    <w:rsid w:val="001A5B17"/>
    <w:rsid w:val="001F2172"/>
    <w:rsid w:val="002015AD"/>
    <w:rsid w:val="00230576"/>
    <w:rsid w:val="002922A3"/>
    <w:rsid w:val="002D151D"/>
    <w:rsid w:val="00304B9F"/>
    <w:rsid w:val="00315ACC"/>
    <w:rsid w:val="003B367B"/>
    <w:rsid w:val="003B6974"/>
    <w:rsid w:val="003C1A71"/>
    <w:rsid w:val="003D3B05"/>
    <w:rsid w:val="004A766D"/>
    <w:rsid w:val="004C1D61"/>
    <w:rsid w:val="004D045E"/>
    <w:rsid w:val="00537C42"/>
    <w:rsid w:val="00546A5D"/>
    <w:rsid w:val="005475B7"/>
    <w:rsid w:val="005A319B"/>
    <w:rsid w:val="005C5FA3"/>
    <w:rsid w:val="005C68C5"/>
    <w:rsid w:val="005E0393"/>
    <w:rsid w:val="005F35A0"/>
    <w:rsid w:val="006065A2"/>
    <w:rsid w:val="006932EA"/>
    <w:rsid w:val="006A6A8E"/>
    <w:rsid w:val="006E5628"/>
    <w:rsid w:val="00712F66"/>
    <w:rsid w:val="007262B8"/>
    <w:rsid w:val="007424E6"/>
    <w:rsid w:val="00750A5E"/>
    <w:rsid w:val="00777545"/>
    <w:rsid w:val="007B69A1"/>
    <w:rsid w:val="007D3102"/>
    <w:rsid w:val="008072AE"/>
    <w:rsid w:val="0082101C"/>
    <w:rsid w:val="008422C4"/>
    <w:rsid w:val="00870FBD"/>
    <w:rsid w:val="00911372"/>
    <w:rsid w:val="00911970"/>
    <w:rsid w:val="00913083"/>
    <w:rsid w:val="00914454"/>
    <w:rsid w:val="009942FC"/>
    <w:rsid w:val="009A3929"/>
    <w:rsid w:val="009A6364"/>
    <w:rsid w:val="009B2BA7"/>
    <w:rsid w:val="009C493F"/>
    <w:rsid w:val="009C79F1"/>
    <w:rsid w:val="009E1DA2"/>
    <w:rsid w:val="009E7DEC"/>
    <w:rsid w:val="00A250C2"/>
    <w:rsid w:val="00A35D9B"/>
    <w:rsid w:val="00A935E8"/>
    <w:rsid w:val="00B04B63"/>
    <w:rsid w:val="00B05390"/>
    <w:rsid w:val="00B22615"/>
    <w:rsid w:val="00B3090F"/>
    <w:rsid w:val="00B42C8F"/>
    <w:rsid w:val="00B61FFF"/>
    <w:rsid w:val="00B73EBD"/>
    <w:rsid w:val="00B87896"/>
    <w:rsid w:val="00B92929"/>
    <w:rsid w:val="00B945FB"/>
    <w:rsid w:val="00BF6DCA"/>
    <w:rsid w:val="00C66B70"/>
    <w:rsid w:val="00C92D2E"/>
    <w:rsid w:val="00CC1484"/>
    <w:rsid w:val="00CD1400"/>
    <w:rsid w:val="00CE44D1"/>
    <w:rsid w:val="00CF7CA5"/>
    <w:rsid w:val="00D26EBD"/>
    <w:rsid w:val="00D357C6"/>
    <w:rsid w:val="00D87184"/>
    <w:rsid w:val="00D95952"/>
    <w:rsid w:val="00DC428E"/>
    <w:rsid w:val="00E442E8"/>
    <w:rsid w:val="00EC3855"/>
    <w:rsid w:val="00F06FFB"/>
    <w:rsid w:val="00F71511"/>
    <w:rsid w:val="00F94AB5"/>
    <w:rsid w:val="00FF6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53D13"/>
  <w15:docId w15:val="{91DED72A-5DD2-4E58-B624-2463744F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US" w:bidi="ar-SA"/>
      </w:rPr>
    </w:rPrDefault>
    <w:pPrDefault>
      <w:pPr>
        <w:spacing w:after="1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506"/>
  </w:style>
  <w:style w:type="paragraph" w:styleId="Heading1">
    <w:name w:val="heading 1"/>
    <w:basedOn w:val="Normal"/>
    <w:next w:val="Normal"/>
    <w:uiPriority w:val="9"/>
    <w:qFormat/>
    <w:rsid w:val="005904C1"/>
    <w:pPr>
      <w:keepNext/>
      <w:keepLines/>
      <w:spacing w:before="100" w:after="40"/>
      <w:outlineLvl w:val="0"/>
    </w:pPr>
    <w:rPr>
      <w:b/>
      <w:i/>
      <w:sz w:val="36"/>
      <w:szCs w:val="36"/>
    </w:rPr>
  </w:style>
  <w:style w:type="paragraph" w:styleId="Heading2">
    <w:name w:val="heading 2"/>
    <w:basedOn w:val="Normal"/>
    <w:next w:val="Normal"/>
    <w:uiPriority w:val="9"/>
    <w:unhideWhenUsed/>
    <w:qFormat/>
    <w:pPr>
      <w:keepNext/>
      <w:keepLines/>
      <w:spacing w:before="60" w:after="40"/>
      <w:outlineLvl w:val="1"/>
    </w:pPr>
    <w:rPr>
      <w:b/>
      <w:sz w:val="28"/>
      <w:szCs w:val="28"/>
    </w:rPr>
  </w:style>
  <w:style w:type="paragraph" w:styleId="Heading3">
    <w:name w:val="heading 3"/>
    <w:basedOn w:val="Normal"/>
    <w:next w:val="Normal"/>
    <w:uiPriority w:val="9"/>
    <w:unhideWhenUsed/>
    <w:qFormat/>
    <w:rsid w:val="00E259D7"/>
    <w:pPr>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Bibliography">
    <w:name w:val="Bibliography"/>
    <w:basedOn w:val="Normal"/>
    <w:next w:val="Normal"/>
    <w:uiPriority w:val="37"/>
    <w:unhideWhenUsed/>
    <w:rsid w:val="00780114"/>
    <w:pPr>
      <w:tabs>
        <w:tab w:val="left" w:pos="624"/>
      </w:tabs>
      <w:spacing w:after="240"/>
      <w:ind w:left="624" w:hanging="624"/>
    </w:pPr>
  </w:style>
  <w:style w:type="paragraph" w:customStyle="1" w:styleId="FigureCaption">
    <w:name w:val="FigureCaption"/>
    <w:basedOn w:val="Normal"/>
    <w:link w:val="FigureCaptionChar"/>
    <w:qFormat/>
    <w:rsid w:val="00E442E8"/>
    <w:pPr>
      <w:spacing w:after="0"/>
    </w:pPr>
    <w:rPr>
      <w:rFonts w:ascii="Arial" w:hAnsi="Arial" w:cs="Arial"/>
    </w:rPr>
  </w:style>
  <w:style w:type="paragraph" w:customStyle="1" w:styleId="Hypothesis">
    <w:name w:val="Hypothesis"/>
    <w:basedOn w:val="Normal"/>
    <w:link w:val="HypothesisChar"/>
    <w:qFormat/>
    <w:rsid w:val="00C45989"/>
    <w:rPr>
      <w:b/>
    </w:rPr>
  </w:style>
  <w:style w:type="character" w:customStyle="1" w:styleId="FigureCaptionChar">
    <w:name w:val="FigureCaption Char"/>
    <w:basedOn w:val="DefaultParagraphFont"/>
    <w:link w:val="FigureCaption"/>
    <w:rsid w:val="00E442E8"/>
    <w:rPr>
      <w:rFonts w:ascii="Arial" w:hAnsi="Arial" w:cs="Arial"/>
    </w:rPr>
  </w:style>
  <w:style w:type="paragraph" w:customStyle="1" w:styleId="SubHypothesis">
    <w:name w:val="SubHypothesis"/>
    <w:basedOn w:val="Hypothesis"/>
    <w:link w:val="SubHypothesisChar"/>
    <w:qFormat/>
    <w:rsid w:val="00C45989"/>
    <w:pPr>
      <w:ind w:left="180"/>
    </w:pPr>
  </w:style>
  <w:style w:type="character" w:customStyle="1" w:styleId="HypothesisChar">
    <w:name w:val="Hypothesis Char"/>
    <w:basedOn w:val="DefaultParagraphFont"/>
    <w:link w:val="Hypothesis"/>
    <w:rsid w:val="00C45989"/>
    <w:rPr>
      <w:b/>
    </w:rPr>
  </w:style>
  <w:style w:type="character" w:styleId="CommentReference">
    <w:name w:val="annotation reference"/>
    <w:basedOn w:val="DefaultParagraphFont"/>
    <w:uiPriority w:val="99"/>
    <w:semiHidden/>
    <w:unhideWhenUsed/>
    <w:rsid w:val="006A14EB"/>
    <w:rPr>
      <w:sz w:val="16"/>
      <w:szCs w:val="16"/>
    </w:rPr>
  </w:style>
  <w:style w:type="character" w:customStyle="1" w:styleId="SubHypothesisChar">
    <w:name w:val="SubHypothesis Char"/>
    <w:basedOn w:val="HypothesisChar"/>
    <w:link w:val="SubHypothesis"/>
    <w:rsid w:val="00C45989"/>
    <w:rPr>
      <w:b/>
    </w:rPr>
  </w:style>
  <w:style w:type="paragraph" w:styleId="CommentText">
    <w:name w:val="annotation text"/>
    <w:basedOn w:val="Normal"/>
    <w:link w:val="CommentTextChar"/>
    <w:uiPriority w:val="99"/>
    <w:unhideWhenUsed/>
    <w:rsid w:val="006A14EB"/>
    <w:rPr>
      <w:sz w:val="20"/>
      <w:szCs w:val="20"/>
    </w:rPr>
  </w:style>
  <w:style w:type="character" w:customStyle="1" w:styleId="CommentTextChar">
    <w:name w:val="Comment Text Char"/>
    <w:basedOn w:val="DefaultParagraphFont"/>
    <w:link w:val="CommentText"/>
    <w:uiPriority w:val="99"/>
    <w:rsid w:val="006A14EB"/>
    <w:rPr>
      <w:sz w:val="20"/>
      <w:szCs w:val="20"/>
    </w:rPr>
  </w:style>
  <w:style w:type="paragraph" w:styleId="CommentSubject">
    <w:name w:val="annotation subject"/>
    <w:basedOn w:val="CommentText"/>
    <w:next w:val="CommentText"/>
    <w:link w:val="CommentSubjectChar"/>
    <w:uiPriority w:val="99"/>
    <w:semiHidden/>
    <w:unhideWhenUsed/>
    <w:rsid w:val="006A14EB"/>
    <w:rPr>
      <w:b/>
      <w:bCs/>
    </w:rPr>
  </w:style>
  <w:style w:type="character" w:customStyle="1" w:styleId="CommentSubjectChar">
    <w:name w:val="Comment Subject Char"/>
    <w:basedOn w:val="CommentTextChar"/>
    <w:link w:val="CommentSubject"/>
    <w:uiPriority w:val="99"/>
    <w:semiHidden/>
    <w:rsid w:val="006A14EB"/>
    <w:rPr>
      <w:b/>
      <w:bCs/>
      <w:sz w:val="20"/>
      <w:szCs w:val="20"/>
    </w:rPr>
  </w:style>
  <w:style w:type="paragraph" w:styleId="BalloonText">
    <w:name w:val="Balloon Text"/>
    <w:basedOn w:val="Normal"/>
    <w:link w:val="BalloonTextChar"/>
    <w:uiPriority w:val="99"/>
    <w:semiHidden/>
    <w:unhideWhenUsed/>
    <w:rsid w:val="006A14E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14EB"/>
    <w:rPr>
      <w:rFonts w:ascii="Segoe UI" w:hAnsi="Segoe UI" w:cs="Segoe UI"/>
      <w:sz w:val="18"/>
      <w:szCs w:val="18"/>
    </w:rPr>
  </w:style>
  <w:style w:type="character" w:styleId="Hyperlink">
    <w:name w:val="Hyperlink"/>
    <w:basedOn w:val="DefaultParagraphFont"/>
    <w:uiPriority w:val="99"/>
    <w:unhideWhenUsed/>
    <w:rsid w:val="00620196"/>
    <w:rPr>
      <w:color w:val="0000FF"/>
      <w:u w:val="single"/>
    </w:rPr>
  </w:style>
  <w:style w:type="character" w:styleId="FollowedHyperlink">
    <w:name w:val="FollowedHyperlink"/>
    <w:basedOn w:val="DefaultParagraphFont"/>
    <w:uiPriority w:val="99"/>
    <w:semiHidden/>
    <w:unhideWhenUsed/>
    <w:rsid w:val="00620196"/>
    <w:rPr>
      <w:color w:val="800080" w:themeColor="followedHyperlink"/>
      <w:u w:val="single"/>
    </w:rPr>
  </w:style>
  <w:style w:type="paragraph" w:styleId="ListParagraph">
    <w:name w:val="List Paragraph"/>
    <w:basedOn w:val="Normal"/>
    <w:uiPriority w:val="34"/>
    <w:qFormat/>
    <w:rsid w:val="00620196"/>
    <w:pPr>
      <w:ind w:left="720"/>
      <w:contextualSpacing/>
    </w:pPr>
  </w:style>
  <w:style w:type="paragraph" w:customStyle="1" w:styleId="Standard">
    <w:name w:val="Standard"/>
    <w:rsid w:val="00180E35"/>
    <w:pPr>
      <w:suppressAutoHyphens/>
      <w:autoSpaceDN w:val="0"/>
      <w:spacing w:after="0"/>
      <w:textAlignment w:val="baseline"/>
    </w:pPr>
    <w:rPr>
      <w:rFonts w:ascii="Liberation Serif" w:eastAsia="AR PL SungtiL GB" w:hAnsi="Liberation Serif" w:cs="Lohit Devanagari"/>
      <w:kern w:val="3"/>
      <w:sz w:val="24"/>
      <w:szCs w:val="24"/>
      <w:lang w:val="en-US" w:eastAsia="zh-CN" w:bidi="hi-IN"/>
    </w:rPr>
  </w:style>
  <w:style w:type="paragraph" w:styleId="Header">
    <w:name w:val="header"/>
    <w:basedOn w:val="Normal"/>
    <w:link w:val="HeaderChar"/>
    <w:uiPriority w:val="99"/>
    <w:unhideWhenUsed/>
    <w:rsid w:val="00FE71BA"/>
    <w:pPr>
      <w:tabs>
        <w:tab w:val="center" w:pos="4680"/>
        <w:tab w:val="right" w:pos="9360"/>
      </w:tabs>
      <w:spacing w:after="0"/>
    </w:pPr>
  </w:style>
  <w:style w:type="character" w:customStyle="1" w:styleId="HeaderChar">
    <w:name w:val="Header Char"/>
    <w:basedOn w:val="DefaultParagraphFont"/>
    <w:link w:val="Header"/>
    <w:uiPriority w:val="99"/>
    <w:rsid w:val="00FE71BA"/>
  </w:style>
  <w:style w:type="paragraph" w:styleId="Footer">
    <w:name w:val="footer"/>
    <w:basedOn w:val="Normal"/>
    <w:link w:val="FooterChar"/>
    <w:uiPriority w:val="99"/>
    <w:unhideWhenUsed/>
    <w:rsid w:val="00FE71BA"/>
    <w:pPr>
      <w:tabs>
        <w:tab w:val="center" w:pos="4680"/>
        <w:tab w:val="right" w:pos="9360"/>
      </w:tabs>
      <w:spacing w:after="0"/>
    </w:pPr>
  </w:style>
  <w:style w:type="character" w:customStyle="1" w:styleId="FooterChar">
    <w:name w:val="Footer Char"/>
    <w:basedOn w:val="DefaultParagraphFont"/>
    <w:link w:val="Footer"/>
    <w:uiPriority w:val="99"/>
    <w:rsid w:val="00FE71BA"/>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styleId="PlaceholderText">
    <w:name w:val="Placeholder Text"/>
    <w:basedOn w:val="DefaultParagraphFont"/>
    <w:uiPriority w:val="99"/>
    <w:semiHidden/>
    <w:rsid w:val="004D045E"/>
    <w:rPr>
      <w:color w:val="808080"/>
    </w:rPr>
  </w:style>
  <w:style w:type="paragraph" w:styleId="Caption">
    <w:name w:val="caption"/>
    <w:basedOn w:val="Normal"/>
    <w:next w:val="Normal"/>
    <w:uiPriority w:val="35"/>
    <w:unhideWhenUsed/>
    <w:qFormat/>
    <w:rsid w:val="0010137C"/>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9B2B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146/annurev.marine.010908.163904" TargetMode="External"/><Relationship Id="rId39" Type="http://schemas.openxmlformats.org/officeDocument/2006/relationships/hyperlink" Target="https://doi.org/10.1016/j.dsr.2008.05.014" TargetMode="External"/><Relationship Id="rId21" Type="http://schemas.openxmlformats.org/officeDocument/2006/relationships/hyperlink" Target="https://doi.org/10.1016/j.pocean.2009.07.039" TargetMode="External"/><Relationship Id="rId34" Type="http://schemas.openxmlformats.org/officeDocument/2006/relationships/hyperlink" Target="https://doi.org/10.1016/j.marchem.2015.02.011" TargetMode="External"/><Relationship Id="rId42" Type="http://schemas.openxmlformats.org/officeDocument/2006/relationships/hyperlink" Target="https://doi.org/10.1093/plankt/fbz004" TargetMode="External"/><Relationship Id="rId47" Type="http://schemas.openxmlformats.org/officeDocument/2006/relationships/hyperlink" Target="https://doi.org/10.1016/j.dsr.2006.12.011" TargetMode="External"/><Relationship Id="rId50" Type="http://schemas.openxmlformats.org/officeDocument/2006/relationships/hyperlink" Target="https://doi.org/10.3389/fmars.2020.00358" TargetMode="External"/><Relationship Id="rId55" Type="http://schemas.openxmlformats.org/officeDocument/2006/relationships/hyperlink" Target="https://doi.org/10.1093/plankt/fbu077" TargetMode="External"/><Relationship Id="rId63" Type="http://schemas.openxmlformats.org/officeDocument/2006/relationships/hyperlink" Target="https://doi.org/10.1007/s12526-010-0067-7" TargetMode="External"/><Relationship Id="rId68" Type="http://schemas.openxmlformats.org/officeDocument/2006/relationships/hyperlink" Target="https://doi.org/10.3389/fmars.2016.00022" TargetMode="External"/><Relationship Id="rId76" Type="http://schemas.openxmlformats.org/officeDocument/2006/relationships/hyperlink" Target="https://doi.org/10.1016/S0016-7037(01)00787-6" TargetMode="External"/><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doi.org/10.2307/40058255"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doi.org/10.1029/2017GB005710" TargetMode="External"/><Relationship Id="rId11" Type="http://schemas.microsoft.com/office/2018/08/relationships/commentsExtensible" Target="commentsExtensible.xml"/><Relationship Id="rId24" Type="http://schemas.openxmlformats.org/officeDocument/2006/relationships/hyperlink" Target="https://doi.org/10.1038/s41561-018-0081-0" TargetMode="External"/><Relationship Id="rId32" Type="http://schemas.openxmlformats.org/officeDocument/2006/relationships/hyperlink" Target="https://doi.org/10.5194/bgd-11-3653-2014" TargetMode="External"/><Relationship Id="rId37" Type="http://schemas.openxmlformats.org/officeDocument/2006/relationships/hyperlink" Target="https://doi.org/10.1038/s41396-019-0452-6" TargetMode="External"/><Relationship Id="rId40" Type="http://schemas.openxmlformats.org/officeDocument/2006/relationships/hyperlink" Target="https://doi.org/10.1016/j.dsr.2008.08.003" TargetMode="External"/><Relationship Id="rId45" Type="http://schemas.openxmlformats.org/officeDocument/2006/relationships/hyperlink" Target="https://doi.org/10.1002/2016GL068871" TargetMode="External"/><Relationship Id="rId53" Type="http://schemas.openxmlformats.org/officeDocument/2006/relationships/hyperlink" Target="https://doi.org/10.1146/annurev-marine-120709-142814" TargetMode="External"/><Relationship Id="rId58" Type="http://schemas.openxmlformats.org/officeDocument/2006/relationships/hyperlink" Target="https://doi.org/10.3389/fmicb.2014.00543" TargetMode="External"/><Relationship Id="rId66" Type="http://schemas.openxmlformats.org/officeDocument/2006/relationships/hyperlink" Target="https://doi.org/10.1007/s00227-014-2475-x" TargetMode="External"/><Relationship Id="rId74" Type="http://schemas.openxmlformats.org/officeDocument/2006/relationships/hyperlink" Target="https://doi.org/10.3389/fmars.2019.00397" TargetMode="External"/><Relationship Id="rId79" Type="http://schemas.openxmlformats.org/officeDocument/2006/relationships/hyperlink" Target="https://doi.org/10.1016/j.dsr.2013.05.012" TargetMode="External"/><Relationship Id="rId5" Type="http://schemas.openxmlformats.org/officeDocument/2006/relationships/webSettings" Target="webSettings.xml"/><Relationship Id="rId61" Type="http://schemas.openxmlformats.org/officeDocument/2006/relationships/hyperlink" Target="https://doi.org/10.1016/j.pocean.2006.03.012" TargetMode="External"/><Relationship Id="rId82" Type="http://schemas.openxmlformats.org/officeDocument/2006/relationships/footer" Target="footer2.xml"/><Relationship Id="rId19" Type="http://schemas.openxmlformats.org/officeDocument/2006/relationships/hyperlink" Target="https://github.com/cramjaco/POMZ-ETNP-UVP-2017"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1029/2018GB005983" TargetMode="External"/><Relationship Id="rId27" Type="http://schemas.openxmlformats.org/officeDocument/2006/relationships/hyperlink" Target="https://doi.org/10.5194/bg-14-177-2017" TargetMode="External"/><Relationship Id="rId30" Type="http://schemas.openxmlformats.org/officeDocument/2006/relationships/hyperlink" Target="https://doi.org/10.1126/science.1252332" TargetMode="External"/><Relationship Id="rId35" Type="http://schemas.openxmlformats.org/officeDocument/2006/relationships/hyperlink" Target="https://doi.org/10.1002/lno.11412" TargetMode="External"/><Relationship Id="rId43" Type="http://schemas.openxmlformats.org/officeDocument/2006/relationships/hyperlink" Target="https://doi.org/10.1093/plankt/18.2.163" TargetMode="External"/><Relationship Id="rId48" Type="http://schemas.openxmlformats.org/officeDocument/2006/relationships/hyperlink" Target="https://doi.org/10.4319/lo.2007.52.3.0975" TargetMode="External"/><Relationship Id="rId56" Type="http://schemas.openxmlformats.org/officeDocument/2006/relationships/hyperlink" Target="https://doi.org/10.4319/lo.2010.55.5.2085" TargetMode="External"/><Relationship Id="rId64" Type="http://schemas.openxmlformats.org/officeDocument/2006/relationships/hyperlink" Target="https://doi.org/10.1126/science.abc6035" TargetMode="External"/><Relationship Id="rId69" Type="http://schemas.openxmlformats.org/officeDocument/2006/relationships/hyperlink" Target="https://doi.org/10.1016/S0967-0637(99)00052-7" TargetMode="External"/><Relationship Id="rId77" Type="http://schemas.openxmlformats.org/officeDocument/2006/relationships/hyperlink" Target="https://doi.org/10.3389/feart.2020.00376" TargetMode="External"/><Relationship Id="rId8" Type="http://schemas.openxmlformats.org/officeDocument/2006/relationships/comments" Target="comments.xml"/><Relationship Id="rId51" Type="http://schemas.openxmlformats.org/officeDocument/2006/relationships/hyperlink" Target="https://doi.org/10.1038/ngeo3042" TargetMode="External"/><Relationship Id="rId72" Type="http://schemas.openxmlformats.org/officeDocument/2006/relationships/hyperlink" Target="https://doi.org/10.1126/science.1153847" TargetMode="External"/><Relationship Id="rId80" Type="http://schemas.openxmlformats.org/officeDocument/2006/relationships/hyperlink" Target="https://doi.org/10.1016/j.dsr2.2019.04.012"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1126/science.aam7240" TargetMode="External"/><Relationship Id="rId33" Type="http://schemas.openxmlformats.org/officeDocument/2006/relationships/hyperlink" Target="https://doi.org/10.1016/S0967-0637(99)00105-3" TargetMode="External"/><Relationship Id="rId38" Type="http://schemas.openxmlformats.org/officeDocument/2006/relationships/hyperlink" Target="https://doi.org/10.1146/annurev-marine-120710-100849" TargetMode="External"/><Relationship Id="rId46" Type="http://schemas.openxmlformats.org/officeDocument/2006/relationships/hyperlink" Target="https://doi.org/10.1016/S0967-0645(01)00100-X" TargetMode="External"/><Relationship Id="rId59" Type="http://schemas.openxmlformats.org/officeDocument/2006/relationships/hyperlink" Target="https://doi.org/10.3354/meps09985" TargetMode="External"/><Relationship Id="rId67" Type="http://schemas.openxmlformats.org/officeDocument/2006/relationships/hyperlink" Target="https://doi.org/10.1073/pnas.1818349116" TargetMode="External"/><Relationship Id="rId20" Type="http://schemas.openxmlformats.org/officeDocument/2006/relationships/hyperlink" Target="https://doi.org/10.1121/1.4744207" TargetMode="External"/><Relationship Id="rId41" Type="http://schemas.openxmlformats.org/officeDocument/2006/relationships/hyperlink" Target="https://doi.org/10.1007/978-94-017-2276-6_18" TargetMode="External"/><Relationship Id="rId54" Type="http://schemas.openxmlformats.org/officeDocument/2006/relationships/hyperlink" Target="https://doi.org/10.1002/lom3.10126" TargetMode="External"/><Relationship Id="rId62" Type="http://schemas.openxmlformats.org/officeDocument/2006/relationships/hyperlink" Target="https://doi.org/10.4319/lom.2010.8.462" TargetMode="External"/><Relationship Id="rId70" Type="http://schemas.openxmlformats.org/officeDocument/2006/relationships/hyperlink" Target="https://doi.org/10.1146/annurev-marine-010814-015924" TargetMode="External"/><Relationship Id="rId75" Type="http://schemas.openxmlformats.org/officeDocument/2006/relationships/hyperlink" Target="https://doi.org/10.1016/j.pocean.2014.08.005"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oi.org/10.1038/ngeo1837" TargetMode="External"/><Relationship Id="rId28" Type="http://schemas.openxmlformats.org/officeDocument/2006/relationships/hyperlink" Target="https://doi.org/10.1016/j.dsr.2009.10.005" TargetMode="External"/><Relationship Id="rId36" Type="http://schemas.openxmlformats.org/officeDocument/2006/relationships/hyperlink" Target="https://doi.org/10.1029/2001GB001722" TargetMode="External"/><Relationship Id="rId49" Type="http://schemas.openxmlformats.org/officeDocument/2006/relationships/hyperlink" Target="https://doi.org/http://dx.doi.org/10.5194/bg-13-2077-2016" TargetMode="External"/><Relationship Id="rId57" Type="http://schemas.openxmlformats.org/officeDocument/2006/relationships/hyperlink" Target="https://doi.org/10.4319/lol.2014.sneuer.miversen.gfischer.9" TargetMode="External"/><Relationship Id="rId10" Type="http://schemas.microsoft.com/office/2016/09/relationships/commentsIds" Target="commentsIds.xml"/><Relationship Id="rId31" Type="http://schemas.openxmlformats.org/officeDocument/2006/relationships/hyperlink" Target="https://doi.org/10.1002/2016GB005551" TargetMode="External"/><Relationship Id="rId44" Type="http://schemas.openxmlformats.org/officeDocument/2006/relationships/hyperlink" Target="https://doi.org/10.1093/plankt/fbi025" TargetMode="External"/><Relationship Id="rId52" Type="http://schemas.openxmlformats.org/officeDocument/2006/relationships/hyperlink" Target="https://doi.org/10.1038/ngeo612" TargetMode="External"/><Relationship Id="rId60" Type="http://schemas.openxmlformats.org/officeDocument/2006/relationships/hyperlink" Target="https://doi.org/10.1073/pnas.1901863116" TargetMode="External"/><Relationship Id="rId65" Type="http://schemas.openxmlformats.org/officeDocument/2006/relationships/hyperlink" Target="https://doi.org/10.1038/s41598-020-73702-z" TargetMode="External"/><Relationship Id="rId73" Type="http://schemas.openxmlformats.org/officeDocument/2006/relationships/hyperlink" Target="https://doi.org/10.1029/2018GB005968" TargetMode="External"/><Relationship Id="rId78" Type="http://schemas.openxmlformats.org/officeDocument/2006/relationships/hyperlink" Target="https://doi.org/10.1016/j.dsr2.2008.04.019" TargetMode="External"/><Relationship Id="rId8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Te9BnVzFkc7bhqGJSfzmVVlZmA==">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2923</TotalTime>
  <Pages>25</Pages>
  <Words>61615</Words>
  <Characters>351212</Characters>
  <Application>Microsoft Office Word</Application>
  <DocSecurity>0</DocSecurity>
  <Lines>2926</Lines>
  <Paragraphs>824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 A. Cram</dc:creator>
  <cp:lastModifiedBy>Jacob Cram</cp:lastModifiedBy>
  <cp:revision>39</cp:revision>
  <dcterms:created xsi:type="dcterms:W3CDTF">2021-04-07T18:02:00Z</dcterms:created>
  <dcterms:modified xsi:type="dcterms:W3CDTF">2021-05-15T20:19:00Z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id="kQTbQxOS"/&gt;&lt;style id="http://www.zotero.org/styles/american-geophysical-union" hasBibliography="1" bibliographyStyleHasBeenSet="0"/&gt;&lt;prefs&gt;&lt;pref name="fieldType" value="Field"/&gt;&lt;pref name="auto</vt:lpwstr>
  </property>
  <property fmtid="{D5CDD505-2E9C-101B-9397-08002B2CF9AE}" pid="3" name="ZOTERO_PREF_2">
    <vt:lpwstr>maticJournalAbbreviations" value="true"/&gt;&lt;/prefs&gt;&lt;/data&gt;</vt:lpwstr>
  </property>
</Properties>
</file>