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pPr>
        <w:pStyle w:val="Heading1"/>
      </w:pPr>
      <w:bookmarkStart w:id="4" w:name="bookmark=id.30j0zll" w:colFirst="0" w:colLast="0"/>
      <w:bookmarkEnd w:id="4"/>
      <w:r>
        <w:t>Key Points</w:t>
      </w:r>
    </w:p>
    <w:p w14:paraId="00000010" w14:textId="386BAEE9" w:rsidR="00104E87" w:rsidRDefault="004D045E">
      <w:pPr>
        <w:numPr>
          <w:ilvl w:val="0"/>
          <w:numId w:val="1"/>
        </w:numPr>
      </w:pPr>
      <w:r>
        <w:t>The upper mesopelagic of the oligotrophic Eastern Tropical North Pacific Oxygen Deficient Zone (ODZ) has low flux attenuation</w:t>
      </w:r>
      <w:r w:rsidR="00A35D9B">
        <w:t>.</w:t>
      </w:r>
    </w:p>
    <w:p w14:paraId="00000011" w14:textId="192AD5DF" w:rsidR="00104E87" w:rsidRDefault="004D045E">
      <w:pPr>
        <w:numPr>
          <w:ilvl w:val="0"/>
          <w:numId w:val="1"/>
        </w:numPr>
      </w:pPr>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pPr>
        <w:numPr>
          <w:ilvl w:val="0"/>
          <w:numId w:val="1"/>
        </w:numPr>
      </w:pPr>
      <w:r>
        <w:t>Zooplankton appear to transport organic matter into, and disaggregate particles within, the ODZ above 500</w:t>
      </w:r>
      <w:r w:rsidR="007B69A1">
        <w:t xml:space="preserve"> </w:t>
      </w:r>
      <w:r>
        <w:t>m.</w:t>
      </w:r>
    </w:p>
    <w:p w14:paraId="00000013" w14:textId="3B807E94" w:rsidR="00104E87" w:rsidRDefault="004D045E">
      <w:pPr>
        <w:pStyle w:val="Heading1"/>
      </w:pPr>
      <w:bookmarkStart w:id="5" w:name="bookmark=id.1fob9te" w:colFirst="0" w:colLast="0"/>
      <w:bookmarkEnd w:id="5"/>
      <w:r>
        <w:t>Abstract</w:t>
      </w:r>
    </w:p>
    <w:p w14:paraId="00000014" w14:textId="2E583F60" w:rsidR="00104E87" w:rsidRDefault="004D045E">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Default="004D045E">
      <w:pPr>
        <w:pStyle w:val="Heading1"/>
      </w:pPr>
      <w:bookmarkStart w:id="6" w:name="bookmark=id.3znysh7" w:colFirst="0" w:colLast="0"/>
      <w:bookmarkStart w:id="7" w:name="_heading=h.rb9bttvy2jac" w:colFirst="0" w:colLast="0"/>
      <w:bookmarkEnd w:id="6"/>
      <w:bookmarkEnd w:id="7"/>
      <w:r>
        <w:t>Plain Language Summary</w:t>
      </w:r>
    </w:p>
    <w:p w14:paraId="00000016" w14:textId="7DDF0C58" w:rsidR="00104E87" w:rsidRDefault="004D045E">
      <w:r>
        <w:t>Marine snow are microscopic particles that form in the surface of the ocean and sink into the deep ocean. Most of these particles are the remains of dead algae and feces of tiny animals (zooplankton). The deeper the particles sink into the ocean before microbes or animals eat them, the longer it takes before the carbon in those particles can return to the atmosphere. In parts of the ocean where there is very little oxygen</w:t>
      </w:r>
      <w:r w:rsidR="009C493F">
        <w:t>,</w:t>
      </w:r>
      <w:r>
        <w:t xml:space="preserve"> more particles sink to greater depths</w:t>
      </w:r>
      <w:r w:rsidR="009C493F">
        <w:t>,</w:t>
      </w:r>
      <w:r>
        <w:t xml:space="preserve"> for reasons that are not well-understood. We used an underwater camera to observe marine snow particles in a part of the ocean (just west of Mexico) where there is very </w:t>
      </w:r>
      <w:r>
        <w:lastRenderedPageBreak/>
        <w:t xml:space="preserve">limited oxygen at depth. We compared the observations to predictions from different computer simulations to see which simulations were most accurate. Our measurements suggest that one reason that particles sink to deeper depths here is because microbes consume the particles slowly when there is no oxygen. Meanwhile, </w:t>
      </w:r>
      <w:r w:rsidR="009C493F">
        <w:t>zooplankton</w:t>
      </w:r>
      <w:r>
        <w:t xml:space="preserve"> break large particles into smaller ones and produce fecal pellets in these low oxygen waters.</w:t>
      </w:r>
    </w:p>
    <w:p w14:paraId="00000017" w14:textId="77777777" w:rsidR="00104E87" w:rsidRDefault="004D045E">
      <w:pPr>
        <w:pStyle w:val="Heading1"/>
      </w:pPr>
      <w:bookmarkStart w:id="8" w:name="bookmark=id.2et92p0" w:colFirst="0" w:colLast="0"/>
      <w:bookmarkEnd w:id="8"/>
      <w:r>
        <w:t>Introduction</w:t>
      </w:r>
    </w:p>
    <w:p w14:paraId="00000018" w14:textId="30B6900D"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3C1A71">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3B6974" w:rsidRPr="003B6974">
        <w:t>(Neuer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304B9F">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3B6974" w:rsidRPr="003B6974">
        <w:t>(Francois et al., 2002; Passow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B73EBD">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3B6974" w:rsidRPr="003B6974">
        <w:t>(Kwon &amp; Primeau, 2008)</w:t>
      </w:r>
      <w:r w:rsidR="00B73EBD">
        <w:fldChar w:fldCharType="end"/>
      </w:r>
      <w:r>
        <w:t>. Thus, understanding the processes that shape organic matter degradation in the mesopelagic is critical.</w:t>
      </w:r>
    </w:p>
    <w:p w14:paraId="00000019" w14:textId="6E808324" w:rsidR="00104E87" w:rsidRDefault="004D045E">
      <w:r>
        <w:t xml:space="preserve">Zooplankton modulate carbon flux through the mesopelagic </w:t>
      </w:r>
      <w:r w:rsidR="00B73EBD">
        <w:fldChar w:fldCharType="begin"/>
      </w:r>
      <w:r w:rsidR="00B73EBD">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3B6974" w:rsidRPr="003B6974">
        <w:t>(Jackson &amp; Burd, 2001; Steinberg &amp; Landry, 2017; Turner, 2015)</w:t>
      </w:r>
      <w:r w:rsidR="00B73EBD">
        <w:fldChar w:fldCharType="end"/>
      </w:r>
      <w:r w:rsidR="007B69A1">
        <w:t>,</w:t>
      </w:r>
      <w:r>
        <w:t xml:space="preserve"> and by extension the efficiency of the biological pump </w:t>
      </w:r>
      <w:r w:rsidR="009E7DEC">
        <w:fldChar w:fldCharType="begin"/>
      </w:r>
      <w:r w:rsidR="00D26EBD">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3B6974" w:rsidRPr="003B6974">
        <w:t>(Archibald et al., 2019; Cavan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26EBD">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3B6974" w:rsidRPr="003B6974">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26EBD">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3B6974" w:rsidRPr="003B6974">
        <w:t>(Archibald et al., 2019; Bianchi et al., 2013; Hannides et al., 2009; Steinberg et al., 2000; Stukel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biomass consume particles in the mesopelagic and </w:t>
      </w:r>
      <w:r>
        <w:rPr>
          <w:i/>
        </w:rPr>
        <w:t>respire</w:t>
      </w:r>
      <w:r>
        <w:t xml:space="preserve"> some of their biomass </w:t>
      </w:r>
      <w:r w:rsidR="007B69A1">
        <w:fldChar w:fldCharType="begin"/>
      </w:r>
      <w:r w:rsidR="007B69A1">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3B6974" w:rsidRPr="003B6974">
        <w:t>(Stukel et al., 2019)</w:t>
      </w:r>
      <w:r w:rsidR="007B69A1">
        <w:fldChar w:fldCharType="end"/>
      </w:r>
      <w:r>
        <w:t xml:space="preserve">. It was found that this rate of consumption did not substantially attenuate flux in the California Current system </w:t>
      </w:r>
      <w:r w:rsidR="009A3929">
        <w:fldChar w:fldCharType="begin"/>
      </w:r>
      <w:r w:rsidR="009A3929">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3B6974" w:rsidRPr="003B6974">
        <w:t>(Stukel et al., 2019)</w:t>
      </w:r>
      <w:r w:rsidR="009A3929">
        <w:fldChar w:fldCharType="end"/>
      </w:r>
      <w:r>
        <w:t xml:space="preserve">. Zooplankton break large particles into smaller ones, likely by generating turbulence when they swim </w:t>
      </w:r>
      <w:r w:rsidR="009A3929">
        <w:fldChar w:fldCharType="begin"/>
      </w:r>
      <w:r w:rsidR="009A3929">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(Dilling &amp; Alldredge, 2000; Goldthwait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9A3929">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(Goldthwait et al., 2005)</w:t>
      </w:r>
      <w:r w:rsidR="009A3929">
        <w:fldChar w:fldCharType="end"/>
      </w:r>
      <w:r>
        <w:t xml:space="preserve">. This fragmentation has been shown in some cases to explain around 50% of flux attenuation </w:t>
      </w:r>
      <w:r w:rsidR="005475B7">
        <w:fldChar w:fldCharType="begin"/>
      </w:r>
      <w:r w:rsidR="005475B7">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5475B7">
        <w:rPr>
          <w:rFonts w:ascii="Cambria Math" w:hAnsi="Cambria Math" w:cs="Cambria Math"/>
        </w:rPr>
        <w:instrText>∼</w:instrText>
      </w:r>
      <w:r w:rsidR="005475B7">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3B6974" w:rsidRPr="003B6974">
        <w:t>(Briggs et al., 2020)</w:t>
      </w:r>
      <w:r w:rsidR="005475B7">
        <w:fldChar w:fldCharType="end"/>
      </w:r>
      <w:r w:rsidR="007B69A1">
        <w:t>.</w:t>
      </w:r>
    </w:p>
    <w:p w14:paraId="0000001A" w14:textId="083BB707" w:rsidR="00104E87" w:rsidRDefault="004D045E">
      <w:r>
        <w:t xml:space="preserve">Oxygen concentrations, and </w:t>
      </w:r>
      <w:proofErr w:type="gramStart"/>
      <w:r>
        <w:t>in particular the</w:t>
      </w:r>
      <w:proofErr w:type="gramEnd"/>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750A5E">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(Hartnett &amp; Devol, 2003; Van Mooy et al., 2002; Weber &amp; Bianchi, 2020)</w:t>
      </w:r>
      <w:r w:rsidR="00750A5E">
        <w:fldChar w:fldCharType="end"/>
      </w:r>
      <w:r>
        <w:t xml:space="preserve">, the Eastern Tropical South Pacific </w:t>
      </w:r>
      <w:r w:rsidR="00750A5E">
        <w:fldChar w:fldCharType="begin"/>
      </w:r>
      <w:r w:rsidR="00750A5E">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3B6974" w:rsidRPr="003B6974">
        <w:t>(Pavia et al., 2019)</w:t>
      </w:r>
      <w:r w:rsidR="00750A5E">
        <w:fldChar w:fldCharType="end"/>
      </w:r>
      <w:r>
        <w:t xml:space="preserve">, and Arabian Sea </w:t>
      </w:r>
      <w:r w:rsidR="00750A5E">
        <w:fldChar w:fldCharType="begin"/>
      </w:r>
      <w:r w:rsidR="00750A5E">
        <w:instrText xml:space="preserve"> ADDIN ZOTERO_ITEM CSL_CITATION {"citationID":"7Q1t2JsF","properties":{"formattedCitation":"(Keil et al., 2016)","plainCitation":"(Keil et al., 2016)","noteIndex":0},"citationItems":[{"id":7189,"uris":["http://zotero.org/users/158097/items/QIAZNTII"],"uri":["http://zotero.org/users/158097/items/QIAZNTII"],"itemData":{"id":7189,"type":"article-journal","abstract":"Free-drifting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H."}],"issued":{"date-parts":[["2016"]]}}}],"schema":"https://github.com/citation-style-language/schema/raw/master/csl-citation.json"} </w:instrText>
      </w:r>
      <w:r w:rsidR="00750A5E">
        <w:fldChar w:fldCharType="separate"/>
      </w:r>
      <w:r w:rsidR="003B6974" w:rsidRPr="003B6974">
        <w:t>(Keil et al., 2016)</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3B6974">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t xml:space="preserve">. Analysis of remineralization tracers also shows evidence of slow flux attention in the ODZs </w:t>
      </w:r>
      <w:r w:rsidR="00750A5E">
        <w:fldChar w:fldCharType="begin"/>
      </w:r>
      <w:r w:rsidR="00750A5E">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(Weber &amp; Bianchi, 2020)</w:t>
      </w:r>
      <w:r w:rsidR="00750A5E">
        <w:fldChar w:fldCharType="end"/>
      </w:r>
      <w:r>
        <w:t xml:space="preserve">. The oxygen content of the ocean is decreasing </w:t>
      </w:r>
      <w:r w:rsidR="00750A5E">
        <w:fldChar w:fldCharType="begin"/>
      </w:r>
      <w:r w:rsidR="000F42EC">
        <w:instrText xml:space="preserve"> ADDIN ZOTERO_ITEM CSL_CITATION {"citationID":"6vgjneKu","properties":{"formattedCitation":"(Ito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750A5E">
        <w:fldChar w:fldCharType="separate"/>
      </w:r>
      <w:r w:rsidR="000F42EC" w:rsidRPr="000F42EC">
        <w:t xml:space="preserve">(Ito et al., 2017; </w:t>
      </w:r>
      <w:proofErr w:type="spellStart"/>
      <w:r w:rsidR="000F42EC" w:rsidRPr="000F42EC">
        <w:t>Schmidtko</w:t>
      </w:r>
      <w:proofErr w:type="spellEnd"/>
      <w:r w:rsidR="000F42EC" w:rsidRPr="000F42EC">
        <w:t xml:space="preserve"> et al., 2017)</w:t>
      </w:r>
      <w:r w:rsidR="00750A5E">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3B6974">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3B6974" w:rsidRPr="003B6974">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750A5E">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3B6974" w:rsidRPr="003B6974">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750A5E">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3B6974" w:rsidRPr="003B6974">
        <w:t>(Cram et al., 2018)</w:t>
      </w:r>
      <w:r w:rsidR="00750A5E">
        <w:fldChar w:fldCharType="end"/>
      </w:r>
      <w:r>
        <w:t xml:space="preserve">. However, biological organic matter transport is also modulated by zooplankton </w:t>
      </w:r>
      <w:r w:rsidR="00750A5E">
        <w:fldChar w:fldCharType="begin"/>
      </w:r>
      <w:r w:rsidR="00750A5E">
        <w:instrText xml:space="preserve"> ADDIN ZOTERO_ITEM CSL_CITATION {"citationID":"LKAqXssV","properties":{"formattedCitation":"(Steinberg et al., 2008; Steinberg &amp; Landry, 2017)","plainCitation":"(Steinberg et al., 2008; Steinberg &amp; Landry, 2017)","noteIndex":0},"citationItems":[{"id":1222,"uris":["http://zotero.org/users/158097/items/VUSZTSTA"],"uri":["http://zotero.org/users/158097/items/VUSZTSTA"],"itemData":{"id":1222,"type":"article-journal","abstract":"The downward flux of particulate organic carbon (POC) decreases significantly in the ocean's mesopelagic or 'twilight' zone due both to abiotic processes and metabolism by resident biota. Bacteria and zooplankton solubilize and consume POC to support their metabolism, but the relative importance of bacteria vs. zooplankton in the consumption of sinking particles in the twilight zone is unknown. We compared losses of sinking POC, using differences in export flux measured by neutrally buoyant sediment traps at a range of depths, with bacteria and zooplankton metabolic requirements at the Hawaii Ocean Time-series station ALOHA in the subtropical Pacific and the Japanese times-series site K2 in the subarctic Pacific. Integrated (150-1,000 m) mesopelagic bacterial C demand exceeded that of zooplankton by up to 3-fold at ALOHA, while bacteria and zooplankton required relatively equal amounts of POC at K2. However, sinking POC flux was inadequate to meet metabolic demands at either site. Mesopelagic bacterial C demand was 3- to 4-fold (ALOHA), and 10-fold (K2) greater than the loss of sinking POC flux, while zooplankton C demand was 1- to 2-fold (ALOHA), and 3- to 9-fold (K2) greater (using our \"middle\" estimate conversion factors to calculate C demand). Assuming the particle flux estimates are accurate, we posit that this additional C demand must be met by diel vertical migration of zooplankton feeding at the surface and by carnivory at depth--with both processes ultimately supplying organic C to mesopelagic bacteria. These pathways need to be incorporated into biogeochemical models that predict global C sequestration in the deep sea.","container-title":"Limnology and Oceanography","DOI":"10.2307/40058255","ISSN":"0024-3590","issue":"4","journalAbbreviation":"Limnol. Oceanogr.","note":"ArticleType: research-article / Full publication date: Jul., 2008 / Copyright © 2008 American Society of Limnology and Oceanography","page":"1327-1338","source":"JSTOR","title":"Bacterial vs. Zooplankton Control of Sinking Particle Flux in the Ocean's Twilight Zone","volume":"53","author":[{"family":"Steinberg","given":"Deborah K."},{"family":"Mooy","given":"Benjamin A. S. Van"},{"family":"Buesseler","given":"Ken O."},{"family":"Boyd","given":"Philip W."},{"family":"Kobari","given":"Toru"},{"family":"Karl","given":"David M."}],"issued":{"date-parts":[["2008",7,1]]}}},{"id":7435,"uris":["http://zotero.org/users/158097/items/67PXFJ6W"],"uri":["http://zotero.org/users/158097/items/67PXFJ6W"],"itemData":{"id":7435,"type":"article-journal","abstract":"Marine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R."}],"issued":{"date-parts":[["2017"]]}}}],"schema":"https://github.com/citation-style-language/schema/raw/master/csl-citation.json"} </w:instrText>
      </w:r>
      <w:r w:rsidR="00750A5E">
        <w:fldChar w:fldCharType="separate"/>
      </w:r>
      <w:r w:rsidR="003B6974" w:rsidRPr="003B6974">
        <w:t>(Steinberg et al., 2008; Steinberg &amp; Landry, 2017)</w:t>
      </w:r>
      <w:r w:rsidR="00750A5E">
        <w:fldChar w:fldCharType="end"/>
      </w:r>
      <w:r>
        <w:t xml:space="preserve"> which feed on, produce and disaggregate particles, and whose interactions on particle flux in pelagic ODZs are only beginning to be explored </w:t>
      </w:r>
      <w:r w:rsidR="00750A5E">
        <w:fldChar w:fldCharType="begin"/>
      </w:r>
      <w:r w:rsidR="00A935E8">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(Kiko et al., 2020)</w:t>
      </w:r>
      <w:r w:rsidR="00750A5E">
        <w:fldChar w:fldCharType="end"/>
      </w:r>
      <w:r>
        <w:t>.</w:t>
      </w:r>
    </w:p>
    <w:p w14:paraId="0000001B" w14:textId="01E965F2" w:rsidR="00104E87" w:rsidRDefault="004D045E">
      <w:r>
        <w:t xml:space="preserve">Models of particle transfer through the mesopelagic oceans predict that particle size and mineral content, ocean temperature, and oxygen concentrations are the dominant factors modulating particle flux </w:t>
      </w:r>
      <w:r>
        <w:lastRenderedPageBreak/>
        <w:t xml:space="preserve">attenuation </w:t>
      </w:r>
      <w:r w:rsidR="00750A5E">
        <w:fldChar w:fldCharType="begin"/>
      </w:r>
      <w:r w:rsidR="003B6974">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rsidR="00F06FFB">
        <w:t xml:space="preserve">. </w:t>
      </w:r>
      <w:r>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750A5E">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3B6974" w:rsidRPr="003B6974">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3073D301" w:rsidR="00104E87" w:rsidRDefault="004D045E">
      <w:r>
        <w:t xml:space="preserve">Underwater vision profilers </w:t>
      </w:r>
      <w:r w:rsidR="00750A5E">
        <w:t>- cameras</w:t>
      </w:r>
      <w:r>
        <w:t xml:space="preserve"> that can count and size many particles over large water volumes </w:t>
      </w:r>
      <w:r w:rsidR="00750A5E">
        <w:fldChar w:fldCharType="begin"/>
      </w:r>
      <w:r w:rsidR="003B6974">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3B6974" w:rsidRPr="003B6974">
        <w:t>(Picheral et al., 2010)</w:t>
      </w:r>
      <w:r w:rsidR="00750A5E">
        <w:fldChar w:fldCharType="end"/>
      </w:r>
      <w:r>
        <w:t xml:space="preserve"> -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A935E8">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(Guidi et al., 2008; Kiko et al., 2020)</w:t>
      </w:r>
      <w:r w:rsidR="00750A5E">
        <w:fldChar w:fldCharType="end"/>
      </w:r>
      <w:r>
        <w:t xml:space="preserve">. UVPs can furthermore provide resolved information about particle flux variability across space and time </w:t>
      </w:r>
      <w:r w:rsidR="00911372">
        <w:fldChar w:fldCharType="begin"/>
      </w:r>
      <w:r w:rsidR="00A935E8">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911372">
        <w:fldChar w:fldCharType="separate"/>
      </w:r>
      <w:r w:rsidR="003B6974" w:rsidRPr="003B6974">
        <w:t>(Guidi et al., 2008; Kiko et al., 2017)</w:t>
      </w:r>
      <w:r w:rsidR="00911372">
        <w:fldChar w:fldCharType="end"/>
      </w:r>
      <w:r>
        <w:t xml:space="preserve">. Connecting UVP and trap data can furthermore inform about relationships between particle size, biomass, composition, and sinking speed, as well as the contributions of the different particle sizes to flux </w:t>
      </w:r>
      <w:r w:rsidR="00911372">
        <w:fldChar w:fldCharType="begin"/>
      </w:r>
      <w:r w:rsidR="00911372">
        <w:instrText xml:space="preserve"> ADDIN ZOTERO_ITEM CSL_CITATION {"citationID":"xIwUZJc8","properties":{"formattedCitation":"(Guidi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w:t>
      </w:r>
    </w:p>
    <w:p w14:paraId="0000001D" w14:textId="1966B63E" w:rsidR="00104E87" w:rsidRDefault="00B3699C">
      <w:r>
        <w:t xml:space="preserve">UVP have provided insight into other anoxic and hypoxic environments. </w:t>
      </w:r>
      <w:ins w:id="9" w:author="Jacob Cram" w:date="2021-05-13T16:20:00Z">
        <w:r w:rsidR="005E6FF6">
          <w:t>In the Arabian Sea,</w:t>
        </w:r>
      </w:ins>
      <w:ins w:id="10" w:author="Jacob Cram" w:date="2021-05-13T16:21:00Z">
        <w:r w:rsidR="005E6FF6">
          <w:t xml:space="preserve"> particle size data </w:t>
        </w:r>
      </w:ins>
      <w:ins w:id="11" w:author="Jacob Cram" w:date="2021-05-13T17:15:00Z">
        <w:r>
          <w:t>from a UVP were compared to zooplankton abundances and surface productivity</w:t>
        </w:r>
      </w:ins>
      <w:ins w:id="12" w:author="Jacob Cram" w:date="2021-05-13T17:16:00Z">
        <w:r>
          <w:t xml:space="preserve">. The authors concluded that in this ODZ region, particle size distributions were shaped by </w:t>
        </w:r>
      </w:ins>
      <w:ins w:id="13" w:author="Jacob Cram" w:date="2021-05-13T17:17:00Z">
        <w:r>
          <w:t xml:space="preserve">microbial and zooplankton activities, the spatiotemporal structure of surface </w:t>
        </w:r>
        <w:proofErr w:type="spellStart"/>
        <w:r>
          <w:t>phytoplantkon</w:t>
        </w:r>
        <w:proofErr w:type="spellEnd"/>
        <w:r>
          <w:t xml:space="preserve"> blooms and horizontal transport of particl</w:t>
        </w:r>
      </w:ins>
      <w:ins w:id="14" w:author="Jacob Cram" w:date="2021-05-13T17:18:00Z">
        <w:r>
          <w:t>es by currents</w:t>
        </w:r>
      </w:ins>
      <w:r>
        <w:t xml:space="preserve"> </w:t>
      </w:r>
      <w:r>
        <w:fldChar w:fldCharType="begin"/>
      </w:r>
      <w:r>
        <w:instrText xml:space="preserve"> ADDIN ZOTERO_ITEM CSL_CITATION {"citationID":"EjqwdPcI","properties":{"formattedCitation":"(Roullier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Pr="00B3699C">
        <w:t>(</w:t>
      </w:r>
      <w:proofErr w:type="spellStart"/>
      <w:r w:rsidRPr="00B3699C">
        <w:t>Roullier</w:t>
      </w:r>
      <w:proofErr w:type="spellEnd"/>
      <w:r w:rsidRPr="00B3699C">
        <w:t xml:space="preserve"> et al., 2014)</w:t>
      </w:r>
      <w:r>
        <w:fldChar w:fldCharType="end"/>
      </w:r>
      <w:ins w:id="15" w:author="Jacob Cram" w:date="2021-05-13T17:18:00Z">
        <w:r>
          <w:t>.</w:t>
        </w:r>
      </w:ins>
      <w:ins w:id="16" w:author="Jacob Cram" w:date="2021-05-13T16:20:00Z">
        <w:r w:rsidR="005E6FF6">
          <w:t xml:space="preserve"> </w:t>
        </w:r>
      </w:ins>
      <w:del w:id="17" w:author="Jacob Cram" w:date="2021-05-13T17:21:00Z">
        <w:r w:rsidR="004D045E" w:rsidDel="00B3699C">
          <w:delText>A</w:delText>
        </w:r>
        <w:r w:rsidDel="00B3699C">
          <w:delText>nother</w:delText>
        </w:r>
        <w:r w:rsidR="004D045E" w:rsidDel="00B3699C">
          <w:delText xml:space="preserve"> </w:delText>
        </w:r>
      </w:del>
      <w:ins w:id="18" w:author="Jacob Cram" w:date="2021-05-13T17:21:00Z">
        <w:r>
          <w:t>Another</w:t>
        </w:r>
        <w:r>
          <w:t xml:space="preserve"> </w:t>
        </w:r>
      </w:ins>
      <w:r w:rsidR="004D045E">
        <w:t>recent stud</w:t>
      </w:r>
      <w:r>
        <w:t>y</w:t>
      </w:r>
      <w:r w:rsidR="004D045E">
        <w:t xml:space="preserve"> combined new particle size tracking, </w:t>
      </w:r>
      <w:proofErr w:type="spellStart"/>
      <w:r w:rsidR="004D045E">
        <w:t>mockness</w:t>
      </w:r>
      <w:proofErr w:type="spellEnd"/>
      <w:r w:rsidR="004D045E">
        <w:t xml:space="preserve"> tows, and acoustic data, all collected at one site, with previously collected trap measurements from nearby locations to explore zooplankton transport in the Eastern Tropical North Atlantic, a hypoxic, but not fully anoxic, Oxygen Minimum Zone </w:t>
      </w:r>
      <w:r w:rsidR="00911372">
        <w:fldChar w:fldCharType="begin"/>
      </w:r>
      <w:r w:rsidR="00A935E8">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3B6974" w:rsidRPr="003B6974">
        <w:t>(Kiko et al., 2020)</w:t>
      </w:r>
      <w:r w:rsidR="00911372">
        <w:fldChar w:fldCharType="end"/>
      </w:r>
      <w:r w:rsidR="004D045E">
        <w:t xml:space="preserve">. The authors found a particle concentration maximum in the mesopelagic and contended that this feature suggests transport by zooplankton, and/or mortality of migrating zooplankton. The authors suggest that in more anoxic and larger ODZs, such as the modern day ETNP, and </w:t>
      </w:r>
      <w:proofErr w:type="gramStart"/>
      <w:r w:rsidR="004D045E">
        <w:t>in particular as</w:t>
      </w:r>
      <w:proofErr w:type="gramEnd"/>
      <w:r w:rsidR="004D045E">
        <w:t xml:space="preserve">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78D10D41" w:rsidR="00104E87" w:rsidRDefault="004D045E">
      <w:r>
        <w:t xml:space="preserve">A recent modeling study posed three hypotheses to explain why particle flux attenuates slowly in ODZs </w:t>
      </w:r>
      <w:r w:rsidR="00911372">
        <w:fldChar w:fldCharType="begin"/>
      </w:r>
      <w:r w:rsidR="0091137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xml:space="preserve">, which are susceptible to testing with UVP data. These are: </w:t>
      </w:r>
      <w:r>
        <w:rPr>
          <w:b/>
        </w:rPr>
        <w:t>HA1:</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Pr>
          <w:b/>
        </w:rPr>
        <w:t>HA2:</w:t>
      </w:r>
      <w:r>
        <w:t xml:space="preserve"> Disaggregation by zooplankton is slower in ODZs than elsewhere. </w:t>
      </w:r>
      <w:r>
        <w:rPr>
          <w:b/>
        </w:rPr>
        <w:t>HA3:</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3B6974">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3B6974" w:rsidRPr="003B6974">
        <w:t>(Bianchi et al., 2018; Lam &amp; Kuypers, 2011)</w:t>
      </w:r>
      <w:r w:rsidR="00911372">
        <w:fldChar w:fldCharType="end"/>
      </w:r>
      <w:r>
        <w:t xml:space="preserve">. Sulfide and organic matter sulfurization have been found on particles at this site </w:t>
      </w:r>
      <w:r w:rsidR="00911372">
        <w:fldChar w:fldCharType="begin"/>
      </w:r>
      <w:r w:rsidR="0091137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3B6974" w:rsidRPr="003B6974">
        <w:t>(Raven et al., 2021)</w:t>
      </w:r>
      <w:r w:rsidR="00911372">
        <w:fldChar w:fldCharType="end"/>
      </w:r>
      <w:r>
        <w:t xml:space="preserve">. Microbial analysis of particles found sulfate reducers and S-oxidizing </w:t>
      </w:r>
      <w:proofErr w:type="spellStart"/>
      <w:r>
        <w:t>denitrifiers</w:t>
      </w:r>
      <w:proofErr w:type="spellEnd"/>
      <w:r>
        <w:t xml:space="preserve"> at low abundance </w:t>
      </w:r>
      <w:r w:rsidR="00911372">
        <w:fldChar w:fldCharType="begin"/>
      </w:r>
      <w:r w:rsidR="0091137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3B6974" w:rsidRPr="003B6974">
        <w:t>(Fuchsman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91137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The model with slow attenuation of all particles, predicts an increase in the abundance of small particles in the ODZ core, while the other two models, predict a decrease in small particle abundance, because small particles are either not replaced by disaggregation of large particles (</w:t>
      </w:r>
      <w:r w:rsidR="006E5628">
        <w:t>HA</w:t>
      </w:r>
      <w:r>
        <w:t>2) or because those particles are remineralized more quickly than larger particles (</w:t>
      </w:r>
      <w:r w:rsidR="006E5628">
        <w:t>HA</w:t>
      </w:r>
      <w:r>
        <w:t xml:space="preserve"> 3). However, the necessary particle size data from an ODZ was not available to support any hypothesis at the exclusion of the others. In this manuscript we present a new dataset that is sufficient to test these three hypotheses (hereafter called Weber-Bianchi models).</w:t>
      </w:r>
    </w:p>
    <w:p w14:paraId="0000001F" w14:textId="76B0EB42" w:rsidR="00104E87" w:rsidRDefault="004D045E">
      <w:r>
        <w:t xml:space="preserve">While UVP and traps have been sampled together </w:t>
      </w:r>
      <w:r w:rsidR="00911372">
        <w:fldChar w:fldCharType="begin"/>
      </w:r>
      <w:r w:rsidR="0091137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91137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3B6974" w:rsidRPr="003B6974">
        <w:t>(Fuchsman et al., 2019; Pennington et al., 2006)</w:t>
      </w:r>
      <w:r w:rsidR="00911372">
        <w:fldChar w:fldCharType="end"/>
      </w:r>
      <w:r>
        <w:t xml:space="preserve">. </w:t>
      </w:r>
      <w:r>
        <w:lastRenderedPageBreak/>
        <w:t xml:space="preserve">Meanwhile most flux data has been measured in higher productivity regions of the ETNP </w:t>
      </w:r>
      <w:r w:rsidR="00911372">
        <w:fldChar w:fldCharType="begin"/>
      </w:r>
      <w:r w:rsidR="0091137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3B6974" w:rsidRPr="003B6974">
        <w:t>(Hartnett &amp; Devol, 2003; Van Mooy et al., 2002)</w:t>
      </w:r>
      <w:r w:rsidR="00911372">
        <w:fldChar w:fldCharType="end"/>
      </w:r>
      <w:r>
        <w:t>. Furthermore, the degree to which zooplankton swimming or other processes lead to particle disaggregation, both in ODZs and elsewhere in the ocean, is unknown.</w:t>
      </w:r>
    </w:p>
    <w:p w14:paraId="00000020" w14:textId="77777777" w:rsidR="00104E87" w:rsidRDefault="004D045E">
      <w:r>
        <w:t>To provide the data to test hypotheses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0706F0">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19F26261" w:rsidR="00104E87" w:rsidRDefault="004D045E">
      <w:r>
        <w:rPr>
          <w:b/>
        </w:rPr>
        <w:t>Question A:</w:t>
      </w:r>
      <w:r>
        <w:t xml:space="preserve"> Do our data support any of the three Weber and Bianchi </w:t>
      </w:r>
      <w:r w:rsidR="00911372">
        <w:fldChar w:fldCharType="begin"/>
      </w:r>
      <w:r w:rsidR="0091137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3B6974" w:rsidRPr="003B6974">
        <w:t>(2020)</w:t>
      </w:r>
      <w:r w:rsidR="00911372">
        <w:fldChar w:fldCharType="end"/>
      </w:r>
      <w:r>
        <w:t xml:space="preserve"> models (</w:t>
      </w:r>
      <w:r>
        <w:rPr>
          <w:b/>
        </w:rPr>
        <w:t>HA1-HA3</w:t>
      </w:r>
      <w:r>
        <w:t xml:space="preserve">)? </w:t>
      </w:r>
    </w:p>
    <w:p w14:paraId="00000025" w14:textId="77777777" w:rsidR="00104E87" w:rsidRDefault="004D045E">
      <w:r>
        <w:rPr>
          <w:b/>
        </w:rPr>
        <w:t>Question B:</w:t>
      </w:r>
      <w:r>
        <w:t xml:space="preserve"> How do the particle size distribution at one location in the oligotrophic Eastern Tropical North Pacific vary with respect to depth and time?</w:t>
      </w:r>
    </w:p>
    <w:p w14:paraId="40753917" w14:textId="333092A0" w:rsidR="00911372" w:rsidRDefault="004D045E">
      <w:r>
        <w:t xml:space="preserve">Within the scope of this question, we have three hypotheses: </w:t>
      </w:r>
      <w:r>
        <w:rPr>
          <w:b/>
        </w:rPr>
        <w:t>HB1:</w:t>
      </w:r>
      <w:r>
        <w:t xml:space="preserve"> Temporal day to day variability in particle number, particle size distribution slope and flux would be evident. </w:t>
      </w:r>
      <w:r>
        <w:rPr>
          <w:b/>
        </w:rPr>
        <w:t>HB2:</w:t>
      </w:r>
      <w:r>
        <w:t xml:space="preserve"> This variability would relate to the location of migratory zooplankton, with a combination of increased particle flux and disaggregation present where zooplankton occur. </w:t>
      </w:r>
      <w:r>
        <w:rPr>
          <w:b/>
        </w:rPr>
        <w:t>HB3:</w:t>
      </w:r>
      <w:r>
        <w:t xml:space="preserve"> Disaggregation and particle production by zooplankton might lead to particle size patterns that cannot be explained by remineralization and sinking alone.</w:t>
      </w:r>
      <w:sdt>
        <w:sdtPr>
          <w:tag w:val="goog_rdk_6"/>
          <w:id w:val="-488788168"/>
        </w:sdtPr>
        <w:sdtEndPr/>
        <w:sdtContent/>
      </w:sdt>
      <w:sdt>
        <w:sdtPr>
          <w:tag w:val="goog_rdk_7"/>
          <w:id w:val="1346672149"/>
        </w:sdtPr>
        <w:sdtEndPr/>
        <w:sdtContent/>
      </w:sdt>
      <w:sdt>
        <w:sdtPr>
          <w:tag w:val="goog_rdk_8"/>
          <w:id w:val="-129638171"/>
        </w:sdtPr>
        <w:sdtEndPr/>
        <w:sdtContent/>
      </w:sdt>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pPr>
        <w:pStyle w:val="Heading1"/>
      </w:pPr>
      <w:bookmarkStart w:id="19" w:name="_heading=h.mszek3c207e" w:colFirst="0" w:colLast="0"/>
      <w:bookmarkStart w:id="20" w:name="bookmark=id.tyjcwt" w:colFirst="0" w:colLast="0"/>
      <w:bookmarkEnd w:id="19"/>
      <w:bookmarkEnd w:id="20"/>
      <w:r>
        <w:t>Methods</w:t>
      </w:r>
    </w:p>
    <w:p w14:paraId="00000029" w14:textId="2F7F2D29" w:rsidR="00104E87" w:rsidRDefault="004D045E">
      <w:r>
        <w:t xml:space="preserve">Unless specified otherwise, measurements were taken on board the R/V </w:t>
      </w:r>
      <w:proofErr w:type="spellStart"/>
      <w: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which was not anoxic</w:t>
      </w:r>
      <w:r w:rsidR="003D3B05">
        <w:t xml:space="preserve"> </w:t>
      </w:r>
      <w:r>
        <w:t>(P16 Transect Station 100; Figure S1).</w:t>
      </w:r>
    </w:p>
    <w:p w14:paraId="0000002A" w14:textId="77777777" w:rsidR="00104E87" w:rsidRDefault="004D045E">
      <w:pPr>
        <w:pStyle w:val="Heading2"/>
      </w:pPr>
      <w:bookmarkStart w:id="21" w:name="bookmark=id.3dy6vkm" w:colFirst="0" w:colLast="0"/>
      <w:bookmarkEnd w:id="21"/>
      <w:r>
        <w:t>Water property 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pPr>
        <w:pStyle w:val="Heading2"/>
      </w:pPr>
      <w:bookmarkStart w:id="22" w:name="bookmark=id.1t3h5sf" w:colFirst="0" w:colLast="0"/>
      <w:bookmarkEnd w:id="22"/>
      <w:r>
        <w:t>Water mass analysis</w:t>
      </w:r>
    </w:p>
    <w:p w14:paraId="0000002D" w14:textId="77777777" w:rsidR="00104E87" w:rsidRDefault="004D045E">
      <w:r>
        <w:t>Evans et al. (2020) previously employed optimum multiparameter analysis to map the percent identity of the water observed at each depth to three water masses: the 13 Degree Celsius Water 13CW, North Equatorial Pacific Intermediate Water (NEPIW), and Antarctic Intermediate Water (AAIW). We subset and examine only the portion of these data that correspond to our site.</w:t>
      </w:r>
    </w:p>
    <w:p w14:paraId="0000002E" w14:textId="77777777" w:rsidR="00104E87" w:rsidRDefault="004D045E">
      <w:pPr>
        <w:pStyle w:val="Heading2"/>
      </w:pPr>
      <w:bookmarkStart w:id="23" w:name="bookmark=id.4d34og8" w:colFirst="0" w:colLast="0"/>
      <w:bookmarkEnd w:id="23"/>
      <w:r>
        <w:t>Particle size measurements</w:t>
      </w:r>
    </w:p>
    <w:p w14:paraId="0000002F" w14:textId="5A782160"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3B6974">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3B6974" w:rsidRPr="003B6974">
        <w:t>(Picheral et al., 2010)</w:t>
      </w:r>
      <w:r w:rsidR="00911372">
        <w:fldChar w:fldCharType="end"/>
      </w:r>
      <w:r>
        <w:t xml:space="preserve">. Visual inspection of images larger than 1 mm suggests that particles are primarily “marine snow” but about 5% are zooplankton. UVP data were processed using custom MATLAB scripts, </w:t>
      </w:r>
      <w:r>
        <w:lastRenderedPageBreak/>
        <w:t xml:space="preserve">uploaded to </w:t>
      </w:r>
      <w:proofErr w:type="spellStart"/>
      <w:r>
        <w:t>EcoTaxa</w:t>
      </w:r>
      <w:proofErr w:type="spellEnd"/>
      <w:r>
        <w:t xml:space="preserve"> </w:t>
      </w:r>
      <w:r w:rsidR="00911372">
        <w:fldChar w:fldCharType="begin"/>
      </w:r>
      <w:r w:rsidR="003B6974">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3B6974" w:rsidRPr="003B6974">
        <w:t>(</w:t>
      </w:r>
      <w:proofErr w:type="spellStart"/>
      <w:r w:rsidR="003B6974" w:rsidRPr="003B6974">
        <w:t>Picheral</w:t>
      </w:r>
      <w:proofErr w:type="spellEnd"/>
      <w:r w:rsidR="003B6974" w:rsidRPr="003B6974">
        <w:t xml:space="preserve"> et al., 2017)</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pPr>
        <w:pStyle w:val="Heading2"/>
      </w:pPr>
      <w:bookmarkStart w:id="24" w:name="bookmark=id.2s8eyo1" w:colFirst="0" w:colLast="0"/>
      <w:bookmarkEnd w:id="24"/>
      <w:r>
        <w:t>Flux measurements</w:t>
      </w:r>
    </w:p>
    <w:p w14:paraId="00000031" w14:textId="78606128" w:rsidR="00104E87" w:rsidRDefault="004D045E">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for at least 21-96 hours, during which time they collected and incubated particles. Trap deployments began on 07 January, concurrently with the beginning of the UVP sampling, and continued through January 12th.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91137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3B6974" w:rsidRPr="003B6974">
        <w:t>(2005)</w:t>
      </w:r>
      <w:r w:rsidR="00911372">
        <w:fldChar w:fldCharType="end"/>
      </w:r>
      <w:r>
        <w:t>.  In all cases, particles collected in the net or cone fell into one of two chambers. The bottom chamber collected particles from the net and incubated them -- we did not use these samples in this study. The top chamber collected particles for 22-27 hours, and then returned immediately to the surface. For some traps, there was a malfunction such that the door between the bottom and top chamber did not close,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w:t>
      </w:r>
      <w:proofErr w:type="gramStart"/>
      <w:r>
        <w:t>and also</w:t>
      </w:r>
      <w:proofErr w:type="gramEnd"/>
      <w:r>
        <w:t xml:space="preserve"> suffered from the trap door malfunction, such that collection time was effectively 91 hours. No poisons were used, and living zooplankton, or ‘swimmers’, were manually removed from collection bottles, while zooplankton carcasses were retained. </w:t>
      </w:r>
    </w:p>
    <w:p w14:paraId="00000032" w14:textId="150424CE" w:rsidR="00104E87" w:rsidRDefault="004D045E">
      <w:r>
        <w:t xml:space="preserve">Sediment trap material was filtered immediately upon trap recovery onto </w:t>
      </w:r>
      <w:r w:rsidRPr="00911372">
        <w:t>pre-combusted</w:t>
      </w:r>
      <w:r>
        <w:t xml:space="preserve"> GF-75 45mm filters and preserved until further analysis at -80°C. These filters were split into several fractions for other analyses not discussed here. Carbon content of particles in each trap was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pPr>
        <w:pStyle w:val="Heading2"/>
      </w:pPr>
      <w:bookmarkStart w:id="25" w:name="bookmark=id.17dp8vu" w:colFirst="0" w:colLast="0"/>
      <w:bookmarkEnd w:id="25"/>
      <w:r>
        <w:t>Analysis</w:t>
      </w:r>
    </w:p>
    <w:p w14:paraId="00000034" w14:textId="77777777" w:rsidR="00104E87" w:rsidRDefault="004D045E">
      <w:r>
        <w:t>All analyses focused on the mesopelagic, defined here as the region between the base of the secondary chlorophyll maximum layer (175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200m. This increasing coarseness of the depth bins helped account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pPr>
        <w:pStyle w:val="Heading3"/>
      </w:pPr>
      <w:bookmarkStart w:id="26" w:name="bookmark=id.3rdcrjn" w:colFirst="0" w:colLast="0"/>
      <w:bookmarkEnd w:id="26"/>
      <w:r>
        <w:t>Particle size distribution</w:t>
      </w:r>
    </w:p>
    <w:p w14:paraId="3B624680" w14:textId="76831CBB"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0703E1">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3B6974" w:rsidRPr="003B6974">
        <w:t xml:space="preserve">(Buonassissi &amp; Dierssen, </w:t>
      </w:r>
      <w:r w:rsidR="003B6974" w:rsidRPr="003B6974">
        <w:lastRenderedPageBreak/>
        <w:t>2010)</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6C2AEE6F" w:rsidR="00104E87" w:rsidRDefault="004D045E">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p>
    <w:p w14:paraId="00000039" w14:textId="102F1813" w:rsidR="00104E87" w:rsidRDefault="004D045E">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The term on the left describes the expected number of particles seen in a given depth and particle size bin </w:t>
      </w:r>
      <w:r w:rsidRPr="00B945FB">
        <w:rPr>
          <w:i/>
          <w:iCs/>
        </w:rPr>
        <w:t>E(Total Particles)</w:t>
      </w:r>
      <w:r>
        <w:t xml:space="preserve"> assuming a negative binomial distribution of residuals </w:t>
      </w:r>
      <w:r w:rsidR="008422C4">
        <w:fldChar w:fldCharType="begin"/>
      </w:r>
      <w:r w:rsidR="008422C4">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3B6974" w:rsidRPr="003B6974">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0.2. On the </w:t>
      </w:r>
      <w:proofErr w:type="gramStart"/>
      <w:r>
        <w:t>right hand</w:t>
      </w:r>
      <w:proofErr w:type="gramEnd"/>
      <w:r>
        <w:t xml:space="preserve"> size, </w:t>
      </w:r>
      <w:r>
        <w:rPr>
          <w:i/>
        </w:rPr>
        <w:t>Size</w:t>
      </w:r>
      <w:r>
        <w:t xml:space="preserve"> corresponds to the lower bound of the particle size bin. We use the lower bound of a particle size-in,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27" w:name="bookmark=id.26in1rg" w:colFirst="0" w:colLast="0"/>
      <w:bookmarkEnd w:id="27"/>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1593CCC3"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(Eqn. 1)</w:t>
      </w:r>
    </w:p>
    <w:p w14:paraId="0000003E" w14:textId="25351740" w:rsidR="00104E87" w:rsidRDefault="004D045E">
      <w:r>
        <w:t xml:space="preserve">Such that flux at a given depth is the sum of all </w:t>
      </w:r>
      <w:proofErr w:type="gramStart"/>
      <w:r>
        <w:t>bin</w:t>
      </w:r>
      <w:proofErr w:type="gramEnd"/>
      <w:r>
        <w:t xml:space="preserve">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1D6D92DD"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sSubSup>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8422C4">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3B6974" w:rsidRPr="003B6974">
        <w:t>(Guidi et al., 2008)</w:t>
      </w:r>
      <w:r w:rsidR="008422C4">
        <w:fldChar w:fldCharType="end"/>
      </w:r>
      <w:r>
        <w:t>.</w:t>
      </w:r>
    </w:p>
    <w:p w14:paraId="00000043" w14:textId="77777777" w:rsidR="00104E87" w:rsidRDefault="004D045E">
      <w:pPr>
        <w:pStyle w:val="Heading3"/>
      </w:pPr>
      <w:bookmarkStart w:id="28" w:name="bookmark=id.lnxbz9" w:colFirst="0" w:colLast="0"/>
      <w:bookmarkEnd w:id="28"/>
      <w:r>
        <w:t>Size specific information</w:t>
      </w:r>
    </w:p>
    <w:p w14:paraId="00000044" w14:textId="3FE5DB2D"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8422C4">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3B6974" w:rsidRPr="003B6974">
        <w:t>(Simon et al., 2002)</w:t>
      </w:r>
      <w:r w:rsidR="008422C4">
        <w:fldChar w:fldCharType="end"/>
      </w:r>
      <w:r w:rsidR="008422C4">
        <w:t>.</w:t>
      </w:r>
    </w:p>
    <w:p w14:paraId="00000045" w14:textId="77777777" w:rsidR="00104E87" w:rsidRDefault="004D045E">
      <w:pPr>
        <w:pStyle w:val="Heading2"/>
      </w:pPr>
      <w:bookmarkStart w:id="29" w:name="bookmark=id.35nkun2" w:colFirst="0" w:colLast="0"/>
      <w:bookmarkEnd w:id="29"/>
      <w:r>
        <w:t>Variability</w:t>
      </w:r>
    </w:p>
    <w:p w14:paraId="00000046" w14:textId="77777777" w:rsidR="00104E87" w:rsidRDefault="004D045E">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22304781"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(Eqn. 2)</w:t>
      </w:r>
    </w:p>
    <w:p w14:paraId="00000048" w14:textId="1218FEBF"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“Depth” and “Day” were thin plate splines, while the </w:t>
      </w:r>
      <w:r>
        <w:rPr>
          <w:i/>
        </w:rPr>
        <w:t>s</w:t>
      </w:r>
      <w:r>
        <w:t xml:space="preserve"> term for “Hour” was a cyclic spline of </w:t>
      </w:r>
      <w:proofErr w:type="gramStart"/>
      <w:r>
        <w:t>24 hour</w:t>
      </w:r>
      <w:proofErr w:type="gramEnd"/>
      <w:r>
        <w:t xml:space="preserve"> period.</w:t>
      </w:r>
    </w:p>
    <w:p w14:paraId="00000049" w14:textId="77777777" w:rsidR="00104E87" w:rsidRDefault="004D045E">
      <w:pPr>
        <w:pStyle w:val="Heading2"/>
      </w:pPr>
      <w:bookmarkStart w:id="30" w:name="_heading=h.tflkzqnarjy0" w:colFirst="0" w:colLast="0"/>
      <w:bookmarkEnd w:id="30"/>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of </w:t>
      </w:r>
      <w:proofErr w:type="gramStart"/>
      <w:r>
        <w:t>form</w:t>
      </w:r>
      <w:proofErr w:type="gramEnd"/>
    </w:p>
    <w:p w14:paraId="787EBB2F" w14:textId="09EC48B9"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(Eqn. 3)</w:t>
      </w:r>
    </w:p>
    <w:p w14:paraId="0000004C" w14:textId="41F96DEC" w:rsidR="00104E87" w:rsidRDefault="004D045E">
      <w:r>
        <w:lastRenderedPageBreak/>
        <w:t xml:space="preserve">In this case, there is a single, </w:t>
      </w:r>
      <w:proofErr w:type="gramStart"/>
      <w:r>
        <w:t>two dimensional</w:t>
      </w:r>
      <w:proofErr w:type="gramEnd"/>
      <w:r>
        <w:t xml:space="preserve">, smooth term, rather than additive one dimensional terms as in </w:t>
      </w:r>
      <w:r w:rsidR="003D3B05">
        <w:t>Eqn.</w:t>
      </w:r>
      <w:r>
        <w:t xml:space="preserve"> </w:t>
      </w:r>
      <w:r w:rsidR="003D3B05">
        <w:t>2</w:t>
      </w:r>
      <w:r>
        <w:t xml:space="preserve"> 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132F5F">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3B6974" w:rsidRPr="003B6974">
        <w:t>(2020)</w:t>
      </w:r>
      <w:r w:rsidR="00132F5F">
        <w:fldChar w:fldCharType="end"/>
      </w:r>
      <w:r>
        <w:t xml:space="preserve"> models, corresponding to our </w:t>
      </w:r>
      <w:r w:rsidRPr="008422C4">
        <w:rPr>
          <w:b/>
          <w:bCs/>
        </w:rPr>
        <w:t>HA1-HA3</w:t>
      </w:r>
      <w:r>
        <w:t>.</w:t>
      </w:r>
    </w:p>
    <w:p w14:paraId="0000004D" w14:textId="77777777" w:rsidR="00104E87" w:rsidRDefault="004D045E">
      <w:pPr>
        <w:pStyle w:val="Heading2"/>
      </w:pPr>
      <w:bookmarkStart w:id="31" w:name="bookmark=id.1ksv4uv" w:colFirst="0" w:colLast="0"/>
      <w:bookmarkEnd w:id="31"/>
      <w:r>
        <w:t>Modeling remineralization and sinking</w:t>
      </w:r>
    </w:p>
    <w:p w14:paraId="0000004E" w14:textId="242E0B81"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32" w:name="_Hlk71627840"/>
      <w:r w:rsidR="004D045E">
        <w:t>particle remineralization and sinking model (PRiSM)</w:t>
      </w:r>
      <w:bookmarkEnd w:id="32"/>
      <w:r w:rsidR="004D045E">
        <w:t xml:space="preserve">, modified from DeVries et al. </w:t>
      </w:r>
      <w:r w:rsidR="00132F5F">
        <w:fldChar w:fldCharType="begin"/>
      </w:r>
      <w:r w:rsidR="003B367B">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3B6974" w:rsidRPr="003B6974">
        <w:t>(2014)</w:t>
      </w:r>
      <w:r w:rsidR="00132F5F">
        <w:fldChar w:fldCharType="end"/>
      </w:r>
      <w:r w:rsidR="004D045E">
        <w:t xml:space="preserve">, applied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4C801392"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del w:id="33" w:author="Jacob Cram" w:date="2021-05-13T16:09:00Z">
        <w:r w:rsidDel="0057348E">
          <w:delText xml:space="preserve">was </w:delText>
        </w:r>
      </w:del>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del w:id="34" w:author="Jacob Cram" w:date="2021-05-13T16:09:00Z">
        <w:r w:rsidR="00BF6DCA" w:rsidDel="0057348E">
          <w:delText xml:space="preserve">optimizaes </w:delText>
        </w:r>
      </w:del>
      <w:ins w:id="35" w:author="Jacob Cram" w:date="2021-05-13T16:09:00Z">
        <w:r w:rsidR="0057348E">
          <w:t>optimizes</w:t>
        </w:r>
        <w:r w:rsidR="0057348E">
          <w:t xml:space="preserve"> </w:t>
        </w:r>
      </w:ins>
      <w:r w:rsidR="00BF6DCA">
        <w:t>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increases, with depth, particles are assumed to put on mass, rather than loose mass following a negative remineralization rate. While there is not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pPr>
        <w:pStyle w:val="Heading1"/>
      </w:pPr>
      <w:bookmarkStart w:id="36" w:name="bookmark=id.44sinio" w:colFirst="0" w:colLast="0"/>
      <w:bookmarkEnd w:id="36"/>
      <w:r>
        <w:t>Results</w:t>
      </w:r>
    </w:p>
    <w:p w14:paraId="00000052" w14:textId="77777777" w:rsidR="00104E87" w:rsidRDefault="004D045E">
      <w:pPr>
        <w:pStyle w:val="Heading2"/>
      </w:pPr>
      <w:bookmarkStart w:id="37" w:name="bookmark=id.2jxsxqh" w:colFirst="0" w:colLast="0"/>
      <w:bookmarkEnd w:id="37"/>
      <w:r>
        <w:t>Physical and Chemical Data</w:t>
      </w:r>
    </w:p>
    <w:p w14:paraId="00000053" w14:textId="08E08076" w:rsidR="00104E87" w:rsidRDefault="004D045E">
      <w:r>
        <w:t>The anoxic zone, characterized</w:t>
      </w:r>
      <w:r w:rsidR="002922A3">
        <w:t xml:space="preserve"> in this study</w:t>
      </w:r>
      <w:r>
        <w:t xml:space="preserve"> by oxygen levels less than 1 </w:t>
      </w:r>
      <w:proofErr w:type="spellStart"/>
      <w:r w:rsidR="00712F66">
        <w:t>μ</w:t>
      </w:r>
      <w:r>
        <w:t>M</w:t>
      </w:r>
      <w:proofErr w:type="spellEnd"/>
      <w:r>
        <w:t>, as measured by the CTD, extends from 90 m to 900 m depth, with a sharp upper oxycline and a gradual lower oxycline (Figure 1B-C). 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The site is characterized by two fluorescence maxima (Figure 1C). The larger, shallower fluorescence peak is positioned just above the oxycline, with fluorescence from this peak and oxygen attenuating together. The smaller, lower peak is inside of the anoxic zone.</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Water mass analysis indicated that water in the top part of the ODZ is dominated by the</w:t>
      </w:r>
      <w:r w:rsidR="00E442E8">
        <w:t xml:space="preserve"> </w:t>
      </w:r>
      <w:r>
        <w:t xml:space="preserve">13CW water mass, while water </w:t>
      </w:r>
      <w:r w:rsidR="002922A3">
        <w:t>between 275 and</w:t>
      </w:r>
      <w:r>
        <w:t xml:space="preserve"> </w:t>
      </w:r>
      <w:r w:rsidR="002922A3">
        <w:t>5</w:t>
      </w:r>
      <w:r>
        <w:t xml:space="preserve">00m is primarily from the </w:t>
      </w:r>
      <w:r w:rsidR="002922A3">
        <w:t xml:space="preserve">NEPIW, with water from the AAIW dominating in the lower 500 m (Figure S2) </w:t>
      </w:r>
      <w:r w:rsidR="002922A3">
        <w:fldChar w:fldCharType="begin"/>
      </w:r>
      <w:r w:rsidR="002922A3">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2922A3">
        <w:fldChar w:fldCharType="separate"/>
      </w:r>
      <w:r w:rsidR="002922A3" w:rsidRPr="002922A3">
        <w:t>(Evans et al., 2020)</w:t>
      </w:r>
      <w:r w:rsidR="002922A3">
        <w:fldChar w:fldCharType="end"/>
      </w:r>
      <w:r w:rsidR="009942FC">
        <w:t>.</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0FC74F76"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station P2 </w:t>
      </w:r>
      <w:r w:rsidR="0082101C" w:rsidRPr="0082101C">
        <w:rPr>
          <w:rStyle w:val="FigureCaptionChar"/>
          <w:b/>
          <w:bCs/>
        </w:rPr>
        <w:t>A.</w:t>
      </w:r>
      <w:r w:rsidRPr="00E442E8">
        <w:rPr>
          <w:rStyle w:val="FigureCaptionChar"/>
        </w:rPr>
        <w:t xml:space="preserve"> Map of the ETNP Oxygen Minimum Zone and the location of station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w:t>
      </w:r>
      <w:proofErr w:type="spellStart"/>
      <w:r w:rsidRPr="00E442E8">
        <w:rPr>
          <w:rStyle w:val="FigureCaptionChar"/>
        </w:rPr>
        <w:t>Fuchsman</w:t>
      </w:r>
      <w:proofErr w:type="spellEnd"/>
      <w:r w:rsidRPr="00E442E8">
        <w:rPr>
          <w:rStyle w:val="FigureCaptionChar"/>
        </w:rPr>
        <w:t xml:space="preserve">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 shows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highlights temperature and salinity.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pPr>
        <w:pStyle w:val="Heading2"/>
      </w:pPr>
      <w:bookmarkStart w:id="38" w:name="bookmark=id.z337ya" w:colFirst="0" w:colLast="0"/>
      <w:bookmarkEnd w:id="38"/>
      <w:r>
        <w:t xml:space="preserve">Acoustic data reveal diel migration </w:t>
      </w:r>
      <w:proofErr w:type="gramStart"/>
      <w:r>
        <w:t>patterns</w:t>
      </w:r>
      <w:proofErr w:type="gramEnd"/>
    </w:p>
    <w:p w14:paraId="4206F545" w14:textId="0082F4E2" w:rsidR="00E442E8" w:rsidRDefault="004D045E">
      <w:r>
        <w:t xml:space="preserve">Acoustic data, produced by the shipboard EK60 </w:t>
      </w:r>
      <w:r w:rsidR="009942FC">
        <w:fldChar w:fldCharType="begin"/>
      </w:r>
      <w:r w:rsidR="009942FC">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3B6974" w:rsidRPr="003B6974">
        <w:t>(Andersen, 2001)</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w:t>
      </w:r>
      <w:r>
        <w:lastRenderedPageBreak/>
        <w:t>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22D7FAC4">
            <wp:extent cx="5024176" cy="3250642"/>
            <wp:effectExtent l="0" t="0" r="5080" b="6985"/>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030138" cy="3254499"/>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pPr>
        <w:pStyle w:val="Heading2"/>
      </w:pPr>
      <w:bookmarkStart w:id="39" w:name="bookmark=id.3j2qqm3" w:colFirst="0" w:colLast="0"/>
      <w:bookmarkEnd w:id="39"/>
      <w:r>
        <w:t>Flux data from traps</w:t>
      </w:r>
    </w:p>
    <w:p w14:paraId="00000058" w14:textId="33B08E34" w:rsidR="00104E87" w:rsidRDefault="004D045E">
      <w:r>
        <w:t>Flux measurements at station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pPr>
        <w:pStyle w:val="Heading2"/>
      </w:pPr>
      <w:bookmarkStart w:id="40" w:name="bookmark=id.1y810tw" w:colFirst="0" w:colLast="0"/>
      <w:bookmarkEnd w:id="40"/>
      <w:r>
        <w:t xml:space="preserve">Particle abundance measurements vary with size and </w:t>
      </w:r>
      <w:proofErr w:type="gramStart"/>
      <w:r>
        <w:t>depth</w:t>
      </w:r>
      <w:proofErr w:type="gramEnd"/>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74ADD4D1"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500m and</w:t>
      </w:r>
      <w:r>
        <w:t xml:space="preserve"> the lower oxycline (Figure 4A).</w:t>
      </w:r>
    </w:p>
    <w:p w14:paraId="0000005C" w14:textId="007F6E21" w:rsidR="00104E87" w:rsidRDefault="004D045E">
      <w:r>
        <w:t>The particle size distribution slope generally steepened (became more negative) between the surface and 500m,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77777777" w:rsidR="00E442E8" w:rsidRDefault="00E442E8" w:rsidP="00E442E8">
      <w:r>
        <w:rPr>
          <w:noProof/>
        </w:rPr>
        <w:lastRenderedPageBreak/>
        <w:drawing>
          <wp:inline distT="0" distB="0" distL="114300" distR="114300" wp14:anchorId="14D7D320" wp14:editId="458B0FDD">
            <wp:extent cx="4602145" cy="2969288"/>
            <wp:effectExtent l="0" t="0" r="8255" b="254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5" b="5"/>
                    <a:stretch>
                      <a:fillRect/>
                    </a:stretch>
                  </pic:blipFill>
                  <pic:spPr>
                    <a:xfrm>
                      <a:off x="0" y="0"/>
                      <a:ext cx="4606111" cy="2971847"/>
                    </a:xfrm>
                    <a:prstGeom prst="rect">
                      <a:avLst/>
                    </a:prstGeom>
                    <a:ln/>
                  </pic:spPr>
                </pic:pic>
              </a:graphicData>
            </a:graphic>
          </wp:inline>
        </w:drawing>
      </w:r>
    </w:p>
    <w:p w14:paraId="06C6A3E0" w14:textId="0BFA8C73"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lower oxycline.</w:t>
      </w:r>
    </w:p>
    <w:p w14:paraId="0000005D" w14:textId="77777777" w:rsidR="00104E87" w:rsidRDefault="004D045E">
      <w:pPr>
        <w:pStyle w:val="Heading2"/>
      </w:pPr>
      <w:bookmarkStart w:id="41" w:name="bookmark=id.4i7ojhp" w:colFirst="0" w:colLast="0"/>
      <w:bookmarkEnd w:id="41"/>
      <w:r>
        <w:t xml:space="preserve">Estimated particle flux sometimes increases with depth in the ODZ </w:t>
      </w:r>
      <w:proofErr w:type="gramStart"/>
      <w:r>
        <w:t>core</w:t>
      </w:r>
      <w:proofErr w:type="gramEnd"/>
    </w:p>
    <w:p w14:paraId="0000005E" w14:textId="3EC33A72" w:rsidR="00104E87" w:rsidRDefault="006932EA">
      <w:r>
        <w:t>O</w:t>
      </w:r>
      <w:r w:rsidR="004D045E">
        <w:t xml:space="preserve">ptimization found best agreement between particle flux measured by traps, and UVP estimated particle flux when per particle flux is </w:t>
      </w:r>
      <w:r>
        <w:t>fit by the equation</w:t>
      </w:r>
      <w:r w:rsidR="004D045E">
        <w:t xml:space="preserve">: Flux = (133 </w:t>
      </w:r>
      <w:r w:rsidR="003D3B05">
        <w:t>μ</w:t>
      </w:r>
      <w:r w:rsidR="004D045E">
        <w:t xml:space="preserve"> mol C / m^2/day) = </w:t>
      </w:r>
      <w:r w:rsidR="004D045E">
        <w:rPr>
          <w:b/>
        </w:rPr>
        <w:t>133</w:t>
      </w:r>
      <w:r w:rsidR="004D045E">
        <w:t xml:space="preserve"> * Size (mm) ^ </w:t>
      </w:r>
      <w:r w:rsidR="004D045E">
        <w:rPr>
          <w:b/>
        </w:rPr>
        <w:t>2.00</w:t>
      </w:r>
      <w:r w:rsidR="004D045E">
        <w:t>. Applying this fit to the UVP data resulted in a UVP predicted flux profile that broadly fit the expected trap observed flux profiles</w:t>
      </w:r>
      <w:r>
        <w:t xml:space="preserve"> (Figure 3)</w:t>
      </w:r>
      <w:r w:rsidR="004D045E">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3F7CF015" w:rsidR="00104E87" w:rsidRDefault="004D045E">
      <w:r>
        <w:t xml:space="preserve">The general additive model that </w:t>
      </w:r>
      <w:r w:rsidR="006932EA">
        <w:t>quantified</w:t>
      </w:r>
      <w:r>
        <w:t xml:space="preserve"> the how the of change of flux between 250 m and 500 m varied with depth, study day and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proofErr w:type="gramStart"/>
      <w:r>
        <w:t>In particular, there</w:t>
      </w:r>
      <w:proofErr w:type="gramEnd"/>
      <w:r>
        <w:t xml:space="preserv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lastRenderedPageBreak/>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9" r="9"/>
                    <a:stretch>
                      <a:fillRect/>
                    </a:stretch>
                  </pic:blipFill>
                  <pic:spPr>
                    <a:xfrm>
                      <a:off x="0" y="0"/>
                      <a:ext cx="3127162" cy="5628893"/>
                    </a:xfrm>
                    <a:prstGeom prst="rect">
                      <a:avLst/>
                    </a:prstGeom>
                    <a:ln/>
                  </pic:spPr>
                </pic:pic>
              </a:graphicData>
            </a:graphic>
          </wp:inline>
        </w:drawing>
      </w:r>
    </w:p>
    <w:p w14:paraId="405AB694" w14:textId="25EAC4D0" w:rsidR="00E442E8" w:rsidRDefault="00E442E8" w:rsidP="00DC428E">
      <w:pPr>
        <w:pStyle w:val="FigureCaption"/>
      </w:pPr>
      <w:r>
        <w:t xml:space="preserve">Figure 5. Within and between day variability in UVP predicted particle flux at ETNP station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proofErr w:type="gramStart"/>
      <w:r>
        <w:t>in order to</w:t>
      </w:r>
      <w:proofErr w:type="gramEnd"/>
      <w:r>
        <w:t xml:space="preserve"> highlight differences between values close to zero.</w:t>
      </w:r>
    </w:p>
    <w:p w14:paraId="00000061" w14:textId="77777777" w:rsidR="00104E87" w:rsidRDefault="004D045E">
      <w:pPr>
        <w:pStyle w:val="Heading2"/>
      </w:pPr>
      <w:bookmarkStart w:id="42" w:name="bookmark=id.2xcytpi" w:colFirst="0" w:colLast="0"/>
      <w:bookmarkEnd w:id="42"/>
      <w:r>
        <w:t xml:space="preserve">ETNP particle dynamics differ from those seen at an oxic </w:t>
      </w:r>
      <w:proofErr w:type="gramStart"/>
      <w:r>
        <w:t>site</w:t>
      </w:r>
      <w:proofErr w:type="gramEnd"/>
    </w:p>
    <w:p w14:paraId="00000062" w14:textId="74C9C7ED"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911970">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911970" w:rsidRPr="00911970">
        <w:t>(Boyer et al., 2018)</w:t>
      </w:r>
      <w:r w:rsidR="00911970">
        <w:fldChar w:fldCharType="end"/>
      </w:r>
      <w:r>
        <w:t xml:space="preserve"> suggest that the photic zone is characterized by a single fluorescence peak with a maximum at 110m and which disappeared at 200m (Figure S1C). Turbidity followed chlorophyll concentration and did not have a peak in the mesopelagic (Figure S1D), unlike the ODZ site. There was a salinity peak at 150</w:t>
      </w:r>
      <w:r w:rsidR="00911970">
        <w:t xml:space="preserve"> </w:t>
      </w:r>
      <w:r>
        <w:t>m (Figure S1B).</w:t>
      </w:r>
    </w:p>
    <w:p w14:paraId="00000063" w14:textId="77777777" w:rsidR="00104E87" w:rsidRDefault="004D045E">
      <w:r>
        <w:t xml:space="preserve">Particle numbers were higher, between the base of the photic zone through 1000 m at the ETNP ODZ site, than at the same-latitude, oxygenic P16 station 100 (Figure S7A). Particle size distributions were similar </w:t>
      </w:r>
      <w:r>
        <w:lastRenderedPageBreak/>
        <w:t>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4D61BA02"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 xml:space="preserve">m) at the ETNP ODZ site were about two orders of magnitude more common than large particles (&gt;= 500 </w:t>
      </w:r>
      <m:oMath>
        <m:r>
          <m:rPr>
            <m:sty m:val="p"/>
          </m:rP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station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pPr>
        <w:pStyle w:val="Heading2"/>
      </w:pPr>
      <w:bookmarkStart w:id="43" w:name="bookmark=id.1ci93xb" w:colFirst="0" w:colLast="0"/>
      <w:bookmarkEnd w:id="43"/>
      <w:r>
        <w:t>Smoothed and averaged data</w:t>
      </w:r>
    </w:p>
    <w:p w14:paraId="00000067" w14:textId="60BB1602"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 (Figure 6</w:t>
      </w:r>
      <w:r w:rsidR="00911970">
        <w:t>B</w:t>
      </w:r>
      <w:r>
        <w:t>),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5885F467" w:rsidR="00B05390" w:rsidRDefault="00B05390" w:rsidP="00DC428E">
      <w:pPr>
        <w:pStyle w:val="FigureCaption"/>
      </w:pPr>
      <w:r w:rsidRPr="00DC428E">
        <w:rPr>
          <w:b/>
          <w:bCs/>
        </w:rPr>
        <w:t>Figure 6.</w:t>
      </w:r>
      <w:r>
        <w:t xml:space="preserve"> </w:t>
      </w:r>
      <w:r>
        <w:rPr>
          <w:b/>
        </w:rPr>
        <w:t>A</w:t>
      </w:r>
      <w:r w:rsidR="00DC428E">
        <w:rPr>
          <w:b/>
        </w:rPr>
        <w:t>.</w:t>
      </w:r>
      <w:r>
        <w:t xml:space="preserve"> GAM smoothed bin-size and volume particle numbers at each particle size class, from the one cast that traversed the top 2000m of the water column, collected on January 13 beginning at 06:13. </w:t>
      </w:r>
      <w:r>
        <w:rPr>
          <w:b/>
        </w:rPr>
        <w:t>B</w:t>
      </w:r>
      <w:r w:rsidR="00DC428E">
        <w:rPr>
          <w:b/>
        </w:rPr>
        <w:t>.</w:t>
      </w:r>
      <w:r>
        <w:t xml:space="preserve"> Particle size distributions.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pPr>
        <w:pStyle w:val="Heading2"/>
      </w:pPr>
      <w:bookmarkStart w:id="44" w:name="bookmark=id.3whwml4" w:colFirst="0" w:colLast="0"/>
      <w:bookmarkEnd w:id="44"/>
      <w:r>
        <w:lastRenderedPageBreak/>
        <w:t xml:space="preserve">Particle number dynamics differ from model </w:t>
      </w:r>
      <w:proofErr w:type="gramStart"/>
      <w:r>
        <w:t>expectations</w:t>
      </w:r>
      <w:proofErr w:type="gramEnd"/>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4FEACD40"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r w:rsidR="005A319B">
        <w:t>4)</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796A0FDA" w:rsidR="00104E87" w:rsidRDefault="004D045E">
      <w:r>
        <w:t xml:space="preserve">DFM was positive between the photic zone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10^-5),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127B800C">
            <wp:extent cx="3883186" cy="2590230"/>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3883186" cy="2590230"/>
                    </a:xfrm>
                    <a:prstGeom prst="rect">
                      <a:avLst/>
                    </a:prstGeom>
                    <a:ln/>
                  </pic:spPr>
                </pic:pic>
              </a:graphicData>
            </a:graphic>
          </wp:inline>
        </w:drawing>
      </w:r>
      <w:r>
        <w:t xml:space="preserve"> </w:t>
      </w:r>
    </w:p>
    <w:p w14:paraId="7E0001D5" w14:textId="26EC0070" w:rsidR="00DC428E" w:rsidRDefault="00DC428E" w:rsidP="00CC1484">
      <w:pPr>
        <w:pStyle w:val="FigureCaption"/>
      </w:pPr>
      <w:r w:rsidRPr="00DC428E">
        <w:rPr>
          <w:b/>
          <w:bCs/>
        </w:rPr>
        <w:t>Figure 7.</w:t>
      </w:r>
      <w:r>
        <w:t xml:space="preserve"> Quantification of </w:t>
      </w:r>
      <w:proofErr w:type="spellStart"/>
      <w:r>
        <w:t>non remineralization</w:t>
      </w:r>
      <w:proofErr w:type="spellEnd"/>
      <w:r>
        <w:t xml:space="preserve"> and sinking like processes. </w:t>
      </w:r>
      <w:r>
        <w:rPr>
          <w:i/>
        </w:rPr>
        <w:t>Deviation from Model</w:t>
      </w:r>
      <w:r>
        <w:t xml:space="preserve"> indicates the difference between the observed small particle flux, and the flux that would </w:t>
      </w:r>
      <w:r>
        <w:lastRenderedPageBreak/>
        <w:t>be estimated if particles from the size distribution in the depth bin above remineralized and sank only 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p>
    <w:bookmarkStart w:id="45" w:name="bookmark=id.2bn6wsx" w:colFirst="0" w:colLast="0"/>
    <w:bookmarkEnd w:id="45"/>
    <w:p w14:paraId="00000070" w14:textId="77777777" w:rsidR="00104E87" w:rsidRDefault="000706F0">
      <w:pPr>
        <w:pStyle w:val="Heading1"/>
      </w:pPr>
      <w:sdt>
        <w:sdtPr>
          <w:tag w:val="goog_rdk_27"/>
          <w:id w:val="-1604639901"/>
        </w:sdtPr>
        <w:sdtEndPr/>
        <w:sdtContent/>
      </w:sdt>
      <w:r w:rsidR="004D045E">
        <w:t>Discussion</w:t>
      </w:r>
    </w:p>
    <w:p w14:paraId="00000071" w14:textId="77777777" w:rsidR="00104E87" w:rsidRDefault="004D045E">
      <w:pPr>
        <w:pStyle w:val="Heading2"/>
      </w:pPr>
      <w:bookmarkStart w:id="46" w:name="bookmark=id.qsh70q" w:colFirst="0" w:colLast="0"/>
      <w:bookmarkEnd w:id="46"/>
      <w:r>
        <w:t xml:space="preserve">Diel migrators spend time in the ODZ </w:t>
      </w:r>
      <w:proofErr w:type="gramStart"/>
      <w:r>
        <w:t>core</w:t>
      </w:r>
      <w:proofErr w:type="gramEnd"/>
    </w:p>
    <w:p w14:paraId="00000072" w14:textId="5703053C"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9942FC">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3B6974" w:rsidRPr="003B6974">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A935E8">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B04B63">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3B6974" w:rsidRPr="003B6974">
        <w:t>(Hidalgo et al., 2005)</w:t>
      </w:r>
      <w:r w:rsidR="00B04B63">
        <w:fldChar w:fldCharType="end"/>
      </w:r>
      <w:r>
        <w:t xml:space="preserve">, and much of the ETNP ODZ </w:t>
      </w:r>
      <w:r w:rsidR="00B04B63">
        <w:fldChar w:fldCharType="begin"/>
      </w:r>
      <w:r w:rsidR="00B04B63">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3B6974" w:rsidRPr="003B6974">
        <w:t>(Herrera et al., 2019)</w:t>
      </w:r>
      <w:r w:rsidR="00B04B63">
        <w:fldChar w:fldCharType="end"/>
      </w:r>
      <w:r>
        <w:t xml:space="preserve">. Sampling efforts elsewhere in the ETNP suggest that many of these diel migrators are euphausiids and fish </w:t>
      </w:r>
      <w:r w:rsidR="00B04B63">
        <w:fldChar w:fldCharType="begin"/>
      </w:r>
      <w:r w:rsidR="00B04B63">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B04B63">
        <w:rPr>
          <w:rFonts w:ascii="Cambria Math" w:hAnsi="Cambria Math" w:cs="Cambria Math"/>
        </w:rPr>
        <w:instrText>∼</w:instrText>
      </w:r>
      <w:r w:rsidR="00B04B63">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(Maas et al., 2014; Wishner et al., 2013)</w:t>
      </w:r>
      <w:r w:rsidR="00B04B63">
        <w:fldChar w:fldCharType="end"/>
      </w:r>
      <w:r>
        <w:t xml:space="preserve">, and that diel migrators are primarily 2-5 mm in size </w:t>
      </w:r>
      <w:r w:rsidR="00B04B63">
        <w:fldChar w:fldCharType="begin"/>
      </w:r>
      <w:r w:rsidR="00B04B63">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(Wishner et al., 2013)</w:t>
      </w:r>
      <w:r w:rsidR="00B04B63">
        <w:fldChar w:fldCharType="end"/>
      </w:r>
      <w:r>
        <w:t xml:space="preserve">. Krill in the Humboldt current ODZ migrate to the surface at night </w:t>
      </w:r>
      <w:r w:rsidR="00B04B63">
        <w:fldChar w:fldCharType="begin"/>
      </w:r>
      <w:r w:rsidR="00B04B63">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6C639A1F"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B04B63">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3B6974" w:rsidRPr="003B6974">
        <w:t>(Kaartvedt et al., 2007)</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B04B63">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3B6974" w:rsidRPr="003B6974">
        <w:t>(Parris et al., 2014)</w:t>
      </w:r>
      <w:r w:rsidR="00B04B63">
        <w:fldChar w:fldCharType="end"/>
      </w:r>
      <w:r>
        <w:t>.</w:t>
      </w:r>
    </w:p>
    <w:p w14:paraId="00000074" w14:textId="77777777" w:rsidR="00104E87" w:rsidRDefault="004D045E">
      <w:pPr>
        <w:pStyle w:val="Heading2"/>
      </w:pPr>
      <w:bookmarkStart w:id="47" w:name="bookmark=id.3as4poj" w:colFirst="0" w:colLast="0"/>
      <w:bookmarkEnd w:id="47"/>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6BBC189C" w:rsidR="00104E87" w:rsidRDefault="004D045E">
      <w:r>
        <w:t xml:space="preserve">Flux at our site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B04B63">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3B6974" w:rsidRPr="003B6974">
        <w:t>(Hartnett &amp; Devol, 2003; Van Mooy et al., 2002)</w:t>
      </w:r>
      <w:r w:rsidR="00B04B63">
        <w:fldChar w:fldCharType="end"/>
      </w:r>
      <w:r>
        <w:t>.</w:t>
      </w:r>
    </w:p>
    <w:p w14:paraId="00000076" w14:textId="77777777" w:rsidR="00104E87" w:rsidRDefault="004D045E">
      <w:pPr>
        <w:pStyle w:val="Heading2"/>
      </w:pPr>
      <w:bookmarkStart w:id="48" w:name="bookmark=id.1pxezwc" w:colFirst="0" w:colLast="0"/>
      <w:bookmarkEnd w:id="48"/>
      <w:r>
        <w:t xml:space="preserve">The flux to size relationship is typical of other </w:t>
      </w:r>
      <w:proofErr w:type="gramStart"/>
      <w:r>
        <w:t>sites</w:t>
      </w:r>
      <w:proofErr w:type="gramEnd"/>
    </w:p>
    <w:p w14:paraId="00000077" w14:textId="378F4BE3"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935E8">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3B6974" w:rsidRPr="003B6974">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Coupled particle flux and size measurements that are more resolved with respect to</w:t>
      </w:r>
      <w:r>
        <w:t xml:space="preserve"> depth</w:t>
      </w:r>
      <w:r w:rsidR="00D87184">
        <w:t xml:space="preserve">, </w:t>
      </w:r>
      <w:r>
        <w:t xml:space="preserve">space and time might allow </w:t>
      </w:r>
      <w:r w:rsidR="00D87184">
        <w:t>for further exploration of the</w:t>
      </w:r>
      <w:r>
        <w:t xml:space="preserve"> spatiotemporal variability of this relationship. </w:t>
      </w:r>
      <w:r w:rsidR="00D87184">
        <w:t>Combined i</w:t>
      </w:r>
      <w:r>
        <w:t xml:space="preserve">mage analysis and gel traps </w:t>
      </w:r>
      <w:r w:rsidR="00EC3855">
        <w:lastRenderedPageBreak/>
        <w:fldChar w:fldCharType="begin"/>
      </w:r>
      <w:r w:rsidR="00EC3855">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3B6974" w:rsidRPr="003B6974">
        <w:t>(McDonnell &amp; Buesseler, 2010, 2012)</w:t>
      </w:r>
      <w:r w:rsidR="00EC3855">
        <w:fldChar w:fldCharType="end"/>
      </w:r>
      <w:r>
        <w:t xml:space="preserve"> provide the opportunity to explore particle size to flux relationships and how they vary between particle types in more depth</w:t>
      </w:r>
      <w:r w:rsidR="00D87184">
        <w:t>.</w:t>
      </w:r>
    </w:p>
    <w:p w14:paraId="00000078" w14:textId="1065E0A8" w:rsidR="00104E87" w:rsidRDefault="004D045E">
      <w:pPr>
        <w:pStyle w:val="Heading2"/>
      </w:pPr>
      <w:bookmarkStart w:id="49" w:name="bookmark=id.49x2ik5" w:colFirst="0" w:colLast="0"/>
      <w:bookmarkEnd w:id="49"/>
      <w:r>
        <w:t xml:space="preserve">Remineralization rates of all particles decrease in the ODZ, but disaggregation does </w:t>
      </w:r>
      <w:proofErr w:type="gramStart"/>
      <w:r>
        <w:t>not</w:t>
      </w:r>
      <w:proofErr w:type="gramEnd"/>
    </w:p>
    <w:p w14:paraId="00000079" w14:textId="7D92DB68"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EC3855">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“Model 1”. (Figure 5), and therefore our hypothesis </w:t>
      </w:r>
      <w:r>
        <w:rPr>
          <w:b/>
        </w:rPr>
        <w:t>H</w:t>
      </w:r>
      <w:r w:rsidR="00F06FFB">
        <w:rPr>
          <w:b/>
        </w:rPr>
        <w:t>A</w:t>
      </w:r>
      <w:r>
        <w:rPr>
          <w:b/>
        </w:rPr>
        <w:t>1</w:t>
      </w:r>
      <w:r>
        <w:t xml:space="preserve">. This suggests that the low oxygen at this site decreases the particle remineralization rate of all particles, including small ones. It does not support the </w:t>
      </w:r>
      <w:r w:rsidR="00F06FFB" w:rsidRPr="00F06FFB">
        <w:rPr>
          <w:b/>
          <w:bCs/>
        </w:rPr>
        <w:t>HA2</w:t>
      </w:r>
      <w:r>
        <w:t xml:space="preserve"> in which disaggregation is suppressed in the ODZ, nor </w:t>
      </w:r>
      <w:r w:rsidR="00F06FFB" w:rsidRPr="00F06FFB">
        <w:rPr>
          <w:b/>
          <w:bCs/>
        </w:rPr>
        <w:t>HA3</w:t>
      </w:r>
      <w:r>
        <w:t xml:space="preserve"> in which only the very large particles’ remineralization is slowed. The data at the oxic site, generally conformed to Weber and Bianchi’s</w:t>
      </w:r>
      <w:r w:rsidR="006E5628">
        <w:t xml:space="preserve"> null model</w:t>
      </w:r>
      <w:r>
        <w:t xml:space="preserve"> “Model 0” </w:t>
      </w:r>
      <w:r w:rsidR="00EC3855">
        <w:fldChar w:fldCharType="begin"/>
      </w:r>
      <w:r w:rsidR="00EC3855">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which was their prediction for particle distributions at oxic sites.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3B6974">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3B6974" w:rsidRPr="003B6974">
        <w:t>(Homoky et al., 2021; Lam et al., 2020)</w:t>
      </w:r>
      <w:r w:rsidR="00EC3855">
        <w:fldChar w:fldCharType="end"/>
      </w:r>
      <w:r>
        <w:t>.</w:t>
      </w:r>
    </w:p>
    <w:p w14:paraId="0000007A" w14:textId="77777777" w:rsidR="00104E87" w:rsidRDefault="004D045E">
      <w:pPr>
        <w:pStyle w:val="Heading2"/>
      </w:pPr>
      <w:bookmarkStart w:id="50" w:name="bookmark=id.2p2csry" w:colFirst="0" w:colLast="0"/>
      <w:bookmarkEnd w:id="50"/>
      <w:r>
        <w:t xml:space="preserve">Zooplankton likely transport organic matter into the ODZ </w:t>
      </w:r>
      <w:proofErr w:type="gramStart"/>
      <w:r>
        <w:t>core</w:t>
      </w:r>
      <w:proofErr w:type="gramEnd"/>
    </w:p>
    <w:p w14:paraId="3A55F41E" w14:textId="05A2CD19" w:rsidR="00F94AB5" w:rsidRDefault="004D045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EC3855">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EC3855">
        <w:rPr>
          <w:rFonts w:ascii="Cambria Math" w:hAnsi="Cambria Math" w:cs="Cambria Math"/>
        </w:rPr>
        <w:instrText>∘</w:instrText>
      </w:r>
      <w:r w:rsidR="00EC3855">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EC3855">
        <w:rPr>
          <w:rFonts w:ascii="Cambria Math" w:hAnsi="Cambria Math" w:cs="Cambria Math"/>
        </w:rPr>
        <w:instrText>∼</w:instrText>
      </w:r>
      <w:r w:rsidR="00EC3855">
        <w:instrText>600 to\n</w:instrText>
      </w:r>
      <w:r w:rsidR="00EC3855">
        <w:rPr>
          <w:rFonts w:ascii="Cambria Math" w:hAnsi="Cambria Math" w:cs="Cambria Math"/>
        </w:rPr>
        <w:instrText>∼</w:instrText>
      </w:r>
      <w:r w:rsidR="00EC3855">
        <w:instrText>800 m, and the depth of diapause for Eucalanus inermis shifted from\n</w:instrText>
      </w:r>
      <w:r w:rsidR="00EC3855">
        <w:rPr>
          <w:rFonts w:ascii="Cambria Math" w:hAnsi="Cambria Math" w:cs="Cambria Math"/>
        </w:rPr>
        <w:instrText>∼</w:instrText>
      </w:r>
      <w:r w:rsidR="00EC3855">
        <w:instrText xml:space="preserve">500 to </w:instrText>
      </w:r>
      <w:r w:rsidR="00EC3855">
        <w:rPr>
          <w:rFonts w:ascii="Cambria Math" w:hAnsi="Cambria Math" w:cs="Cambria Math"/>
        </w:rPr>
        <w:instrText>∼</w:instrText>
      </w:r>
      <w:r w:rsidR="00EC3855">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EC3855">
        <w:rPr>
          <w:rFonts w:ascii="Cambria Math" w:hAnsi="Cambria Math" w:cs="Cambria Math"/>
        </w:rPr>
        <w:instrText>∼</w:instrText>
      </w:r>
      <w:r w:rsidR="00EC3855">
        <w:instrText>20 m) when the aerobic mixed layer was thin and the low-oxygen OMZ broad, but it was much deeper (</w:instrText>
      </w:r>
      <w:r w:rsidR="00EC3855">
        <w:rPr>
          <w:rFonts w:ascii="Cambria Math" w:hAnsi="Cambria Math" w:cs="Cambria Math"/>
        </w:rPr>
        <w:instrText>∼</w:instrText>
      </w:r>
      <w:r w:rsidR="00EC3855">
        <w:instrText xml:space="preserve">100 m) when the mixed\nlayer and higher oxygen extended deeper; daytime depth in both situations\nwas </w:instrText>
      </w:r>
      <w:r w:rsidR="00EC3855">
        <w:rPr>
          <w:rFonts w:ascii="Cambria Math" w:hAnsi="Cambria Math" w:cs="Cambria Math"/>
        </w:rPr>
        <w:instrText>∼</w:instrText>
      </w:r>
      <w:r w:rsidR="00EC3855">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3B6974" w:rsidRPr="003B6974">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varies between days suggests some </w:t>
      </w:r>
      <w:proofErr w:type="gramStart"/>
      <w:r>
        <w:t>day to day</w:t>
      </w:r>
      <w:proofErr w:type="gramEnd"/>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w:t>
      </w:r>
      <w:proofErr w:type="spellStart"/>
      <w:r w:rsidR="005E0393">
        <w:t>smal</w:t>
      </w:r>
      <w:proofErr w:type="spellEnd"/>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w:t>
      </w:r>
      <w:proofErr w:type="gramStart"/>
      <w:r>
        <w:t>actually not</w:t>
      </w:r>
      <w:proofErr w:type="gramEnd"/>
      <w:r>
        <w:t xml:space="preserve"> vary.</w:t>
      </w:r>
      <w:ins w:id="51" w:author="Jacob Cram" w:date="2021-05-13T17:22:00Z">
        <w:r w:rsidR="00B3699C">
          <w:t xml:space="preserve"> Variability in surface production, shown to shape particle abundances in other environments </w:t>
        </w:r>
      </w:ins>
      <w:r w:rsidR="00B3699C">
        <w:fldChar w:fldCharType="begin"/>
      </w:r>
      <w:r w:rsidR="00B3699C">
        <w:instrText xml:space="preserve"> ADDIN ZOTERO_ITEM CSL_CITATION {"citationID":"IYv437mY","properties":{"formattedCitation":"(Roullier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B3699C">
        <w:fldChar w:fldCharType="separate"/>
      </w:r>
      <w:r w:rsidR="00B3699C" w:rsidRPr="00B3699C">
        <w:t>(</w:t>
      </w:r>
      <w:proofErr w:type="spellStart"/>
      <w:r w:rsidR="00B3699C" w:rsidRPr="00B3699C">
        <w:t>Roullier</w:t>
      </w:r>
      <w:proofErr w:type="spellEnd"/>
      <w:r w:rsidR="00B3699C" w:rsidRPr="00B3699C">
        <w:t xml:space="preserve"> et al., 2014)</w:t>
      </w:r>
      <w:r w:rsidR="00B3699C">
        <w:fldChar w:fldCharType="end"/>
      </w:r>
      <w:ins w:id="52" w:author="Jacob Cram" w:date="2021-05-13T17:23:00Z">
        <w:r w:rsidR="00B3699C">
          <w:t xml:space="preserve">, might could also in principal generate some of </w:t>
        </w:r>
      </w:ins>
      <w:del w:id="53" w:author="Jacob Cram" w:date="2021-05-13T17:23:00Z">
        <w:r w:rsidR="00F94AB5" w:rsidDel="00B3699C">
          <w:delText xml:space="preserve"> Another possible interpretation of our data is that surface production varies in such a way as to generate the apparent </w:delText>
        </w:r>
      </w:del>
      <w:r w:rsidR="00F94AB5">
        <w:t>increases in flux with depth</w:t>
      </w:r>
      <w:ins w:id="54" w:author="Jacob Cram" w:date="2021-05-13T17:24:00Z">
        <w:r w:rsidR="00B3699C">
          <w:t>, or at least contribute to some or all of the temporal variability in apparent flux.</w:t>
        </w:r>
      </w:ins>
      <w:del w:id="55" w:author="Jacob Cram" w:date="2021-05-13T17:24:00Z">
        <w:r w:rsidR="00F94AB5" w:rsidDel="00B3699C">
          <w:delText>.</w:delText>
        </w:r>
      </w:del>
    </w:p>
    <w:p w14:paraId="0000007B" w14:textId="301D5EEF" w:rsidR="00104E87" w:rsidRDefault="00EC3855">
      <w:r>
        <w:t xml:space="preserve">Zooplankton are known to also congregate at the lower boundaries of ODZs </w:t>
      </w:r>
      <w:r>
        <w:fldChar w:fldCharType="begin"/>
      </w:r>
      <w:r>
        <w:instrText xml:space="preserve"> ADDIN ZOTERO_ITEM CSL_CITATION {"citationID":"t3hwfUiC","properties":{"formattedCitation":"(Wishner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Pr>
          <w:rFonts w:ascii="Cambria Math" w:hAnsi="Cambria Math" w:cs="Cambria Math"/>
        </w:rPr>
        <w:instrText>∘</w:instrText>
      </w:r>
      <w:r>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Pr>
          <w:rFonts w:ascii="Cambria Math" w:hAnsi="Cambria Math" w:cs="Cambria Math"/>
        </w:rPr>
        <w:instrText>∼</w:instrText>
      </w:r>
      <w:r>
        <w:instrText>600 to\n</w:instrText>
      </w:r>
      <w:r>
        <w:rPr>
          <w:rFonts w:ascii="Cambria Math" w:hAnsi="Cambria Math" w:cs="Cambria Math"/>
        </w:rPr>
        <w:instrText>∼</w:instrText>
      </w:r>
      <w:r>
        <w:instrText>800 m, and the depth of diapause for Eucalanus inermis shifted from\n</w:instrText>
      </w:r>
      <w:r>
        <w:rPr>
          <w:rFonts w:ascii="Cambria Math" w:hAnsi="Cambria Math" w:cs="Cambria Math"/>
        </w:rPr>
        <w:instrText>∼</w:instrText>
      </w:r>
      <w:r>
        <w:instrText xml:space="preserve">500 to </w:instrText>
      </w:r>
      <w:r>
        <w:rPr>
          <w:rFonts w:ascii="Cambria Math" w:hAnsi="Cambria Math" w:cs="Cambria Math"/>
        </w:rPr>
        <w:instrText>∼</w:instrText>
      </w:r>
      <w:r>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Pr>
          <w:rFonts w:ascii="Cambria Math" w:hAnsi="Cambria Math" w:cs="Cambria Math"/>
        </w:rPr>
        <w:instrText>∼</w:instrText>
      </w:r>
      <w:r>
        <w:instrText>20 m) when the aerobic mixed layer was thin and the low-oxygen OMZ broad, but it was much deeper (</w:instrText>
      </w:r>
      <w:r>
        <w:rPr>
          <w:rFonts w:ascii="Cambria Math" w:hAnsi="Cambria Math" w:cs="Cambria Math"/>
        </w:rPr>
        <w:instrText>∼</w:instrText>
      </w:r>
      <w:r>
        <w:instrText xml:space="preserve">100 m) when the mixed\nlayer and higher oxygen extended deeper; daytime depth in both situations\nwas </w:instrText>
      </w:r>
      <w:r>
        <w:rPr>
          <w:rFonts w:ascii="Cambria Math" w:hAnsi="Cambria Math" w:cs="Cambria Math"/>
        </w:rPr>
        <w:instrText>∼</w:instrText>
      </w:r>
      <w:r>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3B6974" w:rsidRPr="003B6974">
        <w:t>(Wishner et al., 2020)</w:t>
      </w:r>
      <w:r>
        <w:fldChar w:fldCharType="end"/>
      </w:r>
      <w:r>
        <w:t xml:space="preserve"> and high urea concentrations in the lower oxycline of the ETNP has been suggested to be due to these zooplankton </w:t>
      </w:r>
      <w:r>
        <w:fldChar w:fldCharType="begin"/>
      </w:r>
      <w:r>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Pr>
          <w:rFonts w:ascii="Cambria Math" w:hAnsi="Cambria Math" w:cs="Cambria Math"/>
        </w:rPr>
        <w:instrText>∼</w:instrText>
      </w:r>
      <w:r>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3B6974" w:rsidRPr="003B6974">
        <w:t>(Widner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 or horizontal advection of small particles.</w:t>
      </w:r>
      <w:bookmarkStart w:id="56" w:name="bookmark=id.147n2zr" w:colFirst="0" w:colLast="0"/>
      <w:bookmarkEnd w:id="56"/>
    </w:p>
    <w:p w14:paraId="0000007C" w14:textId="77777777" w:rsidR="00104E87" w:rsidRDefault="004D045E">
      <w:pPr>
        <w:pStyle w:val="Heading2"/>
      </w:pPr>
      <w:r>
        <w:t xml:space="preserve">Zooplankton likely disaggregate particles in the ODZ </w:t>
      </w:r>
      <w:proofErr w:type="gramStart"/>
      <w:r>
        <w:t>core</w:t>
      </w:r>
      <w:proofErr w:type="gramEnd"/>
    </w:p>
    <w:p w14:paraId="0000007D" w14:textId="430B9DFF"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EC3855">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EC3855">
        <w:rPr>
          <w:rFonts w:ascii="Cambria Math" w:hAnsi="Cambria Math" w:cs="Cambria Math"/>
        </w:rPr>
        <w:instrText>∼</w:instrText>
      </w:r>
      <w:r w:rsidR="00EC3855">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3B6974" w:rsidRPr="003B6974">
        <w:t>(Herrera et al., 2019; Maas et al., 2014)</w:t>
      </w:r>
      <w:r w:rsidR="00EC3855">
        <w:fldChar w:fldCharType="end"/>
      </w:r>
      <w:r>
        <w:t xml:space="preserve">, may break down particles </w:t>
      </w:r>
      <w:r w:rsidR="00EC3855">
        <w:fldChar w:fldCharType="begin"/>
      </w:r>
      <w:r w:rsidR="00EC3855">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3B6974" w:rsidRPr="003B6974">
        <w:t>(Dilling &amp; Alldredge, 2000; Goldthwait et al., 2005)</w:t>
      </w:r>
      <w:r w:rsidR="00EC3855">
        <w:fldChar w:fldCharType="end"/>
      </w:r>
      <w:r>
        <w:t xml:space="preserve">. While other processes such as horizontal </w:t>
      </w:r>
      <w:r>
        <w:lastRenderedPageBreak/>
        <w:t xml:space="preserve">advection of water containing small particles </w:t>
      </w:r>
      <w:r w:rsidR="00EC3855">
        <w:fldChar w:fldCharType="begin"/>
      </w:r>
      <w:r w:rsidR="00EC3855">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3B6974" w:rsidRPr="003B6974">
        <w:t>(Inthorn, 2005)</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5F53056C" w:rsidR="00104E87" w:rsidRDefault="004D045E">
      <w:r>
        <w:t xml:space="preserve">Other deviations from model assumptions could also explain the increase in small particles relative to model predictions. For instance, if the model’s assumed relationships between size, flux, sinking speed and biomass are not all accurate, particle dynamics might differ from our predictions. In particular, small particles might break down more slowly than large ones, or sink more quickly for their size than expected, as has been seen elsewhere </w:t>
      </w:r>
      <w:r w:rsidR="00EC3855">
        <w:fldChar w:fldCharType="begin"/>
      </w:r>
      <w:r w:rsidR="00EC3855">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3B6974" w:rsidRPr="003B6974">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EC3855">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3B6974" w:rsidRPr="003B6974">
        <w:t>(Cram et al., 2018; Guidi et al., 2008)</w:t>
      </w:r>
      <w:r w:rsidR="00EC3855">
        <w:fldChar w:fldCharType="end"/>
      </w:r>
      <w:r>
        <w:t>, and that these two values sum to the particle flux fractal dimension. If any of these assumptions do not hold, the magnitude of the values may differ.</w:t>
      </w:r>
    </w:p>
    <w:p w14:paraId="0000007F" w14:textId="7B97F63B"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4A766D">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3B6974" w:rsidRPr="003B6974">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4A766D">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3B6974" w:rsidRPr="003B6974">
        <w:t>(2020)</w:t>
      </w:r>
      <w:r w:rsidR="004A766D">
        <w:fldChar w:fldCharType="end"/>
      </w:r>
      <w:r>
        <w:t xml:space="preserve"> Model 3, corresponding to </w:t>
      </w:r>
      <w:r w:rsidRPr="006065A2">
        <w:rPr>
          <w:b/>
          <w:bCs/>
        </w:rPr>
        <w:t>H</w:t>
      </w:r>
      <w:r w:rsidR="006065A2" w:rsidRPr="006065A2">
        <w:rPr>
          <w:b/>
          <w:bCs/>
        </w:rPr>
        <w:t>A3</w:t>
      </w:r>
      <w:r>
        <w:t>, in which large particles remineralize slower than larger ones could also be occurring. Like aggregation, this process could be occurring through the OMZ but is overwhelmed by the effects of disaggregation above 500 m.</w:t>
      </w:r>
    </w:p>
    <w:p w14:paraId="00000080" w14:textId="77777777" w:rsidR="00104E87" w:rsidRDefault="004D045E">
      <w:pPr>
        <w:pStyle w:val="Heading2"/>
      </w:pPr>
      <w:bookmarkStart w:id="57" w:name="bookmark=id.3o7alnk" w:colFirst="0" w:colLast="0"/>
      <w:bookmarkEnd w:id="57"/>
      <w:r>
        <w:t xml:space="preserve">Water mass changes may affect particle flux and size </w:t>
      </w:r>
      <w:proofErr w:type="gramStart"/>
      <w:r>
        <w:t>changes</w:t>
      </w:r>
      <w:proofErr w:type="gramEnd"/>
    </w:p>
    <w:p w14:paraId="60F17794" w14:textId="0FCE3125"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AAIW that occurs at this depth (Figure S2). </w:t>
      </w:r>
      <w:r w:rsidR="004A766D">
        <w:t>The</w:t>
      </w:r>
      <w:r>
        <w:t xml:space="preserve"> AAIW is suggested to have higher oxygen concentration than overlying waters</w:t>
      </w:r>
      <w:r w:rsidR="004A766D">
        <w:t xml:space="preserve"> though much of the ODZ</w:t>
      </w:r>
      <w:r>
        <w:t xml:space="preserve"> </w:t>
      </w:r>
      <w:r w:rsidR="004A766D">
        <w:fldChar w:fldCharType="begin"/>
      </w:r>
      <w:r w:rsidR="004A766D">
        <w:instrText xml:space="preserve"> ADDIN ZOTERO_ITEM CSL_CITATION {"citationID":"gDFSjNOI","properties":{"formattedCitation":"(Evans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3B6974" w:rsidRPr="003B6974">
        <w:t>(Evans et al., 2020)</w:t>
      </w:r>
      <w:r w:rsidR="004A766D">
        <w:fldChar w:fldCharType="end"/>
      </w:r>
      <w:r w:rsidR="004A766D">
        <w:t xml:space="preserve">. </w:t>
      </w:r>
      <w:sdt>
        <w:sdtPr>
          <w:tag w:val="goog_rdk_36"/>
          <w:id w:val="177468586"/>
        </w:sdtPr>
        <w:sdtEndPr/>
        <w:sdtContent/>
      </w:sdt>
      <w:r w:rsidR="004A766D">
        <w:t xml:space="preserve"> However, measurements taken at this station in 2012 observed zero oxygen though 800m with the highly sensitive STOX electrode, suggesting that oxygen, if present, is below 2nM, even in the AAIW water mass </w:t>
      </w:r>
      <w:r w:rsidR="001F2172">
        <w:fldChar w:fldCharType="begin"/>
      </w:r>
      <w:r w:rsidR="001F217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3B6974" w:rsidRPr="003B6974">
        <w:t>(Tiano et al., 2014)</w:t>
      </w:r>
      <w:r w:rsidR="001F2172">
        <w:fldChar w:fldCharType="end"/>
      </w:r>
      <w:r w:rsidR="004A766D">
        <w:t xml:space="preserve">. It is conceivable that the AAIW water mass </w:t>
      </w:r>
      <w:r w:rsidR="001F2172">
        <w:t>harbored trace oxygen</w:t>
      </w:r>
      <w:r w:rsidR="004A766D">
        <w:t xml:space="preserve"> during our study, but not in 2012. It is also possible that the AAIW has different particle size and abundance characteristics due to its having advected from different geographic regions than the overlying water.</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be using water mass characteristics</w:t>
      </w:r>
      <w:r w:rsidR="00F71511">
        <w:t>, such as temperature or salinity,</w:t>
      </w:r>
      <w:r w:rsidR="006065A2">
        <w:t xml:space="preserve"> to determine their migration depths.</w:t>
      </w:r>
    </w:p>
    <w:p w14:paraId="00000082" w14:textId="2591C849" w:rsidR="00104E87" w:rsidRDefault="004D045E">
      <w:r>
        <w:t xml:space="preserve">The change in water mass between </w:t>
      </w:r>
      <w:sdt>
        <w:sdtPr>
          <w:tag w:val="goog_rdk_34"/>
          <w:id w:val="751401972"/>
        </w:sdtPr>
        <w:sdtEndPr/>
        <w:sdtContent/>
      </w:sdt>
      <w:r>
        <w:t xml:space="preserve">13CW and NEPIW, around 250 m, in contrast, does not appear to correspond to any apparent changes in particle flux or size, </w:t>
      </w:r>
      <w:r w:rsidR="001F2172">
        <w:t xml:space="preserve">even though </w:t>
      </w:r>
      <w:r>
        <w:t xml:space="preserve">the 13CW </w:t>
      </w:r>
      <w:r w:rsidR="001F2172">
        <w:t>is more anoxic through much of the ODZ than the</w:t>
      </w:r>
      <w:r>
        <w:t xml:space="preserve"> NEPIW </w:t>
      </w:r>
      <w:r w:rsidR="004A766D">
        <w:fldChar w:fldCharType="begin"/>
      </w:r>
      <w:r w:rsidR="004A766D">
        <w:instrText xml:space="preserve"> ADDIN ZOTERO_ITEM CSL_CITATION {"citationID":"fQEf5Qkx","properties":{"formattedCitation":"(Evans et al., 2020; Larsen et al., 2016)","plainCitation":"(Evans et al., 2020; Larsen et al., 2016)","noteIndex":0},"citationItems":[{"id":9408,"uris":["http://zotero.org/users/158097/items/V6EYTHZW"],"uri":["http://zotero.org/users/158097/items/V6EYTHZW"],"itemData":{"id":9408,"type":"article-journal","abstract":"Oceanic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W."}],"issued":{"date-parts":[["2020"]]}}},{"id":9402,"uris":["http://zotero.org/users/158097/items/EAR6C4DW"],"uri":["http://zotero.org/users/158097/items/EAR6C4DW"],"itemData":{"id":9402,"type":"article-journal","abstract":"Conventional sensors for the quantification of O2 availability in aquatic environments typically have limits of detection (LOD) of &gt; 1 μmol L−1 and do not have sufficient resolution to reliably measure concentrations in strongly O2 depleted environments. We present a novel trace optical sensor based on the palladium(II)-benzoporphyrin luminophore, immobilized in a perfluorinated matrix with high O2 permeability. The trace sensor has a detection limit of </w:instrText>
      </w:r>
      <w:r w:rsidR="004A766D">
        <w:rPr>
          <w:rFonts w:ascii="Cambria Math" w:hAnsi="Cambria Math" w:cs="Cambria Math"/>
        </w:rPr>
        <w:instrText>∼</w:instrText>
      </w:r>
      <w:r w:rsidR="004A766D">
        <w:instrText xml:space="preserve">5 nmol L−1 with a dynamic range extending up to </w:instrText>
      </w:r>
      <w:r w:rsidR="004A766D">
        <w:rPr>
          <w:rFonts w:ascii="Cambria Math" w:hAnsi="Cambria Math" w:cs="Cambria Math"/>
        </w:rPr>
        <w:instrText>∼</w:instrText>
      </w:r>
      <w:r w:rsidR="004A766D">
        <w:instrText xml:space="preserve">2 μmol L−1. The sensor demonstrates a response time &lt; 30 s and a small, predictable, and fully reversible response to hydrostatic pressure and temperature. The sensor showed excellent stability for continuously measurements during depth profiling in Oxygen Minimum Zones (OMZ). The novel sensor was deployed in situ using a Trace Oxygen Profiler instrument (TOP) equipped with two additional O2 optical sensors, with higher dynamic range, allowing, when combined, measurements of O2 concentration from </w:instrText>
      </w:r>
      <w:r w:rsidR="004A766D">
        <w:rPr>
          <w:rFonts w:ascii="Cambria Math" w:hAnsi="Cambria Math" w:cs="Cambria Math"/>
        </w:rPr>
        <w:instrText>∼</w:instrText>
      </w:r>
      <w:r w:rsidR="004A766D">
        <w:instrText xml:space="preserve">5 nmol L−1 to 1000 μmol L−1 with a single instrument. The TOP instrument was deployed in the OMZ regions of the Eastern Tropical North Pacific (ETNP) and Bay of Bengal (BoB). The measurements demonstrated that O2 concentrations in the ETNP generally were below the LOD of the trace sensor, but that large sub-micromolar O2 intrusions, spanning 60–80 m with maximum O2 concentrations above 50 nmol L−1, could be observed in the OMZ core. The O2 concentrations in the BoB were high compared to the ETNP and rarely decreased below 50 nmol L−1, but demonstrated tremendous small-scale variability.","container-title":"Limnology and Oceanography: Methods","DOI":"https://doi.org/10.1002/lom3.10126","ISSN":"1541-5856","issue":"12","language":"en","note":"_eprint: https://onlinelibrary.wiley.com/doi/pdf/10.1002/lom3.10126","page":"784-800","source":"Wiley Online Library","title":"In situ quantification of ultra-low O2 concentrations in oxygen minimum zones: Application of novel optodes","title-short":"In situ quantification of ultra-low O2 concentrations in oxygen minimum zones","volume":"14","author":[{"family":"Larsen","given":"Morten"},{"family":"Lehner","given":"Philipp"},{"family":"Borisov","given":"Sergey M."},{"family":"Klimant","given":"Ingo"},{"family":"Fischer","given":"Jan P."},{"family":"Stewart","given":"Frank J."},{"family":"Canfield","given":"Donald E."},{"family":"Glud","given":"Ronnie N."}],"issued":{"date-parts":[["2016"]]}}}],"schema":"https://github.com/citation-style-language/schema/raw/master/csl-citation.json"} </w:instrText>
      </w:r>
      <w:r w:rsidR="004A766D">
        <w:fldChar w:fldCharType="separate"/>
      </w:r>
      <w:r w:rsidR="003B6974" w:rsidRPr="003B6974">
        <w:t>(Evans et al., 2020; Larsen et al., 2016)</w:t>
      </w:r>
      <w:r w:rsidR="004A766D">
        <w:fldChar w:fldCharType="end"/>
      </w:r>
      <w:r>
        <w:t>.</w:t>
      </w:r>
      <w:r w:rsidR="001F2172" w:rsidRPr="001F2172">
        <w:t xml:space="preserve"> </w:t>
      </w:r>
      <w:r w:rsidR="001F2172">
        <w:t>Thus, we would argue that any trace oxygen</w:t>
      </w:r>
      <w:r w:rsidR="00F71511">
        <w:t xml:space="preserve"> or 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3" w14:textId="77777777" w:rsidR="00104E87" w:rsidRDefault="004D045E">
      <w:pPr>
        <w:pStyle w:val="Heading2"/>
      </w:pPr>
      <w:bookmarkStart w:id="58" w:name="bookmark=id.23ckvvd" w:colFirst="0" w:colLast="0"/>
      <w:bookmarkEnd w:id="58"/>
      <w:r>
        <w:t>Revisiting Hypotheses</w:t>
      </w:r>
    </w:p>
    <w:p w14:paraId="00000084" w14:textId="01862613" w:rsidR="00104E87" w:rsidRDefault="004D045E">
      <w:r>
        <w:t xml:space="preserve">Our data provide the first combined look at the relationship between particle size, particle flux, and migratory organisms. Our data support only the first of the three </w:t>
      </w:r>
      <w:r w:rsidR="006E5628">
        <w:t xml:space="preserve">of Weber and Bianchi’s </w:t>
      </w:r>
      <w:r w:rsidR="006E5628">
        <w:fldChar w:fldCharType="begin"/>
      </w:r>
      <w:r w:rsidR="006E5628">
        <w:instrText xml:space="preserve"> ADDIN ZOTERO_ITEM CSL_CITATION {"citationID":"qldZrOwc","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6E5628">
        <w:fldChar w:fldCharType="separate"/>
      </w:r>
      <w:r w:rsidR="003B6974" w:rsidRPr="003B6974">
        <w:t>(2020)</w:t>
      </w:r>
      <w:r w:rsidR="006E5628">
        <w:fldChar w:fldCharType="end"/>
      </w:r>
      <w:r>
        <w:t xml:space="preserve"> hypotheses that particles of all sizes remineralize more slowly in ODZs </w:t>
      </w:r>
      <w:r>
        <w:rPr>
          <w:b/>
        </w:rPr>
        <w:t>HA1</w:t>
      </w:r>
      <w:r>
        <w:t xml:space="preserve">. It </w:t>
      </w:r>
      <w:r>
        <w:rPr>
          <w:i/>
        </w:rPr>
        <w:t>did not support</w:t>
      </w:r>
      <w:r>
        <w:t xml:space="preserve"> the hypotheses that disaggregation is lower in the ODZ </w:t>
      </w:r>
      <w:r>
        <w:rPr>
          <w:b/>
        </w:rPr>
        <w:t>HA2</w:t>
      </w:r>
      <w:r>
        <w:t xml:space="preserve">, </w:t>
      </w:r>
      <w:r>
        <w:rPr>
          <w:i/>
        </w:rPr>
        <w:t>nor</w:t>
      </w:r>
      <w:r>
        <w:t xml:space="preserve"> that the largest particles degraded particularly slowly in ODZs </w:t>
      </w:r>
      <w:r>
        <w:rPr>
          <w:b/>
        </w:rPr>
        <w:t>HA3</w:t>
      </w:r>
      <w:r>
        <w:t>.</w:t>
      </w:r>
    </w:p>
    <w:p w14:paraId="00000085" w14:textId="566F5031" w:rsidR="00104E87" w:rsidRDefault="004D045E">
      <w:r>
        <w:t xml:space="preserve">While we hypothesized temporal variability in particle size, </w:t>
      </w:r>
      <w:r w:rsidR="008422C4">
        <w:t>number,</w:t>
      </w:r>
      <w:r>
        <w:t xml:space="preserve"> and flux (</w:t>
      </w:r>
      <w:r>
        <w:rPr>
          <w:b/>
        </w:rPr>
        <w:t>HB1)</w:t>
      </w:r>
      <w:r>
        <w:t xml:space="preserve">, we only observed statistically significant temporal variability in flux, and this variability was relatively small, compared to the total amount of flux. Flux was, </w:t>
      </w:r>
      <w:r w:rsidR="00F71511">
        <w:t>non-significantly</w:t>
      </w:r>
      <w:r>
        <w:t xml:space="preserve"> highest in the </w:t>
      </w:r>
      <w:r w:rsidR="00F71511">
        <w:t>early morning</w:t>
      </w:r>
      <w:r w:rsidR="00C66B70">
        <w:t xml:space="preserve"> (Figure S6C)</w:t>
      </w:r>
      <w:r>
        <w:t xml:space="preserve">, </w:t>
      </w:r>
      <w:r w:rsidR="00F71511">
        <w:t xml:space="preserve">which </w:t>
      </w:r>
      <w:r w:rsidR="00F71511">
        <w:lastRenderedPageBreak/>
        <w:t>could indicate weekly spatially variable</w:t>
      </w:r>
      <w:r>
        <w:t xml:space="preserve"> transport by diel </w:t>
      </w:r>
      <w:proofErr w:type="gramStart"/>
      <w:r>
        <w:t>migrators</w:t>
      </w:r>
      <w:r w:rsidR="00F71511">
        <w:t>, but</w:t>
      </w:r>
      <w:proofErr w:type="gramEnd"/>
      <w:r w:rsidR="00F71511">
        <w:t xml:space="preserve"> might also emerge from random temporal variability in particle flux. </w:t>
      </w:r>
      <w:r>
        <w:t xml:space="preserve">This suggests that particle sinking speed may be slow enough that the diel migratory patterns of zooplankton occur on a shorter </w:t>
      </w:r>
      <w:proofErr w:type="gramStart"/>
      <w:r>
        <w:t>time-scale</w:t>
      </w:r>
      <w:proofErr w:type="gramEnd"/>
      <w:r>
        <w:t xml:space="preserve"> than that at which particles sink out of different water column layers. Future measurements of particle sinking speeds in this region would help to constrain</w:t>
      </w:r>
      <w:r w:rsidR="001F2172">
        <w:t xml:space="preserve"> </w:t>
      </w:r>
      <w:r>
        <w:t xml:space="preserve">these time scales. That the decreased flux attenuation happened primarily in the DVM region supported our hypothesis </w:t>
      </w:r>
      <w:r>
        <w:rPr>
          <w:b/>
        </w:rPr>
        <w:t>HB2</w:t>
      </w:r>
      <w:r>
        <w:t xml:space="preserve"> that changes in flux corresponded with migrator abundances.</w:t>
      </w:r>
    </w:p>
    <w:p w14:paraId="00000086" w14:textId="4824CDB8" w:rsidR="00104E87" w:rsidRDefault="00F71511">
      <w:r>
        <w:t>The</w:t>
      </w:r>
      <w:r w:rsidR="004D045E">
        <w:t xml:space="preserve"> data supported our hypothesis that particle size patterns cannot be explained by remineralization and sinking alone (</w:t>
      </w:r>
      <w:r w:rsidR="004D045E">
        <w:rPr>
          <w:b/>
        </w:rPr>
        <w:t>HB3)</w:t>
      </w:r>
      <w:r w:rsidR="004D045E">
        <w:t xml:space="preserve">. </w:t>
      </w:r>
      <w:r w:rsidR="001F2172">
        <w:t>Indeed,</w:t>
      </w:r>
      <w:r w:rsidR="004D045E">
        <w:t xml:space="preserve"> the abundance of small particles above 500</w:t>
      </w:r>
      <w:r>
        <w:t xml:space="preserve"> </w:t>
      </w:r>
      <w:r w:rsidR="004D045E">
        <w:t>m, suggested and important role for disaggregation is shaping the particle spectrum in the upper ODZ.</w:t>
      </w:r>
    </w:p>
    <w:p w14:paraId="00000087" w14:textId="77777777" w:rsidR="00104E87" w:rsidRDefault="004D045E">
      <w:pPr>
        <w:pStyle w:val="Heading2"/>
      </w:pPr>
      <w:bookmarkStart w:id="59" w:name="bookmark=id.ihv636" w:colFirst="0" w:colLast="0"/>
      <w:bookmarkEnd w:id="59"/>
      <w:r>
        <w:t>Opportunities for future directions</w:t>
      </w:r>
    </w:p>
    <w:p w14:paraId="00000088" w14:textId="076446F7" w:rsidR="00104E87" w:rsidRDefault="001F2172">
      <w:r>
        <w:t>Due to the relatively small effect sizes of day to day and within day variability in particle f</w:t>
      </w:r>
      <w:r w:rsidR="00C66B70">
        <w:t>l</w:t>
      </w:r>
      <w:r>
        <w:t xml:space="preserve">ux and disaggregation, we argue that particle size measurements can be generally thought of as representative of similar environments over a time scale of at least a week. Therefore,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(HA1)</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935E8">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3B6974" w:rsidRPr="003B6974">
        <w:t>(Guidi et al., 2008; Kiko et al., 2017, 2020)</w:t>
      </w:r>
      <w:r w:rsidR="00A935E8">
        <w:fldChar w:fldCharType="end"/>
      </w:r>
      <w:r w:rsidR="004D045E">
        <w:t>.</w:t>
      </w:r>
    </w:p>
    <w:p w14:paraId="00000089" w14:textId="77777777" w:rsidR="00104E87" w:rsidRDefault="004D045E">
      <w:pPr>
        <w:pStyle w:val="Heading1"/>
      </w:pPr>
      <w:bookmarkStart w:id="60" w:name="bookmark=id.32hioqz" w:colFirst="0" w:colLast="0"/>
      <w:bookmarkEnd w:id="60"/>
      <w:r>
        <w:t>Conclusions</w:t>
      </w:r>
    </w:p>
    <w:p w14:paraId="0000008A" w14:textId="66C44E97" w:rsidR="00104E87" w:rsidRDefault="004D045E">
      <w:r>
        <w:t xml:space="preserve">If OMZs expand in response to the changing climate, larger areas of the ocean are likely to resemble this environment, which is oligotrophic and </w:t>
      </w:r>
      <w:r w:rsidR="00C66B70">
        <w:t>has</w:t>
      </w:r>
      <w:r>
        <w:t xml:space="preserve"> an oxygen deficient zone spanning most of the </w:t>
      </w:r>
      <w:proofErr w:type="spellStart"/>
      <w:r>
        <w:t>mesopelegic</w:t>
      </w:r>
      <w:proofErr w:type="spellEnd"/>
      <w:r>
        <w:t xml:space="preserve"> zone. Previous models</w:t>
      </w:r>
      <w:r w:rsidR="00C66B70">
        <w:t xml:space="preserve"> and observations</w:t>
      </w:r>
      <w:r>
        <w:t xml:space="preserve"> have suggested that OMZs are site</w:t>
      </w:r>
      <w:r w:rsidR="00C66B70">
        <w:t>s</w:t>
      </w:r>
      <w:r>
        <w:t xml:space="preserve"> of efficient carbon transfer to the deep ocean</w:t>
      </w:r>
      <w:r w:rsidR="00C66B70">
        <w:t xml:space="preserve"> </w:t>
      </w:r>
      <w:r w:rsidR="00C66B70">
        <w:fldChar w:fldCharType="begin"/>
      </w:r>
      <w:r w:rsidR="00C66B70">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C66B70" w:rsidRPr="00C66B70">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54C7FEA8" w:rsidR="00104E87" w:rsidRDefault="004D045E">
      <w:r>
        <w:t xml:space="preserve">Our data could potentially be used in conjunction with mechanistic models </w:t>
      </w:r>
      <w:r w:rsidR="00A935E8">
        <w:fldChar w:fldCharType="begin"/>
      </w:r>
      <w:r w:rsidR="00A935E8">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3B6974" w:rsidRPr="003B6974">
        <w:t>(e.g. Weber &amp; Bianchi, 2020)</w:t>
      </w:r>
      <w:r w:rsidR="00A935E8">
        <w:fldChar w:fldCharType="end"/>
      </w:r>
      <w:r>
        <w:t xml:space="preserve"> to constrain the relative carbon oxidation rate by the two metabolic processes, which is currently poorly understood </w:t>
      </w:r>
      <w:r w:rsidR="00A935E8">
        <w:fldChar w:fldCharType="begin"/>
      </w:r>
      <w:r w:rsidR="00A935E8">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3B6974" w:rsidRPr="003B6974">
        <w:t>(Bristow, 2018)</w:t>
      </w:r>
      <w:r w:rsidR="00A935E8">
        <w:fldChar w:fldCharType="end"/>
      </w:r>
      <w:r>
        <w:t>. Furthermore, it appears that diel migratory organisms both disaggregate particles and transport carbon throughout the top 500 m of the water column. Day to 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8422C4">
      <w:pPr>
        <w:pStyle w:val="Heading1"/>
      </w:pPr>
      <w:bookmarkStart w:id="61" w:name="_heading=h.uz166cm11no7" w:colFirst="0" w:colLast="0"/>
      <w:bookmarkEnd w:id="61"/>
      <w:r>
        <w:t>Acknowledgements</w:t>
      </w:r>
    </w:p>
    <w:p w14:paraId="0000008F" w14:textId="35C612C7" w:rsidR="00104E87" w:rsidRDefault="004D045E">
      <w:r>
        <w:t xml:space="preserve">The authors thank the captain and crew of the RV </w:t>
      </w:r>
      <w:proofErr w:type="spellStart"/>
      <w:r>
        <w:t>Sikuliaq</w:t>
      </w:r>
      <w:proofErr w:type="spellEnd"/>
      <w:r>
        <w:t xml:space="preserve"> for making field collection possible. The authors also thank </w:t>
      </w:r>
      <w:proofErr w:type="spellStart"/>
      <w:r>
        <w:t>Gabrelle</w:t>
      </w:r>
      <w:proofErr w:type="spellEnd"/>
      <w:r>
        <w:t xml:space="preserve"> </w:t>
      </w:r>
      <w:proofErr w:type="spellStart"/>
      <w:r>
        <w:t>Rocap</w:t>
      </w:r>
      <w:proofErr w:type="spellEnd"/>
      <w:r>
        <w:t xml:space="preserve">, Curtis </w:t>
      </w:r>
      <w:proofErr w:type="spellStart"/>
      <w:r>
        <w:t>Deutch</w:t>
      </w:r>
      <w:proofErr w:type="spellEnd"/>
      <w:r>
        <w:t xml:space="preserve"> 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62" w:name="bookmark=id.1hmsyys" w:colFirst="0" w:colLast="0"/>
      <w:bookmarkStart w:id="63" w:name="bookmark=id.3fwokq0" w:colFirst="0" w:colLast="0"/>
      <w:bookmarkEnd w:id="62"/>
      <w:bookmarkEnd w:id="63"/>
    </w:p>
    <w:p w14:paraId="24F48064" w14:textId="04EDA84F" w:rsidR="00DC428E" w:rsidRDefault="009B2BA7">
      <w:pPr>
        <w:rPr>
          <w:b/>
          <w:i/>
          <w:sz w:val="36"/>
          <w:szCs w:val="36"/>
        </w:rPr>
      </w:pPr>
      <w:r>
        <w:lastRenderedPageBreak/>
        <w:t xml:space="preserve">Data for this research, as well as </w:t>
      </w:r>
      <w:del w:id="64" w:author="Jacob Cram" w:date="2021-05-13T18:30:00Z">
        <w:r w:rsidDel="005A24DE">
          <w:delText>analyis</w:delText>
        </w:r>
      </w:del>
      <w:ins w:id="65" w:author="Jacob Cram" w:date="2021-05-13T18:30:00Z">
        <w:r w:rsidR="005A24DE">
          <w:t>analysis</w:t>
        </w:r>
      </w:ins>
      <w:r>
        <w:t xml:space="preserve"> and model code are available on GitHub at </w:t>
      </w:r>
      <w:hyperlink r:id="rId15"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pPr>
        <w:pStyle w:val="Heading1"/>
      </w:pPr>
      <w:r>
        <w:t>References</w:t>
      </w:r>
    </w:p>
    <w:p w14:paraId="000000C0" w14:textId="77777777" w:rsidR="00104E87" w:rsidRDefault="004D045E">
      <w:pPr>
        <w:pBdr>
          <w:top w:val="nil"/>
          <w:left w:val="nil"/>
          <w:bottom w:val="nil"/>
          <w:right w:val="nil"/>
          <w:between w:val="nil"/>
        </w:pBdr>
        <w:tabs>
          <w:tab w:val="left" w:pos="624"/>
        </w:tabs>
        <w:spacing w:after="240"/>
        <w:ind w:left="624" w:hanging="624"/>
        <w:rPr>
          <w:color w:val="000000"/>
        </w:rPr>
      </w:pPr>
      <w:bookmarkStart w:id="66" w:name="bookmark=id.1v1yuxt" w:colFirst="0" w:colLast="0"/>
      <w:bookmarkStart w:id="67" w:name="bookmark=id.4f1mdlm" w:colFirst="0" w:colLast="0"/>
      <w:bookmarkEnd w:id="66"/>
      <w:bookmarkEnd w:id="67"/>
      <w:r>
        <w:rPr>
          <w:color w:val="000000"/>
        </w:rPr>
        <w:t xml:space="preserve">Andersen, Lars </w:t>
      </w:r>
      <w:proofErr w:type="spellStart"/>
      <w:r>
        <w:rPr>
          <w:color w:val="000000"/>
        </w:rPr>
        <w:t>Nonboe</w:t>
      </w:r>
      <w:proofErr w:type="spellEnd"/>
      <w:r>
        <w:rPr>
          <w:color w:val="000000"/>
        </w:rPr>
        <w:t xml:space="preserve">. 2001. “The New </w:t>
      </w:r>
      <w:proofErr w:type="spellStart"/>
      <w:r>
        <w:rPr>
          <w:color w:val="000000"/>
        </w:rPr>
        <w:t>Simrad</w:t>
      </w:r>
      <w:proofErr w:type="spellEnd"/>
      <w:r>
        <w:rPr>
          <w:color w:val="000000"/>
        </w:rPr>
        <w:t xml:space="preserve"> EK60 Scientific Echo Sounder System.” </w:t>
      </w:r>
      <w:r>
        <w:rPr>
          <w:i/>
          <w:color w:val="000000"/>
        </w:rPr>
        <w:t>The Journal of the Acoustical Society of America</w:t>
      </w:r>
      <w:r>
        <w:rPr>
          <w:color w:val="000000"/>
        </w:rPr>
        <w:t xml:space="preserve"> 109 (5). Acoustical Society of America: 2336–6. </w:t>
      </w:r>
      <w:hyperlink r:id="rId16">
        <w:r>
          <w:rPr>
            <w:color w:val="0000FF"/>
            <w:u w:val="single"/>
          </w:rPr>
          <w:t>https://doi.org/10.1121/1.4744207</w:t>
        </w:r>
      </w:hyperlink>
      <w:r>
        <w:rPr>
          <w:color w:val="000000"/>
        </w:rPr>
        <w:t>.</w:t>
      </w:r>
    </w:p>
    <w:p w14:paraId="000000C1" w14:textId="77777777" w:rsidR="00104E87" w:rsidRDefault="004D045E">
      <w:pPr>
        <w:pBdr>
          <w:top w:val="nil"/>
          <w:left w:val="nil"/>
          <w:bottom w:val="nil"/>
          <w:right w:val="nil"/>
          <w:between w:val="nil"/>
        </w:pBdr>
        <w:tabs>
          <w:tab w:val="left" w:pos="624"/>
        </w:tabs>
        <w:spacing w:after="240"/>
        <w:ind w:left="624" w:hanging="624"/>
        <w:rPr>
          <w:color w:val="000000"/>
        </w:rPr>
      </w:pPr>
      <w:bookmarkStart w:id="68" w:name="bookmark=id.2u6wntf" w:colFirst="0" w:colLast="0"/>
      <w:bookmarkEnd w:id="68"/>
      <w:r>
        <w:rPr>
          <w:color w:val="000000"/>
        </w:rPr>
        <w:t xml:space="preserve">Antezana, </w:t>
      </w:r>
      <w:proofErr w:type="spellStart"/>
      <w:r>
        <w:rPr>
          <w:color w:val="000000"/>
        </w:rPr>
        <w:t>Tarsicio</w:t>
      </w:r>
      <w:proofErr w:type="spellEnd"/>
      <w:r>
        <w:rPr>
          <w:color w:val="000000"/>
        </w:rPr>
        <w:t xml:space="preserve">. 2009. “Species-Specific Patterns of Diel Migration into the Oxygen Minimum Zone by Euphausiids in the Humboldt Current Ecosystem.” </w:t>
      </w:r>
      <w:r>
        <w:rPr>
          <w:i/>
          <w:color w:val="000000"/>
        </w:rPr>
        <w:t>Progress in Oceanography</w:t>
      </w:r>
      <w:r>
        <w:rPr>
          <w:color w:val="000000"/>
        </w:rPr>
        <w:t xml:space="preserve">, Eastern Boundary Upwelling Ecosystems: Integrative and Comparative Approaches, 83 (1): 228–36. </w:t>
      </w:r>
      <w:hyperlink r:id="rId17">
        <w:r>
          <w:rPr>
            <w:color w:val="0000FF"/>
            <w:u w:val="single"/>
          </w:rPr>
          <w:t>https://doi.org/10.1016/j.pocean.2009.07.039</w:t>
        </w:r>
      </w:hyperlink>
      <w:r>
        <w:rPr>
          <w:color w:val="000000"/>
        </w:rPr>
        <w:t>.</w:t>
      </w:r>
    </w:p>
    <w:p w14:paraId="000000C2" w14:textId="77777777" w:rsidR="00104E87" w:rsidRDefault="004D045E">
      <w:pPr>
        <w:pBdr>
          <w:top w:val="nil"/>
          <w:left w:val="nil"/>
          <w:bottom w:val="nil"/>
          <w:right w:val="nil"/>
          <w:between w:val="nil"/>
        </w:pBdr>
        <w:tabs>
          <w:tab w:val="left" w:pos="624"/>
        </w:tabs>
        <w:spacing w:after="240"/>
        <w:ind w:left="624" w:hanging="624"/>
        <w:rPr>
          <w:color w:val="000000"/>
        </w:rPr>
      </w:pPr>
      <w:bookmarkStart w:id="69" w:name="bookmark=id.19c6y18" w:colFirst="0" w:colLast="0"/>
      <w:bookmarkEnd w:id="69"/>
      <w:r>
        <w:rPr>
          <w:color w:val="000000"/>
        </w:rPr>
        <w:t xml:space="preserve">Archibald, Kevin M., David A. Siegel, and Scott C. </w:t>
      </w:r>
      <w:proofErr w:type="spellStart"/>
      <w:r>
        <w:rPr>
          <w:color w:val="000000"/>
        </w:rPr>
        <w:t>Doney</w:t>
      </w:r>
      <w:proofErr w:type="spellEnd"/>
      <w:r>
        <w:rPr>
          <w:color w:val="000000"/>
        </w:rPr>
        <w:t xml:space="preserve">. 2019. “Modeling the Impact of Zooplankton Diel Vertical Migration on the Carbon Export Flux of the Biological Pump.” </w:t>
      </w:r>
      <w:r>
        <w:rPr>
          <w:i/>
          <w:color w:val="000000"/>
        </w:rPr>
        <w:t>Global Biogeochemical Cycles</w:t>
      </w:r>
      <w:r>
        <w:rPr>
          <w:color w:val="000000"/>
        </w:rPr>
        <w:t xml:space="preserve"> 33 (2): 181–99. </w:t>
      </w:r>
      <w:hyperlink r:id="rId18">
        <w:r>
          <w:rPr>
            <w:color w:val="0000FF"/>
            <w:u w:val="single"/>
          </w:rPr>
          <w:t>https://doi.org/10.1029/2018GB005983</w:t>
        </w:r>
      </w:hyperlink>
      <w:r>
        <w:rPr>
          <w:color w:val="000000"/>
        </w:rPr>
        <w:t>.</w:t>
      </w:r>
    </w:p>
    <w:p w14:paraId="000000C3" w14:textId="77777777" w:rsidR="00104E87" w:rsidRDefault="004D045E">
      <w:pPr>
        <w:pBdr>
          <w:top w:val="nil"/>
          <w:left w:val="nil"/>
          <w:bottom w:val="nil"/>
          <w:right w:val="nil"/>
          <w:between w:val="nil"/>
        </w:pBdr>
        <w:tabs>
          <w:tab w:val="left" w:pos="624"/>
        </w:tabs>
        <w:spacing w:after="240"/>
        <w:ind w:left="624" w:hanging="624"/>
        <w:rPr>
          <w:color w:val="000000"/>
        </w:rPr>
      </w:pPr>
      <w:bookmarkStart w:id="70" w:name="bookmark=id.3tbugp1" w:colFirst="0" w:colLast="0"/>
      <w:bookmarkEnd w:id="70"/>
      <w:r>
        <w:rPr>
          <w:color w:val="000000"/>
        </w:rPr>
        <w:t xml:space="preserve">Bianchi, Daniele, Eric D. Galbraith, David A. </w:t>
      </w:r>
      <w:proofErr w:type="spellStart"/>
      <w:r>
        <w:rPr>
          <w:color w:val="000000"/>
        </w:rPr>
        <w:t>Carozza</w:t>
      </w:r>
      <w:proofErr w:type="spellEnd"/>
      <w:r>
        <w:rPr>
          <w:color w:val="000000"/>
        </w:rPr>
        <w:t xml:space="preserve">, K. a. S. </w:t>
      </w:r>
      <w:proofErr w:type="spellStart"/>
      <w:r>
        <w:rPr>
          <w:color w:val="000000"/>
        </w:rPr>
        <w:t>Mislan</w:t>
      </w:r>
      <w:proofErr w:type="spellEnd"/>
      <w:r>
        <w:rPr>
          <w:color w:val="000000"/>
        </w:rPr>
        <w:t xml:space="preserve">, and Charles A. Stock. 2013. “Intensification of Open-Ocean Oxygen Depletion by Vertically Migrating Animals.” </w:t>
      </w:r>
      <w:r>
        <w:rPr>
          <w:i/>
          <w:color w:val="000000"/>
        </w:rPr>
        <w:t>Nature Geoscience</w:t>
      </w:r>
      <w:r>
        <w:rPr>
          <w:color w:val="000000"/>
        </w:rPr>
        <w:t xml:space="preserve"> 6 (7). Nature Publishing Group: 545–48. </w:t>
      </w:r>
      <w:hyperlink r:id="rId19">
        <w:r>
          <w:rPr>
            <w:color w:val="0000FF"/>
            <w:u w:val="single"/>
          </w:rPr>
          <w:t>https://doi.org/10.1038/ngeo1837</w:t>
        </w:r>
      </w:hyperlink>
      <w:r>
        <w:rPr>
          <w:color w:val="000000"/>
        </w:rPr>
        <w:t>.</w:t>
      </w:r>
    </w:p>
    <w:p w14:paraId="000000C4" w14:textId="77777777" w:rsidR="00104E87" w:rsidRDefault="004D045E">
      <w:pPr>
        <w:pBdr>
          <w:top w:val="nil"/>
          <w:left w:val="nil"/>
          <w:bottom w:val="nil"/>
          <w:right w:val="nil"/>
          <w:between w:val="nil"/>
        </w:pBdr>
        <w:tabs>
          <w:tab w:val="left" w:pos="624"/>
        </w:tabs>
        <w:spacing w:after="240"/>
        <w:ind w:left="624" w:hanging="624"/>
        <w:rPr>
          <w:color w:val="000000"/>
        </w:rPr>
      </w:pPr>
      <w:bookmarkStart w:id="71" w:name="bookmark=id.28h4qwu" w:colFirst="0" w:colLast="0"/>
      <w:bookmarkEnd w:id="71"/>
      <w:r>
        <w:rPr>
          <w:color w:val="000000"/>
        </w:rPr>
        <w:t xml:space="preserve">Bianchi, Daniele, Thomas S. Weber, Rainer </w:t>
      </w:r>
      <w:proofErr w:type="spellStart"/>
      <w:r>
        <w:rPr>
          <w:color w:val="000000"/>
        </w:rPr>
        <w:t>Kiko</w:t>
      </w:r>
      <w:proofErr w:type="spellEnd"/>
      <w:r>
        <w:rPr>
          <w:color w:val="000000"/>
        </w:rPr>
        <w:t xml:space="preserve">, and Curtis Deutsch. 2018. “Global Niche of Marine Anaerobic Metabolisms Expanded by Particle Microenvironments.” </w:t>
      </w:r>
      <w:r>
        <w:rPr>
          <w:i/>
          <w:color w:val="000000"/>
        </w:rPr>
        <w:t>Nature Geoscience</w:t>
      </w:r>
      <w:r>
        <w:rPr>
          <w:color w:val="000000"/>
        </w:rPr>
        <w:t xml:space="preserve"> 11 (4). Nature Publishing Group: 263. </w:t>
      </w:r>
      <w:hyperlink r:id="rId20">
        <w:r>
          <w:rPr>
            <w:color w:val="0000FF"/>
            <w:u w:val="single"/>
          </w:rPr>
          <w:t>https://doi.org/10.1038/s41561-018-0081-0</w:t>
        </w:r>
      </w:hyperlink>
      <w:r>
        <w:rPr>
          <w:color w:val="000000"/>
        </w:rPr>
        <w:t>.</w:t>
      </w:r>
    </w:p>
    <w:p w14:paraId="000000C5" w14:textId="77777777" w:rsidR="00104E87" w:rsidRDefault="004D045E">
      <w:pPr>
        <w:pBdr>
          <w:top w:val="nil"/>
          <w:left w:val="nil"/>
          <w:bottom w:val="nil"/>
          <w:right w:val="nil"/>
          <w:between w:val="nil"/>
        </w:pBdr>
        <w:tabs>
          <w:tab w:val="left" w:pos="624"/>
        </w:tabs>
        <w:spacing w:after="240"/>
        <w:ind w:left="624" w:hanging="624"/>
        <w:rPr>
          <w:color w:val="000000"/>
        </w:rPr>
      </w:pPr>
      <w:bookmarkStart w:id="72" w:name="bookmark=id.nmf14n" w:colFirst="0" w:colLast="0"/>
      <w:bookmarkEnd w:id="72"/>
      <w:r>
        <w:rPr>
          <w:color w:val="000000"/>
        </w:rPr>
        <w:t xml:space="preserve">Boyer, T., H.E. Garcia, R.A. </w:t>
      </w:r>
      <w:proofErr w:type="spellStart"/>
      <w:r>
        <w:rPr>
          <w:color w:val="000000"/>
        </w:rPr>
        <w:t>Locarini</w:t>
      </w:r>
      <w:proofErr w:type="spellEnd"/>
      <w:r>
        <w:rPr>
          <w:color w:val="000000"/>
        </w:rPr>
        <w:t xml:space="preserve">, A. Ricardo, M.M. </w:t>
      </w:r>
      <w:proofErr w:type="spellStart"/>
      <w:r>
        <w:rPr>
          <w:color w:val="000000"/>
        </w:rPr>
        <w:t>Zweng</w:t>
      </w:r>
      <w:proofErr w:type="spellEnd"/>
      <w:r>
        <w:rPr>
          <w:color w:val="000000"/>
        </w:rPr>
        <w:t xml:space="preserve">, A.V </w:t>
      </w:r>
      <w:proofErr w:type="spellStart"/>
      <w:r>
        <w:rPr>
          <w:color w:val="000000"/>
        </w:rPr>
        <w:t>Mishonov</w:t>
      </w:r>
      <w:proofErr w:type="spellEnd"/>
      <w:r>
        <w:rPr>
          <w:color w:val="000000"/>
        </w:rPr>
        <w:t xml:space="preserve">, J.R. Reagan, et al. 2018. “World Ocean Atlas 2018.” NOAA National Centers for </w:t>
      </w:r>
      <w:proofErr w:type="spellStart"/>
      <w:r>
        <w:rPr>
          <w:color w:val="000000"/>
        </w:rPr>
        <w:t>Environmntal</w:t>
      </w:r>
      <w:proofErr w:type="spellEnd"/>
      <w:r>
        <w:rPr>
          <w:color w:val="000000"/>
        </w:rPr>
        <w:t xml:space="preserve"> Information.</w:t>
      </w:r>
    </w:p>
    <w:p w14:paraId="000000C6" w14:textId="77777777" w:rsidR="00104E87" w:rsidRDefault="004D045E">
      <w:pPr>
        <w:pBdr>
          <w:top w:val="nil"/>
          <w:left w:val="nil"/>
          <w:bottom w:val="nil"/>
          <w:right w:val="nil"/>
          <w:between w:val="nil"/>
        </w:pBdr>
        <w:tabs>
          <w:tab w:val="left" w:pos="624"/>
        </w:tabs>
        <w:spacing w:after="240"/>
        <w:ind w:left="624" w:hanging="624"/>
        <w:rPr>
          <w:color w:val="000000"/>
        </w:rPr>
      </w:pPr>
      <w:bookmarkStart w:id="73" w:name="bookmark=id.37m2jsg" w:colFirst="0" w:colLast="0"/>
      <w:bookmarkEnd w:id="73"/>
      <w:proofErr w:type="spellStart"/>
      <w:r>
        <w:rPr>
          <w:color w:val="000000"/>
        </w:rPr>
        <w:t>Breitburg</w:t>
      </w:r>
      <w:proofErr w:type="spellEnd"/>
      <w:r>
        <w:rPr>
          <w:color w:val="000000"/>
        </w:rPr>
        <w:t xml:space="preserve">, Denise, Lisa A. Levin, Andreas </w:t>
      </w:r>
      <w:proofErr w:type="spellStart"/>
      <w:r>
        <w:rPr>
          <w:color w:val="000000"/>
        </w:rPr>
        <w:t>Oschlies</w:t>
      </w:r>
      <w:proofErr w:type="spellEnd"/>
      <w:r>
        <w:rPr>
          <w:color w:val="000000"/>
        </w:rPr>
        <w:t xml:space="preserve">, </w:t>
      </w:r>
      <w:proofErr w:type="spellStart"/>
      <w:r>
        <w:rPr>
          <w:color w:val="000000"/>
        </w:rPr>
        <w:t>Marilaure</w:t>
      </w:r>
      <w:proofErr w:type="spellEnd"/>
      <w:r>
        <w:rPr>
          <w:color w:val="000000"/>
        </w:rPr>
        <w:t xml:space="preserve"> </w:t>
      </w:r>
      <w:proofErr w:type="spellStart"/>
      <w:r>
        <w:rPr>
          <w:color w:val="000000"/>
        </w:rPr>
        <w:t>Gr’egoire</w:t>
      </w:r>
      <w:proofErr w:type="spellEnd"/>
      <w:r>
        <w:rPr>
          <w:color w:val="000000"/>
        </w:rPr>
        <w:t xml:space="preserve">, Francisco P. Chavez, Daniel J. Conley, </w:t>
      </w:r>
      <w:proofErr w:type="spellStart"/>
      <w:r>
        <w:rPr>
          <w:color w:val="000000"/>
        </w:rPr>
        <w:t>V’eronique</w:t>
      </w:r>
      <w:proofErr w:type="spellEnd"/>
      <w:r>
        <w:rPr>
          <w:color w:val="000000"/>
        </w:rPr>
        <w:t xml:space="preserve"> Garçon, et al. 2018. “Declining Oxygen in the Global Ocean and Coastal Waters.” </w:t>
      </w:r>
      <w:r>
        <w:rPr>
          <w:i/>
          <w:color w:val="000000"/>
        </w:rPr>
        <w:t>Science</w:t>
      </w:r>
      <w:r>
        <w:rPr>
          <w:color w:val="000000"/>
        </w:rPr>
        <w:t xml:space="preserve"> 359 (6371). American Association for the Advancement of Science. </w:t>
      </w:r>
      <w:hyperlink r:id="rId21">
        <w:r>
          <w:rPr>
            <w:color w:val="0000FF"/>
            <w:u w:val="single"/>
          </w:rPr>
          <w:t>https://doi.org/10.1126/science.aam7240</w:t>
        </w:r>
      </w:hyperlink>
      <w:r>
        <w:rPr>
          <w:color w:val="000000"/>
        </w:rPr>
        <w:t>.</w:t>
      </w:r>
    </w:p>
    <w:p w14:paraId="000000C7" w14:textId="77777777" w:rsidR="00104E87" w:rsidRDefault="004D045E">
      <w:pPr>
        <w:pBdr>
          <w:top w:val="nil"/>
          <w:left w:val="nil"/>
          <w:bottom w:val="nil"/>
          <w:right w:val="nil"/>
          <w:between w:val="nil"/>
        </w:pBdr>
        <w:tabs>
          <w:tab w:val="left" w:pos="624"/>
        </w:tabs>
        <w:spacing w:after="240"/>
        <w:ind w:left="624" w:hanging="624"/>
        <w:rPr>
          <w:color w:val="000000"/>
        </w:rPr>
      </w:pPr>
      <w:bookmarkStart w:id="74" w:name="bookmark=id.1mrcu09" w:colFirst="0" w:colLast="0"/>
      <w:bookmarkEnd w:id="74"/>
      <w:proofErr w:type="spellStart"/>
      <w:r>
        <w:rPr>
          <w:color w:val="000000"/>
        </w:rPr>
        <w:t>Burd</w:t>
      </w:r>
      <w:proofErr w:type="spellEnd"/>
      <w:r>
        <w:rPr>
          <w:color w:val="000000"/>
        </w:rPr>
        <w:t xml:space="preserve">, Adrian B., and George A. Jackson. 2009. “Particle Aggregation.” </w:t>
      </w:r>
      <w:r>
        <w:rPr>
          <w:i/>
          <w:color w:val="000000"/>
        </w:rPr>
        <w:t>Annual Review of Marine Science</w:t>
      </w:r>
      <w:r>
        <w:rPr>
          <w:color w:val="000000"/>
        </w:rPr>
        <w:t xml:space="preserve"> 1 (1): 65–90. </w:t>
      </w:r>
      <w:hyperlink r:id="rId22">
        <w:r>
          <w:rPr>
            <w:color w:val="0000FF"/>
            <w:u w:val="single"/>
          </w:rPr>
          <w:t>https://doi.org/10.1146/annurev.marine.010908.163904</w:t>
        </w:r>
      </w:hyperlink>
      <w:r>
        <w:rPr>
          <w:color w:val="000000"/>
        </w:rPr>
        <w:t>.</w:t>
      </w:r>
    </w:p>
    <w:p w14:paraId="000000C8" w14:textId="77777777" w:rsidR="00104E87" w:rsidRDefault="004D045E">
      <w:pPr>
        <w:pBdr>
          <w:top w:val="nil"/>
          <w:left w:val="nil"/>
          <w:bottom w:val="nil"/>
          <w:right w:val="nil"/>
          <w:between w:val="nil"/>
        </w:pBdr>
        <w:tabs>
          <w:tab w:val="left" w:pos="624"/>
        </w:tabs>
        <w:spacing w:after="240"/>
        <w:ind w:left="624" w:hanging="624"/>
        <w:rPr>
          <w:color w:val="000000"/>
        </w:rPr>
      </w:pPr>
      <w:bookmarkStart w:id="75" w:name="bookmark=id.46r0co2" w:colFirst="0" w:colLast="0"/>
      <w:bookmarkEnd w:id="75"/>
      <w:proofErr w:type="spellStart"/>
      <w:r>
        <w:rPr>
          <w:color w:val="000000"/>
        </w:rPr>
        <w:t>Cavan</w:t>
      </w:r>
      <w:proofErr w:type="spellEnd"/>
      <w:r>
        <w:rPr>
          <w:color w:val="000000"/>
        </w:rPr>
        <w:t xml:space="preserve">, Emma L., Stephanie A. Henson, Anna Belcher, and Richard Sanders. 2017. “Role of Zooplankton in Determining the Efficiency of the Biological Carbon Pump.” </w:t>
      </w:r>
      <w:proofErr w:type="spellStart"/>
      <w:r>
        <w:rPr>
          <w:i/>
          <w:color w:val="000000"/>
        </w:rPr>
        <w:t>Biogeosciences</w:t>
      </w:r>
      <w:proofErr w:type="spellEnd"/>
      <w:r>
        <w:rPr>
          <w:color w:val="000000"/>
        </w:rPr>
        <w:t xml:space="preserve"> 14 (January): 177–86. </w:t>
      </w:r>
      <w:hyperlink r:id="rId23">
        <w:r>
          <w:rPr>
            <w:color w:val="0000FF"/>
            <w:u w:val="single"/>
          </w:rPr>
          <w:t>https://doi.org/10.5194/bg-14-177-2017</w:t>
        </w:r>
      </w:hyperlink>
      <w:r>
        <w:rPr>
          <w:color w:val="000000"/>
        </w:rPr>
        <w:t>.</w:t>
      </w:r>
    </w:p>
    <w:p w14:paraId="000000C9" w14:textId="77777777" w:rsidR="00104E87" w:rsidRDefault="004D045E">
      <w:pPr>
        <w:pBdr>
          <w:top w:val="nil"/>
          <w:left w:val="nil"/>
          <w:bottom w:val="nil"/>
          <w:right w:val="nil"/>
          <w:between w:val="nil"/>
        </w:pBdr>
        <w:tabs>
          <w:tab w:val="left" w:pos="624"/>
        </w:tabs>
        <w:spacing w:after="240"/>
        <w:ind w:left="624" w:hanging="624"/>
        <w:rPr>
          <w:color w:val="000000"/>
        </w:rPr>
      </w:pPr>
      <w:bookmarkStart w:id="76" w:name="bookmark=id.2lwamvv" w:colFirst="0" w:colLast="0"/>
      <w:bookmarkEnd w:id="76"/>
      <w:proofErr w:type="spellStart"/>
      <w:r>
        <w:rPr>
          <w:color w:val="000000"/>
        </w:rPr>
        <w:t>Cisewski</w:t>
      </w:r>
      <w:proofErr w:type="spellEnd"/>
      <w:r>
        <w:rPr>
          <w:color w:val="000000"/>
        </w:rPr>
        <w:t xml:space="preserve">, Boris, Volker H. Strass, Monika Rhein, and </w:t>
      </w:r>
      <w:proofErr w:type="spellStart"/>
      <w:r>
        <w:rPr>
          <w:color w:val="000000"/>
        </w:rPr>
        <w:t>Sören</w:t>
      </w:r>
      <w:proofErr w:type="spellEnd"/>
      <w:r>
        <w:rPr>
          <w:color w:val="000000"/>
        </w:rPr>
        <w:t xml:space="preserve"> </w:t>
      </w:r>
      <w:proofErr w:type="spellStart"/>
      <w:r>
        <w:rPr>
          <w:color w:val="000000"/>
        </w:rPr>
        <w:t>Krägefsky</w:t>
      </w:r>
      <w:proofErr w:type="spellEnd"/>
      <w:r>
        <w:rPr>
          <w:color w:val="000000"/>
        </w:rPr>
        <w:t xml:space="preserve">. 2010. “Seasonal Variation of Diel Vertical Migration of Zooplankton from ADCP Backscatter Time Series Data in the </w:t>
      </w:r>
      <w:proofErr w:type="spellStart"/>
      <w:r>
        <w:rPr>
          <w:color w:val="000000"/>
        </w:rPr>
        <w:t>Lazarev</w:t>
      </w:r>
      <w:proofErr w:type="spellEnd"/>
      <w:r>
        <w:rPr>
          <w:color w:val="000000"/>
        </w:rPr>
        <w:t xml:space="preserve"> Sea, Antarctica.” </w:t>
      </w:r>
      <w:r>
        <w:rPr>
          <w:i/>
          <w:color w:val="000000"/>
        </w:rPr>
        <w:t>Deep Sea Research Part I: Oceanographic Research Papers</w:t>
      </w:r>
      <w:r>
        <w:rPr>
          <w:color w:val="000000"/>
        </w:rPr>
        <w:t xml:space="preserve"> 57 (1): 78–94. </w:t>
      </w:r>
      <w:hyperlink r:id="rId24">
        <w:r>
          <w:rPr>
            <w:color w:val="0000FF"/>
            <w:u w:val="single"/>
          </w:rPr>
          <w:t>https://doi.org/10.1016/j.dsr.2009.10.005</w:t>
        </w:r>
      </w:hyperlink>
      <w:r>
        <w:rPr>
          <w:color w:val="000000"/>
        </w:rPr>
        <w:t>.</w:t>
      </w:r>
    </w:p>
    <w:p w14:paraId="000000CA" w14:textId="77777777" w:rsidR="00104E87" w:rsidRDefault="004D045E">
      <w:pPr>
        <w:pBdr>
          <w:top w:val="nil"/>
          <w:left w:val="nil"/>
          <w:bottom w:val="nil"/>
          <w:right w:val="nil"/>
          <w:between w:val="nil"/>
        </w:pBdr>
        <w:tabs>
          <w:tab w:val="left" w:pos="624"/>
        </w:tabs>
        <w:spacing w:after="240"/>
        <w:ind w:left="624" w:hanging="624"/>
        <w:rPr>
          <w:color w:val="000000"/>
        </w:rPr>
      </w:pPr>
      <w:bookmarkStart w:id="77" w:name="bookmark=id.111kx3o" w:colFirst="0" w:colLast="0"/>
      <w:bookmarkEnd w:id="77"/>
      <w:r>
        <w:rPr>
          <w:color w:val="000000"/>
        </w:rPr>
        <w:t xml:space="preserve">Cram, Jacob A., Thomas Weber, Shirley W. Leung, Andrew M. P. McDonnell, Jun-Hong Liang, and Curtis Deutsch. 2018. “The Role of Particle Size, Ballast, Temperature, and Oxygen in the Sinking Flux to the Deep Sea.” </w:t>
      </w:r>
      <w:r>
        <w:rPr>
          <w:i/>
          <w:color w:val="000000"/>
        </w:rPr>
        <w:t>Global Biogeochemical Cycles</w:t>
      </w:r>
      <w:r>
        <w:rPr>
          <w:color w:val="000000"/>
        </w:rPr>
        <w:t xml:space="preserve"> 32 (5): 858–76. </w:t>
      </w:r>
      <w:hyperlink r:id="rId25">
        <w:r>
          <w:rPr>
            <w:color w:val="0000FF"/>
            <w:u w:val="single"/>
          </w:rPr>
          <w:t>https://doi.org/10.1029/2017GB005710</w:t>
        </w:r>
      </w:hyperlink>
      <w:r>
        <w:rPr>
          <w:color w:val="000000"/>
        </w:rPr>
        <w:t>.</w:t>
      </w:r>
    </w:p>
    <w:p w14:paraId="000000CB" w14:textId="77777777" w:rsidR="00104E87" w:rsidRDefault="004D045E">
      <w:pPr>
        <w:pBdr>
          <w:top w:val="nil"/>
          <w:left w:val="nil"/>
          <w:bottom w:val="nil"/>
          <w:right w:val="nil"/>
          <w:between w:val="nil"/>
        </w:pBdr>
        <w:tabs>
          <w:tab w:val="left" w:pos="624"/>
        </w:tabs>
        <w:spacing w:after="240"/>
        <w:ind w:left="624" w:hanging="624"/>
        <w:rPr>
          <w:color w:val="000000"/>
        </w:rPr>
      </w:pPr>
      <w:bookmarkStart w:id="78" w:name="bookmark=id.3l18frh" w:colFirst="0" w:colLast="0"/>
      <w:bookmarkEnd w:id="78"/>
      <w:r>
        <w:rPr>
          <w:color w:val="000000"/>
        </w:rPr>
        <w:t xml:space="preserve">Deutsch, C., W. </w:t>
      </w:r>
      <w:proofErr w:type="spellStart"/>
      <w:r>
        <w:rPr>
          <w:color w:val="000000"/>
        </w:rPr>
        <w:t>Berelson</w:t>
      </w:r>
      <w:proofErr w:type="spellEnd"/>
      <w:r>
        <w:rPr>
          <w:color w:val="000000"/>
        </w:rPr>
        <w:t xml:space="preserve">, R. Thunell, T. Weber, C. </w:t>
      </w:r>
      <w:proofErr w:type="spellStart"/>
      <w:r>
        <w:rPr>
          <w:color w:val="000000"/>
        </w:rPr>
        <w:t>Tems</w:t>
      </w:r>
      <w:proofErr w:type="spellEnd"/>
      <w:r>
        <w:rPr>
          <w:color w:val="000000"/>
        </w:rPr>
        <w:t xml:space="preserve">, J. McManus, J. Crusius, et al. 2014. “Centennial Changes in North Pacific Anoxia Linked to Tropical Trade Winds.” </w:t>
      </w:r>
      <w:r>
        <w:rPr>
          <w:i/>
          <w:color w:val="000000"/>
        </w:rPr>
        <w:t>Science</w:t>
      </w:r>
      <w:r>
        <w:rPr>
          <w:color w:val="000000"/>
        </w:rPr>
        <w:t xml:space="preserve"> 345 (6197): 665–68. </w:t>
      </w:r>
      <w:hyperlink r:id="rId26">
        <w:r>
          <w:rPr>
            <w:color w:val="0000FF"/>
            <w:u w:val="single"/>
          </w:rPr>
          <w:t>https://doi.org/10.1126/science.1252332</w:t>
        </w:r>
      </w:hyperlink>
      <w:r>
        <w:rPr>
          <w:color w:val="000000"/>
        </w:rPr>
        <w:t>.</w:t>
      </w:r>
    </w:p>
    <w:p w14:paraId="000000CC" w14:textId="77777777" w:rsidR="00104E87" w:rsidRDefault="004D045E">
      <w:pPr>
        <w:pBdr>
          <w:top w:val="nil"/>
          <w:left w:val="nil"/>
          <w:bottom w:val="nil"/>
          <w:right w:val="nil"/>
          <w:between w:val="nil"/>
        </w:pBdr>
        <w:tabs>
          <w:tab w:val="left" w:pos="624"/>
        </w:tabs>
        <w:spacing w:after="240"/>
        <w:ind w:left="624" w:hanging="624"/>
        <w:rPr>
          <w:color w:val="000000"/>
        </w:rPr>
      </w:pPr>
      <w:bookmarkStart w:id="79" w:name="bookmark=id.206ipza" w:colFirst="0" w:colLast="0"/>
      <w:bookmarkEnd w:id="79"/>
      <w:r>
        <w:rPr>
          <w:color w:val="000000"/>
        </w:rPr>
        <w:t xml:space="preserve">DeVries, Timothy, and Thomas Weber. 2017. “The Export and Fate of Organic Matter in the Ocean: New Constraints from Combining Satellite and Oceanographic Tracer Observations.” </w:t>
      </w:r>
      <w:r>
        <w:rPr>
          <w:i/>
          <w:color w:val="000000"/>
        </w:rPr>
        <w:t>Global Biogeochemical Cycles</w:t>
      </w:r>
      <w:r>
        <w:rPr>
          <w:color w:val="000000"/>
        </w:rPr>
        <w:t xml:space="preserve">, January, 2016GB005551. </w:t>
      </w:r>
      <w:hyperlink r:id="rId27">
        <w:r>
          <w:rPr>
            <w:color w:val="0000FF"/>
            <w:u w:val="single"/>
          </w:rPr>
          <w:t>https://doi.org/10.1002/2016GB005551</w:t>
        </w:r>
      </w:hyperlink>
      <w:r>
        <w:rPr>
          <w:color w:val="000000"/>
        </w:rPr>
        <w:t>.</w:t>
      </w:r>
    </w:p>
    <w:p w14:paraId="000000CD" w14:textId="77777777" w:rsidR="00104E87" w:rsidRDefault="004D045E">
      <w:pPr>
        <w:pBdr>
          <w:top w:val="nil"/>
          <w:left w:val="nil"/>
          <w:bottom w:val="nil"/>
          <w:right w:val="nil"/>
          <w:between w:val="nil"/>
        </w:pBdr>
        <w:tabs>
          <w:tab w:val="left" w:pos="624"/>
        </w:tabs>
        <w:spacing w:after="240"/>
        <w:ind w:left="624" w:hanging="624"/>
        <w:rPr>
          <w:color w:val="000000"/>
        </w:rPr>
      </w:pPr>
      <w:bookmarkStart w:id="80" w:name="bookmark=id.4k668n3" w:colFirst="0" w:colLast="0"/>
      <w:bookmarkEnd w:id="80"/>
      <w:r>
        <w:rPr>
          <w:color w:val="000000"/>
        </w:rPr>
        <w:t xml:space="preserve">DeVries, T., J.-H. Liang, and C. Deutsch. 2014. “A Mechanistic Particle Flux Model Applied to the Oceanic Phosphorus Cycle.” </w:t>
      </w:r>
      <w:proofErr w:type="spellStart"/>
      <w:r>
        <w:rPr>
          <w:i/>
          <w:color w:val="000000"/>
        </w:rPr>
        <w:t>Biogeosciences</w:t>
      </w:r>
      <w:proofErr w:type="spellEnd"/>
      <w:r>
        <w:rPr>
          <w:i/>
          <w:color w:val="000000"/>
        </w:rPr>
        <w:t xml:space="preserve"> Discuss.</w:t>
      </w:r>
      <w:r>
        <w:rPr>
          <w:color w:val="000000"/>
        </w:rPr>
        <w:t xml:space="preserve"> 11 (3): 3653–99. </w:t>
      </w:r>
      <w:hyperlink r:id="rId28">
        <w:r>
          <w:rPr>
            <w:color w:val="0000FF"/>
            <w:u w:val="single"/>
          </w:rPr>
          <w:t>https://doi.org/10.5194/bgd-11-3653-2014</w:t>
        </w:r>
      </w:hyperlink>
      <w:r>
        <w:rPr>
          <w:color w:val="000000"/>
        </w:rPr>
        <w:t>.</w:t>
      </w:r>
    </w:p>
    <w:p w14:paraId="000000CE" w14:textId="77777777" w:rsidR="00104E87" w:rsidRDefault="004D045E">
      <w:pPr>
        <w:pBdr>
          <w:top w:val="nil"/>
          <w:left w:val="nil"/>
          <w:bottom w:val="nil"/>
          <w:right w:val="nil"/>
          <w:between w:val="nil"/>
        </w:pBdr>
        <w:tabs>
          <w:tab w:val="left" w:pos="624"/>
        </w:tabs>
        <w:spacing w:after="240"/>
        <w:ind w:left="624" w:hanging="624"/>
        <w:rPr>
          <w:color w:val="000000"/>
        </w:rPr>
      </w:pPr>
      <w:bookmarkStart w:id="81" w:name="bookmark=id.2zbgiuw" w:colFirst="0" w:colLast="0"/>
      <w:bookmarkEnd w:id="81"/>
      <w:proofErr w:type="spellStart"/>
      <w:r>
        <w:rPr>
          <w:color w:val="000000"/>
        </w:rPr>
        <w:t>Dilling</w:t>
      </w:r>
      <w:proofErr w:type="spellEnd"/>
      <w:r>
        <w:rPr>
          <w:color w:val="000000"/>
        </w:rPr>
        <w:t xml:space="preserve">, Lisa, and Alice L </w:t>
      </w:r>
      <w:proofErr w:type="spellStart"/>
      <w:r>
        <w:rPr>
          <w:color w:val="000000"/>
        </w:rPr>
        <w:t>Alldredge</w:t>
      </w:r>
      <w:proofErr w:type="spellEnd"/>
      <w:r>
        <w:rPr>
          <w:color w:val="000000"/>
        </w:rPr>
        <w:t xml:space="preserve">. 2000. “Fragmentation of Marine Snow by Swimming </w:t>
      </w:r>
      <w:proofErr w:type="spellStart"/>
      <w:r>
        <w:rPr>
          <w:color w:val="000000"/>
        </w:rPr>
        <w:t>Macrozooplankton</w:t>
      </w:r>
      <w:proofErr w:type="spellEnd"/>
      <w:r>
        <w:rPr>
          <w:color w:val="000000"/>
        </w:rPr>
        <w:t xml:space="preserve">: A New Process Impacting Carbon Cycling in the Sea.” </w:t>
      </w:r>
      <w:r>
        <w:rPr>
          <w:i/>
          <w:color w:val="000000"/>
        </w:rPr>
        <w:t>Deep Sea Research Part I: Oceanographic Research Papers</w:t>
      </w:r>
      <w:r>
        <w:rPr>
          <w:color w:val="000000"/>
        </w:rPr>
        <w:t xml:space="preserve"> 47 (7): 1227–45. </w:t>
      </w:r>
      <w:hyperlink r:id="rId29">
        <w:r>
          <w:rPr>
            <w:color w:val="0000FF"/>
            <w:u w:val="single"/>
          </w:rPr>
          <w:t>https://doi.org/10.1016/S0967-0637(99)00105-3</w:t>
        </w:r>
      </w:hyperlink>
      <w:r>
        <w:rPr>
          <w:color w:val="000000"/>
        </w:rPr>
        <w:t>.</w:t>
      </w:r>
    </w:p>
    <w:p w14:paraId="000000CF" w14:textId="77777777" w:rsidR="00104E87" w:rsidRDefault="004D045E">
      <w:pPr>
        <w:pBdr>
          <w:top w:val="nil"/>
          <w:left w:val="nil"/>
          <w:bottom w:val="nil"/>
          <w:right w:val="nil"/>
          <w:between w:val="nil"/>
        </w:pBdr>
        <w:tabs>
          <w:tab w:val="left" w:pos="624"/>
        </w:tabs>
        <w:spacing w:after="240"/>
        <w:ind w:left="624" w:hanging="624"/>
        <w:rPr>
          <w:color w:val="000000"/>
        </w:rPr>
      </w:pPr>
      <w:bookmarkStart w:id="82" w:name="bookmark=id.1egqt2p" w:colFirst="0" w:colLast="0"/>
      <w:bookmarkEnd w:id="82"/>
      <w:r>
        <w:rPr>
          <w:color w:val="000000"/>
        </w:rPr>
        <w:t xml:space="preserve">Durkin, Colleen A., Margaret L. </w:t>
      </w:r>
      <w:proofErr w:type="spellStart"/>
      <w:r>
        <w:rPr>
          <w:color w:val="000000"/>
        </w:rPr>
        <w:t>Estapa</w:t>
      </w:r>
      <w:proofErr w:type="spellEnd"/>
      <w:r>
        <w:rPr>
          <w:color w:val="000000"/>
        </w:rPr>
        <w:t xml:space="preserve">, and Ken O. </w:t>
      </w:r>
      <w:proofErr w:type="spellStart"/>
      <w:r>
        <w:rPr>
          <w:color w:val="000000"/>
        </w:rPr>
        <w:t>Buesseler</w:t>
      </w:r>
      <w:proofErr w:type="spellEnd"/>
      <w:r>
        <w:rPr>
          <w:color w:val="000000"/>
        </w:rPr>
        <w:t xml:space="preserve">. 2015. “Observations of Carbon Export by Small Sinking Particles in the Upper Mesopelagic.” </w:t>
      </w:r>
      <w:r>
        <w:rPr>
          <w:i/>
          <w:color w:val="000000"/>
        </w:rPr>
        <w:t>Marine Chemistry</w:t>
      </w:r>
      <w:r>
        <w:rPr>
          <w:color w:val="000000"/>
        </w:rPr>
        <w:t xml:space="preserve">, Particles in aquatic environments: From invisible exopolymers to sinking aggregates, 175 (October): 72–81. </w:t>
      </w:r>
      <w:hyperlink r:id="rId30">
        <w:r>
          <w:rPr>
            <w:color w:val="0000FF"/>
            <w:u w:val="single"/>
          </w:rPr>
          <w:t>https://doi.org/10.1016/j.marchem.2015.02.011</w:t>
        </w:r>
      </w:hyperlink>
      <w:r>
        <w:rPr>
          <w:color w:val="000000"/>
        </w:rPr>
        <w:t>.</w:t>
      </w:r>
    </w:p>
    <w:p w14:paraId="000000D0" w14:textId="77777777" w:rsidR="00104E87" w:rsidRDefault="004D045E">
      <w:pPr>
        <w:pBdr>
          <w:top w:val="nil"/>
          <w:left w:val="nil"/>
          <w:bottom w:val="nil"/>
          <w:right w:val="nil"/>
          <w:between w:val="nil"/>
        </w:pBdr>
        <w:tabs>
          <w:tab w:val="left" w:pos="624"/>
        </w:tabs>
        <w:spacing w:after="240"/>
        <w:ind w:left="624" w:hanging="624"/>
        <w:rPr>
          <w:color w:val="000000"/>
        </w:rPr>
      </w:pPr>
      <w:bookmarkStart w:id="83" w:name="bookmark=id.3ygebqi" w:colFirst="0" w:colLast="0"/>
      <w:bookmarkEnd w:id="83"/>
      <w:r>
        <w:rPr>
          <w:color w:val="000000"/>
        </w:rPr>
        <w:t xml:space="preserve">Evans, Natalya, Elisabeth Boles, </w:t>
      </w:r>
      <w:proofErr w:type="spellStart"/>
      <w:r>
        <w:rPr>
          <w:color w:val="000000"/>
        </w:rPr>
        <w:t>Jarek</w:t>
      </w:r>
      <w:proofErr w:type="spellEnd"/>
      <w:r>
        <w:rPr>
          <w:color w:val="000000"/>
        </w:rPr>
        <w:t xml:space="preserve"> V. </w:t>
      </w:r>
      <w:proofErr w:type="spellStart"/>
      <w:r>
        <w:rPr>
          <w:color w:val="000000"/>
        </w:rPr>
        <w:t>Kwiecinski</w:t>
      </w:r>
      <w:proofErr w:type="spellEnd"/>
      <w:r>
        <w:rPr>
          <w:color w:val="000000"/>
        </w:rPr>
        <w:t xml:space="preserve">, Susan Mullen, Martin Wolf, Allan H. </w:t>
      </w:r>
      <w:proofErr w:type="spellStart"/>
      <w:r>
        <w:rPr>
          <w:color w:val="000000"/>
        </w:rPr>
        <w:t>Devol</w:t>
      </w:r>
      <w:proofErr w:type="spellEnd"/>
      <w:r>
        <w:rPr>
          <w:color w:val="000000"/>
        </w:rPr>
        <w:t xml:space="preserve">, Rintaro </w:t>
      </w:r>
      <w:proofErr w:type="spellStart"/>
      <w:r>
        <w:rPr>
          <w:color w:val="000000"/>
        </w:rPr>
        <w:t>Moriyasu</w:t>
      </w:r>
      <w:proofErr w:type="spellEnd"/>
      <w:r>
        <w:rPr>
          <w:color w:val="000000"/>
        </w:rPr>
        <w:t xml:space="preserve">, </w:t>
      </w:r>
      <w:proofErr w:type="spellStart"/>
      <w:r>
        <w:rPr>
          <w:color w:val="000000"/>
        </w:rPr>
        <w:t>SungHyun</w:t>
      </w:r>
      <w:proofErr w:type="spellEnd"/>
      <w:r>
        <w:rPr>
          <w:color w:val="000000"/>
        </w:rPr>
        <w:t xml:space="preserve"> Nam, Andrew R. </w:t>
      </w:r>
      <w:proofErr w:type="spellStart"/>
      <w:r>
        <w:rPr>
          <w:color w:val="000000"/>
        </w:rPr>
        <w:t>Babbin</w:t>
      </w:r>
      <w:proofErr w:type="spellEnd"/>
      <w:r>
        <w:rPr>
          <w:color w:val="000000"/>
        </w:rPr>
        <w:t xml:space="preserve">, and James W. Moffett. 2020. “The Role of Water Masses in Shaping the Distribution of Redox Active Compounds in the Eastern Tropical North Pacific Oxygen Deficient Zone and Influencing Low Oxygen Concentrations in the Eastern Pacific Ocean.” </w:t>
      </w:r>
      <w:r>
        <w:rPr>
          <w:i/>
          <w:color w:val="000000"/>
        </w:rPr>
        <w:t>Limnology and Oceanography</w:t>
      </w:r>
      <w:r>
        <w:rPr>
          <w:color w:val="000000"/>
        </w:rPr>
        <w:t xml:space="preserve"> 65 (8): 1688–1705. </w:t>
      </w:r>
      <w:hyperlink r:id="rId31">
        <w:r>
          <w:rPr>
            <w:color w:val="0000FF"/>
            <w:u w:val="single"/>
          </w:rPr>
          <w:t>https://doi.org/10.1002/lno.11412</w:t>
        </w:r>
      </w:hyperlink>
      <w:r>
        <w:rPr>
          <w:color w:val="000000"/>
        </w:rPr>
        <w:t>.</w:t>
      </w:r>
    </w:p>
    <w:p w14:paraId="000000D1" w14:textId="77777777" w:rsidR="00104E87" w:rsidRDefault="004D045E">
      <w:pPr>
        <w:pBdr>
          <w:top w:val="nil"/>
          <w:left w:val="nil"/>
          <w:bottom w:val="nil"/>
          <w:right w:val="nil"/>
          <w:between w:val="nil"/>
        </w:pBdr>
        <w:tabs>
          <w:tab w:val="left" w:pos="624"/>
        </w:tabs>
        <w:spacing w:after="240"/>
        <w:ind w:left="624" w:hanging="624"/>
        <w:rPr>
          <w:color w:val="000000"/>
        </w:rPr>
      </w:pPr>
      <w:bookmarkStart w:id="84" w:name="bookmark=id.2dlolyb" w:colFirst="0" w:colLast="0"/>
      <w:bookmarkEnd w:id="84"/>
      <w:r>
        <w:rPr>
          <w:color w:val="000000"/>
        </w:rPr>
        <w:t xml:space="preserve">Francois, Roger, Susumu </w:t>
      </w:r>
      <w:proofErr w:type="spellStart"/>
      <w:r>
        <w:rPr>
          <w:color w:val="000000"/>
        </w:rPr>
        <w:t>Honjo</w:t>
      </w:r>
      <w:proofErr w:type="spellEnd"/>
      <w:r>
        <w:rPr>
          <w:color w:val="000000"/>
        </w:rPr>
        <w:t xml:space="preserve">, Richard </w:t>
      </w:r>
      <w:proofErr w:type="spellStart"/>
      <w:r>
        <w:rPr>
          <w:color w:val="000000"/>
        </w:rPr>
        <w:t>Krishfield</w:t>
      </w:r>
      <w:proofErr w:type="spellEnd"/>
      <w:r>
        <w:rPr>
          <w:color w:val="000000"/>
        </w:rPr>
        <w:t xml:space="preserve">, and Steve </w:t>
      </w:r>
      <w:proofErr w:type="spellStart"/>
      <w:r>
        <w:rPr>
          <w:color w:val="000000"/>
        </w:rPr>
        <w:t>Manganini</w:t>
      </w:r>
      <w:proofErr w:type="spellEnd"/>
      <w:r>
        <w:rPr>
          <w:color w:val="000000"/>
        </w:rPr>
        <w:t xml:space="preserve">. 2002. “Factors Controlling the Flux of Organic Carbon to the Bathypelagic Zone of the Ocean.” </w:t>
      </w:r>
      <w:r>
        <w:rPr>
          <w:i/>
          <w:color w:val="000000"/>
        </w:rPr>
        <w:t>Global Biogeochemical Cycles</w:t>
      </w:r>
      <w:r>
        <w:rPr>
          <w:color w:val="000000"/>
        </w:rPr>
        <w:t xml:space="preserve"> 16 (4): 34–31–34–20. </w:t>
      </w:r>
      <w:hyperlink r:id="rId32">
        <w:r>
          <w:rPr>
            <w:color w:val="0000FF"/>
            <w:u w:val="single"/>
          </w:rPr>
          <w:t>https://doi.org/10.1029/2001GB001722</w:t>
        </w:r>
      </w:hyperlink>
      <w:r>
        <w:rPr>
          <w:color w:val="000000"/>
        </w:rPr>
        <w:t>.</w:t>
      </w:r>
    </w:p>
    <w:p w14:paraId="000000D2" w14:textId="77777777" w:rsidR="00104E87" w:rsidRDefault="004D045E">
      <w:pPr>
        <w:pBdr>
          <w:top w:val="nil"/>
          <w:left w:val="nil"/>
          <w:bottom w:val="nil"/>
          <w:right w:val="nil"/>
          <w:between w:val="nil"/>
        </w:pBdr>
        <w:tabs>
          <w:tab w:val="left" w:pos="624"/>
        </w:tabs>
        <w:spacing w:after="240"/>
        <w:ind w:left="624" w:hanging="624"/>
        <w:rPr>
          <w:color w:val="000000"/>
        </w:rPr>
      </w:pPr>
      <w:bookmarkStart w:id="85" w:name="bookmark=id.sqyw64" w:colFirst="0" w:colLast="0"/>
      <w:bookmarkEnd w:id="85"/>
      <w:proofErr w:type="spellStart"/>
      <w:r>
        <w:rPr>
          <w:color w:val="000000"/>
        </w:rPr>
        <w:t>Fuchsman</w:t>
      </w:r>
      <w:proofErr w:type="spellEnd"/>
      <w:r>
        <w:rPr>
          <w:color w:val="000000"/>
        </w:rPr>
        <w:t xml:space="preserve">, Clara A., Hilary I. Palevsky, Brittany </w:t>
      </w:r>
      <w:proofErr w:type="spellStart"/>
      <w:r>
        <w:rPr>
          <w:color w:val="000000"/>
        </w:rPr>
        <w:t>Widner</w:t>
      </w:r>
      <w:proofErr w:type="spellEnd"/>
      <w:r>
        <w:rPr>
          <w:color w:val="000000"/>
        </w:rPr>
        <w:t xml:space="preserve">, Megan Duffy, Michael C. G. Carlson, Jacquelyn A. </w:t>
      </w:r>
      <w:proofErr w:type="spellStart"/>
      <w:r>
        <w:rPr>
          <w:color w:val="000000"/>
        </w:rPr>
        <w:t>Neibauer</w:t>
      </w:r>
      <w:proofErr w:type="spellEnd"/>
      <w:r>
        <w:rPr>
          <w:color w:val="000000"/>
        </w:rPr>
        <w:t xml:space="preserve">, Margaret R. Mulholland, Richard G. Keil, Allan H. </w:t>
      </w:r>
      <w:proofErr w:type="spellStart"/>
      <w:r>
        <w:rPr>
          <w:color w:val="000000"/>
        </w:rPr>
        <w:t>Devol</w:t>
      </w:r>
      <w:proofErr w:type="spellEnd"/>
      <w:r>
        <w:rPr>
          <w:color w:val="000000"/>
        </w:rPr>
        <w:t xml:space="preserve">, and Gabrielle </w:t>
      </w:r>
      <w:proofErr w:type="spellStart"/>
      <w:r>
        <w:rPr>
          <w:color w:val="000000"/>
        </w:rPr>
        <w:t>Rocap</w:t>
      </w:r>
      <w:proofErr w:type="spellEnd"/>
      <w:r>
        <w:rPr>
          <w:color w:val="000000"/>
        </w:rPr>
        <w:t xml:space="preserve">. 2019. “Cyanobacteria and Cyanophage Contributions to Carbon and Nitrogen Cycling in an Oligotrophic Oxygen-Deficient Zone.” </w:t>
      </w:r>
      <w:r>
        <w:rPr>
          <w:i/>
          <w:color w:val="000000"/>
        </w:rPr>
        <w:t>The ISME Journal</w:t>
      </w:r>
      <w:r>
        <w:rPr>
          <w:color w:val="000000"/>
        </w:rPr>
        <w:t xml:space="preserve">, </w:t>
      </w:r>
      <w:proofErr w:type="gramStart"/>
      <w:r>
        <w:rPr>
          <w:color w:val="000000"/>
        </w:rPr>
        <w:t>June,</w:t>
      </w:r>
      <w:proofErr w:type="gramEnd"/>
      <w:r>
        <w:rPr>
          <w:color w:val="000000"/>
        </w:rPr>
        <w:t xml:space="preserve"> 1. </w:t>
      </w:r>
      <w:hyperlink r:id="rId33">
        <w:r>
          <w:rPr>
            <w:color w:val="0000FF"/>
            <w:u w:val="single"/>
          </w:rPr>
          <w:t>https://doi.org/10.1038/s41396-019-0452-6</w:t>
        </w:r>
      </w:hyperlink>
      <w:r>
        <w:rPr>
          <w:color w:val="000000"/>
        </w:rPr>
        <w:t>.</w:t>
      </w:r>
    </w:p>
    <w:p w14:paraId="000000D3" w14:textId="77777777" w:rsidR="00104E87" w:rsidRDefault="004D045E">
      <w:pPr>
        <w:pBdr>
          <w:top w:val="nil"/>
          <w:left w:val="nil"/>
          <w:bottom w:val="nil"/>
          <w:right w:val="nil"/>
          <w:between w:val="nil"/>
        </w:pBdr>
        <w:tabs>
          <w:tab w:val="left" w:pos="624"/>
        </w:tabs>
        <w:spacing w:after="240"/>
        <w:ind w:left="624" w:hanging="624"/>
        <w:rPr>
          <w:color w:val="000000"/>
        </w:rPr>
      </w:pPr>
      <w:bookmarkStart w:id="86" w:name="bookmark=id.3cqmetx" w:colFirst="0" w:colLast="0"/>
      <w:bookmarkEnd w:id="86"/>
      <w:r>
        <w:rPr>
          <w:color w:val="000000"/>
        </w:rPr>
        <w:t xml:space="preserve">Gilly, William F., J. Michael </w:t>
      </w:r>
      <w:proofErr w:type="spellStart"/>
      <w:r>
        <w:rPr>
          <w:color w:val="000000"/>
        </w:rPr>
        <w:t>Beman</w:t>
      </w:r>
      <w:proofErr w:type="spellEnd"/>
      <w:r>
        <w:rPr>
          <w:color w:val="000000"/>
        </w:rPr>
        <w:t xml:space="preserve">, Steven Y. </w:t>
      </w:r>
      <w:proofErr w:type="spellStart"/>
      <w:r>
        <w:rPr>
          <w:color w:val="000000"/>
        </w:rPr>
        <w:t>Litvin</w:t>
      </w:r>
      <w:proofErr w:type="spellEnd"/>
      <w:r>
        <w:rPr>
          <w:color w:val="000000"/>
        </w:rPr>
        <w:t xml:space="preserve">, and Bruce H. Robison. 2013. “Oceanographic and Biological Effects of Shoaling of the Oxygen Minimum Zone.” </w:t>
      </w:r>
      <w:r>
        <w:rPr>
          <w:i/>
          <w:color w:val="000000"/>
        </w:rPr>
        <w:t>Annual Review of Marine Science</w:t>
      </w:r>
      <w:r>
        <w:rPr>
          <w:color w:val="000000"/>
        </w:rPr>
        <w:t xml:space="preserve"> 5 (1): 393–420. </w:t>
      </w:r>
      <w:hyperlink r:id="rId34">
        <w:r>
          <w:rPr>
            <w:color w:val="0000FF"/>
            <w:u w:val="single"/>
          </w:rPr>
          <w:t>https://doi.org/10.1146/annurev-marine-120710-100849</w:t>
        </w:r>
      </w:hyperlink>
      <w:r>
        <w:rPr>
          <w:color w:val="000000"/>
        </w:rPr>
        <w:t>.</w:t>
      </w:r>
    </w:p>
    <w:p w14:paraId="000000D4" w14:textId="77777777" w:rsidR="00104E87" w:rsidRDefault="004D045E">
      <w:pPr>
        <w:pBdr>
          <w:top w:val="nil"/>
          <w:left w:val="nil"/>
          <w:bottom w:val="nil"/>
          <w:right w:val="nil"/>
          <w:between w:val="nil"/>
        </w:pBdr>
        <w:tabs>
          <w:tab w:val="left" w:pos="624"/>
        </w:tabs>
        <w:spacing w:after="240"/>
        <w:ind w:left="624" w:hanging="624"/>
        <w:rPr>
          <w:color w:val="000000"/>
        </w:rPr>
      </w:pPr>
      <w:bookmarkStart w:id="87" w:name="bookmark=id.1rvwp1q" w:colFirst="0" w:colLast="0"/>
      <w:bookmarkEnd w:id="87"/>
      <w:proofErr w:type="spellStart"/>
      <w:r>
        <w:rPr>
          <w:color w:val="000000"/>
        </w:rPr>
        <w:t>Goldthwait</w:t>
      </w:r>
      <w:proofErr w:type="spellEnd"/>
      <w:r>
        <w:rPr>
          <w:color w:val="000000"/>
        </w:rPr>
        <w:t xml:space="preserve">, S. A., C. A. Carlson, G. K. Henderson, and A. L. </w:t>
      </w:r>
      <w:proofErr w:type="spellStart"/>
      <w:r>
        <w:rPr>
          <w:color w:val="000000"/>
        </w:rPr>
        <w:t>Alldredge</w:t>
      </w:r>
      <w:proofErr w:type="spellEnd"/>
      <w:r>
        <w:rPr>
          <w:color w:val="000000"/>
        </w:rPr>
        <w:t xml:space="preserve">. 2005. “Effects of Physical Fragmentation on Remineralization of Marine Snow.” </w:t>
      </w:r>
      <w:r>
        <w:rPr>
          <w:i/>
          <w:color w:val="000000"/>
        </w:rPr>
        <w:t>Marine Ecology Progress Series</w:t>
      </w:r>
      <w:r>
        <w:rPr>
          <w:color w:val="000000"/>
        </w:rPr>
        <w:t xml:space="preserve"> 305. Inter-Research Science Center: 59–65.</w:t>
      </w:r>
    </w:p>
    <w:p w14:paraId="000000D5" w14:textId="77777777" w:rsidR="00104E87" w:rsidRDefault="004D045E">
      <w:pPr>
        <w:pBdr>
          <w:top w:val="nil"/>
          <w:left w:val="nil"/>
          <w:bottom w:val="nil"/>
          <w:right w:val="nil"/>
          <w:between w:val="nil"/>
        </w:pBdr>
        <w:tabs>
          <w:tab w:val="left" w:pos="624"/>
        </w:tabs>
        <w:spacing w:after="240"/>
        <w:ind w:left="624" w:hanging="624"/>
        <w:rPr>
          <w:color w:val="000000"/>
        </w:rPr>
      </w:pPr>
      <w:bookmarkStart w:id="88" w:name="bookmark=id.4bvk7pj" w:colFirst="0" w:colLast="0"/>
      <w:bookmarkEnd w:id="88"/>
      <w:proofErr w:type="spellStart"/>
      <w:r>
        <w:rPr>
          <w:color w:val="000000"/>
        </w:rPr>
        <w:t>Guidi</w:t>
      </w:r>
      <w:proofErr w:type="spellEnd"/>
      <w:r>
        <w:rPr>
          <w:color w:val="000000"/>
        </w:rPr>
        <w:t xml:space="preserve">, Lionel, George A. Jackson, Lars </w:t>
      </w:r>
      <w:proofErr w:type="spellStart"/>
      <w:r>
        <w:rPr>
          <w:color w:val="000000"/>
        </w:rPr>
        <w:t>Stemmann</w:t>
      </w:r>
      <w:proofErr w:type="spellEnd"/>
      <w:r>
        <w:rPr>
          <w:color w:val="000000"/>
        </w:rPr>
        <w:t xml:space="preserve">, Juan Carlos Miquel, Marc </w:t>
      </w:r>
      <w:proofErr w:type="spellStart"/>
      <w:r>
        <w:rPr>
          <w:color w:val="000000"/>
        </w:rPr>
        <w:t>Picheral</w:t>
      </w:r>
      <w:proofErr w:type="spellEnd"/>
      <w:r>
        <w:rPr>
          <w:color w:val="000000"/>
        </w:rPr>
        <w:t xml:space="preserve">, and Gabriel </w:t>
      </w:r>
      <w:proofErr w:type="spellStart"/>
      <w:r>
        <w:rPr>
          <w:color w:val="000000"/>
        </w:rPr>
        <w:t>Gorsky</w:t>
      </w:r>
      <w:proofErr w:type="spellEnd"/>
      <w:r>
        <w:rPr>
          <w:color w:val="000000"/>
        </w:rPr>
        <w:t xml:space="preserve">. 2008. “Relationship Between Particle Size Distribution and Flux in the Mesopelagic Zone.” </w:t>
      </w:r>
      <w:r>
        <w:rPr>
          <w:i/>
          <w:color w:val="000000"/>
        </w:rPr>
        <w:t>Deep Sea Research Part I: Oceanographic Research Papers</w:t>
      </w:r>
      <w:r>
        <w:rPr>
          <w:color w:val="000000"/>
        </w:rPr>
        <w:t xml:space="preserve"> 55 (10): 1364–74. </w:t>
      </w:r>
      <w:hyperlink r:id="rId35">
        <w:r>
          <w:rPr>
            <w:color w:val="0000FF"/>
            <w:u w:val="single"/>
          </w:rPr>
          <w:t>https://doi.org/10.1016/j.dsr.2008.05.014</w:t>
        </w:r>
      </w:hyperlink>
      <w:r>
        <w:rPr>
          <w:color w:val="000000"/>
        </w:rPr>
        <w:t>.</w:t>
      </w:r>
    </w:p>
    <w:p w14:paraId="000000D6" w14:textId="77777777" w:rsidR="00104E87" w:rsidRDefault="004D045E">
      <w:pPr>
        <w:pBdr>
          <w:top w:val="nil"/>
          <w:left w:val="nil"/>
          <w:bottom w:val="nil"/>
          <w:right w:val="nil"/>
          <w:between w:val="nil"/>
        </w:pBdr>
        <w:tabs>
          <w:tab w:val="left" w:pos="624"/>
        </w:tabs>
        <w:spacing w:after="240"/>
        <w:ind w:left="624" w:hanging="624"/>
        <w:rPr>
          <w:color w:val="000000"/>
        </w:rPr>
      </w:pPr>
      <w:bookmarkStart w:id="89" w:name="bookmark=id.2r0uhxc" w:colFirst="0" w:colLast="0"/>
      <w:bookmarkEnd w:id="89"/>
      <w:proofErr w:type="spellStart"/>
      <w:r>
        <w:rPr>
          <w:color w:val="000000"/>
        </w:rPr>
        <w:t>Hannides</w:t>
      </w:r>
      <w:proofErr w:type="spellEnd"/>
      <w:r>
        <w:rPr>
          <w:color w:val="000000"/>
        </w:rPr>
        <w:t xml:space="preserve">, Cecelia C.S., Michael R. Landry, Claudia R. Benitez-Nelson, </w:t>
      </w:r>
      <w:proofErr w:type="spellStart"/>
      <w:r>
        <w:rPr>
          <w:color w:val="000000"/>
        </w:rPr>
        <w:t>Ren’ee</w:t>
      </w:r>
      <w:proofErr w:type="spellEnd"/>
      <w:r>
        <w:rPr>
          <w:color w:val="000000"/>
        </w:rPr>
        <w:t xml:space="preserve"> M. Styles, Joseph P. Montoya, and David M. Karl. 2009. “Export Stoichiometry and Migrant-Mediated Flux of Phosphorus in the North Pacific Subtropical Gyre.” </w:t>
      </w:r>
      <w:r>
        <w:rPr>
          <w:i/>
          <w:color w:val="000000"/>
        </w:rPr>
        <w:t>Deep Sea Research Part I: Oceanographic Research Papers</w:t>
      </w:r>
      <w:r>
        <w:rPr>
          <w:color w:val="000000"/>
        </w:rPr>
        <w:t xml:space="preserve"> 56 (1): 73–88. </w:t>
      </w:r>
      <w:hyperlink r:id="rId36">
        <w:r>
          <w:rPr>
            <w:color w:val="0000FF"/>
            <w:u w:val="single"/>
          </w:rPr>
          <w:t>https://doi.org/10.1016/j.dsr.2008.08.003</w:t>
        </w:r>
      </w:hyperlink>
      <w:r>
        <w:rPr>
          <w:color w:val="000000"/>
        </w:rPr>
        <w:t>.</w:t>
      </w:r>
    </w:p>
    <w:p w14:paraId="000000D7" w14:textId="77777777" w:rsidR="00104E87" w:rsidRDefault="004D045E">
      <w:pPr>
        <w:pBdr>
          <w:top w:val="nil"/>
          <w:left w:val="nil"/>
          <w:bottom w:val="nil"/>
          <w:right w:val="nil"/>
          <w:between w:val="nil"/>
        </w:pBdr>
        <w:tabs>
          <w:tab w:val="left" w:pos="624"/>
        </w:tabs>
        <w:spacing w:after="240"/>
        <w:ind w:left="624" w:hanging="624"/>
        <w:rPr>
          <w:color w:val="000000"/>
        </w:rPr>
      </w:pPr>
      <w:bookmarkStart w:id="90" w:name="bookmark=id.1664s55" w:colFirst="0" w:colLast="0"/>
      <w:bookmarkEnd w:id="90"/>
      <w:r>
        <w:rPr>
          <w:color w:val="000000"/>
        </w:rPr>
        <w:t xml:space="preserve">Hartnett, </w:t>
      </w:r>
      <w:proofErr w:type="spellStart"/>
      <w:r>
        <w:rPr>
          <w:color w:val="000000"/>
        </w:rPr>
        <w:t>Hilairy</w:t>
      </w:r>
      <w:proofErr w:type="spellEnd"/>
      <w:r>
        <w:rPr>
          <w:color w:val="000000"/>
        </w:rPr>
        <w:t xml:space="preserve"> Ellen. 1998. “Organic Carbon Input, Degradation, and Preservation in Continental Margin Sediments: An Assessment of the Role of a Strong Oxygen Deficient Zone.” </w:t>
      </w:r>
      <w:sdt>
        <w:sdtPr>
          <w:tag w:val="goog_rdk_38"/>
          <w:id w:val="2048412729"/>
        </w:sdtPr>
        <w:sdtEndPr/>
        <w:sdtContent/>
      </w:sdt>
      <w:sdt>
        <w:sdtPr>
          <w:tag w:val="goog_rdk_39"/>
          <w:id w:val="1813053050"/>
        </w:sdtPr>
        <w:sdtEndPr/>
        <w:sdtContent/>
      </w:sdt>
      <w:r>
        <w:rPr>
          <w:color w:val="000000"/>
        </w:rPr>
        <w:t>Thesis.</w:t>
      </w:r>
    </w:p>
    <w:p w14:paraId="000000D8" w14:textId="77777777" w:rsidR="00104E87" w:rsidRDefault="004D045E">
      <w:pPr>
        <w:pBdr>
          <w:top w:val="nil"/>
          <w:left w:val="nil"/>
          <w:bottom w:val="nil"/>
          <w:right w:val="nil"/>
          <w:between w:val="nil"/>
        </w:pBdr>
        <w:tabs>
          <w:tab w:val="left" w:pos="624"/>
        </w:tabs>
        <w:spacing w:after="240"/>
        <w:ind w:left="624" w:hanging="624"/>
        <w:rPr>
          <w:color w:val="000000"/>
        </w:rPr>
      </w:pPr>
      <w:bookmarkStart w:id="91" w:name="bookmark=id.3q5sasy" w:colFirst="0" w:colLast="0"/>
      <w:bookmarkEnd w:id="91"/>
      <w:r>
        <w:rPr>
          <w:color w:val="000000"/>
        </w:rPr>
        <w:t xml:space="preserve">Hays, Graeme C. 2003. “A Review of the Adaptive Significance and Ecosystem Consequences of Zooplankton Diel Vertical Migrations.” In </w:t>
      </w:r>
      <w:r>
        <w:rPr>
          <w:i/>
          <w:color w:val="000000"/>
        </w:rPr>
        <w:t>Migrations and Dispersal of Marine Organisms</w:t>
      </w:r>
      <w:r>
        <w:rPr>
          <w:color w:val="000000"/>
        </w:rPr>
        <w:t xml:space="preserve">, edited by M. B. Jones, A. </w:t>
      </w:r>
      <w:proofErr w:type="spellStart"/>
      <w:r>
        <w:rPr>
          <w:color w:val="000000"/>
        </w:rPr>
        <w:t>Ing’olfsson</w:t>
      </w:r>
      <w:proofErr w:type="spellEnd"/>
      <w:r>
        <w:rPr>
          <w:color w:val="000000"/>
        </w:rPr>
        <w:t>, E. ’</w:t>
      </w:r>
      <w:proofErr w:type="spellStart"/>
      <w:r>
        <w:rPr>
          <w:color w:val="000000"/>
        </w:rPr>
        <w:t>Olafsson</w:t>
      </w:r>
      <w:proofErr w:type="spellEnd"/>
      <w:r>
        <w:rPr>
          <w:color w:val="000000"/>
        </w:rPr>
        <w:t xml:space="preserve">, G. V. </w:t>
      </w:r>
      <w:proofErr w:type="spellStart"/>
      <w:r>
        <w:rPr>
          <w:color w:val="000000"/>
        </w:rPr>
        <w:t>Helgason</w:t>
      </w:r>
      <w:proofErr w:type="spellEnd"/>
      <w:r>
        <w:rPr>
          <w:color w:val="000000"/>
        </w:rPr>
        <w:t xml:space="preserve">, K. Gunnarsson, and J. </w:t>
      </w:r>
      <w:proofErr w:type="spellStart"/>
      <w:r>
        <w:rPr>
          <w:color w:val="000000"/>
        </w:rPr>
        <w:t>Svavarsson</w:t>
      </w:r>
      <w:proofErr w:type="spellEnd"/>
      <w:r>
        <w:rPr>
          <w:color w:val="000000"/>
        </w:rPr>
        <w:t xml:space="preserve">, 163–70. Developments in Hydrobiology. Dordrecht: Springer Netherlands. </w:t>
      </w:r>
      <w:hyperlink r:id="rId37">
        <w:r>
          <w:rPr>
            <w:color w:val="0000FF"/>
            <w:u w:val="single"/>
          </w:rPr>
          <w:t>https://doi.org/10.1007/978-94-017-2276-6_18</w:t>
        </w:r>
      </w:hyperlink>
      <w:r>
        <w:rPr>
          <w:color w:val="000000"/>
        </w:rPr>
        <w:t>.</w:t>
      </w:r>
    </w:p>
    <w:p w14:paraId="000000D9" w14:textId="77777777" w:rsidR="00104E87" w:rsidRDefault="004D045E">
      <w:pPr>
        <w:pBdr>
          <w:top w:val="nil"/>
          <w:left w:val="nil"/>
          <w:bottom w:val="nil"/>
          <w:right w:val="nil"/>
          <w:between w:val="nil"/>
        </w:pBdr>
        <w:tabs>
          <w:tab w:val="left" w:pos="624"/>
        </w:tabs>
        <w:spacing w:after="240"/>
        <w:ind w:left="624" w:hanging="624"/>
        <w:rPr>
          <w:color w:val="000000"/>
        </w:rPr>
      </w:pPr>
      <w:bookmarkStart w:id="92" w:name="bookmark=id.25b2l0r" w:colFirst="0" w:colLast="0"/>
      <w:bookmarkEnd w:id="92"/>
      <w:r>
        <w:rPr>
          <w:color w:val="000000"/>
        </w:rPr>
        <w:t xml:space="preserve">Herrera, </w:t>
      </w:r>
      <w:proofErr w:type="spellStart"/>
      <w:r>
        <w:rPr>
          <w:color w:val="000000"/>
        </w:rPr>
        <w:t>Inma</w:t>
      </w:r>
      <w:proofErr w:type="spellEnd"/>
      <w:r>
        <w:rPr>
          <w:color w:val="000000"/>
        </w:rPr>
        <w:t xml:space="preserve">, Lidia </w:t>
      </w:r>
      <w:proofErr w:type="spellStart"/>
      <w:r>
        <w:rPr>
          <w:color w:val="000000"/>
        </w:rPr>
        <w:t>Yebra</w:t>
      </w:r>
      <w:proofErr w:type="spellEnd"/>
      <w:r>
        <w:rPr>
          <w:color w:val="000000"/>
        </w:rPr>
        <w:t xml:space="preserve">, </w:t>
      </w:r>
      <w:proofErr w:type="spellStart"/>
      <w:r>
        <w:rPr>
          <w:color w:val="000000"/>
        </w:rPr>
        <w:t>Tarsicio</w:t>
      </w:r>
      <w:proofErr w:type="spellEnd"/>
      <w:r>
        <w:rPr>
          <w:color w:val="000000"/>
        </w:rPr>
        <w:t xml:space="preserve"> Antezana, Alan </w:t>
      </w:r>
      <w:proofErr w:type="spellStart"/>
      <w:r>
        <w:rPr>
          <w:color w:val="000000"/>
        </w:rPr>
        <w:t>Giraldo</w:t>
      </w:r>
      <w:proofErr w:type="spellEnd"/>
      <w:r>
        <w:rPr>
          <w:color w:val="000000"/>
        </w:rPr>
        <w:t xml:space="preserve">, Jaime </w:t>
      </w:r>
      <w:proofErr w:type="spellStart"/>
      <w:r>
        <w:rPr>
          <w:color w:val="000000"/>
        </w:rPr>
        <w:t>Färber-Lorda</w:t>
      </w:r>
      <w:proofErr w:type="spellEnd"/>
      <w:r>
        <w:rPr>
          <w:color w:val="000000"/>
        </w:rPr>
        <w:t xml:space="preserve">, and Santiago </w:t>
      </w:r>
      <w:proofErr w:type="spellStart"/>
      <w:r>
        <w:rPr>
          <w:color w:val="000000"/>
        </w:rPr>
        <w:t>Hern’andez-Le’on</w:t>
      </w:r>
      <w:proofErr w:type="spellEnd"/>
      <w:r>
        <w:rPr>
          <w:color w:val="000000"/>
        </w:rPr>
        <w:t xml:space="preserve">. 2019. “Vertical Variability of </w:t>
      </w:r>
      <w:proofErr w:type="spellStart"/>
      <w:r>
        <w:rPr>
          <w:color w:val="000000"/>
        </w:rPr>
        <w:t>Euphausia</w:t>
      </w:r>
      <w:proofErr w:type="spellEnd"/>
      <w:r>
        <w:rPr>
          <w:color w:val="000000"/>
        </w:rPr>
        <w:t xml:space="preserve"> </w:t>
      </w:r>
      <w:proofErr w:type="spellStart"/>
      <w:r>
        <w:rPr>
          <w:color w:val="000000"/>
        </w:rPr>
        <w:t>Distinguenda</w:t>
      </w:r>
      <w:proofErr w:type="spellEnd"/>
      <w:r>
        <w:rPr>
          <w:color w:val="000000"/>
        </w:rPr>
        <w:t xml:space="preserve"> Metabolic Rates During Diel Migration into the Oxygen Minimum Zone of the Eastern Tropical Pacific Off Mexico.” </w:t>
      </w:r>
      <w:r>
        <w:rPr>
          <w:i/>
          <w:color w:val="000000"/>
        </w:rPr>
        <w:t>Journal of Plankton Research</w:t>
      </w:r>
      <w:r>
        <w:rPr>
          <w:color w:val="000000"/>
        </w:rPr>
        <w:t xml:space="preserve"> 41 (2): 165–76. </w:t>
      </w:r>
      <w:hyperlink r:id="rId38">
        <w:r>
          <w:rPr>
            <w:color w:val="0000FF"/>
            <w:u w:val="single"/>
          </w:rPr>
          <w:t>https://doi.org/10.1093/plankt/fbz004</w:t>
        </w:r>
      </w:hyperlink>
      <w:r>
        <w:rPr>
          <w:color w:val="000000"/>
        </w:rPr>
        <w:t>.</w:t>
      </w:r>
    </w:p>
    <w:p w14:paraId="000000DA" w14:textId="77777777" w:rsidR="00104E87" w:rsidRDefault="004D045E">
      <w:pPr>
        <w:pBdr>
          <w:top w:val="nil"/>
          <w:left w:val="nil"/>
          <w:bottom w:val="nil"/>
          <w:right w:val="nil"/>
          <w:between w:val="nil"/>
        </w:pBdr>
        <w:tabs>
          <w:tab w:val="left" w:pos="624"/>
        </w:tabs>
        <w:spacing w:after="240"/>
        <w:ind w:left="624" w:hanging="624"/>
        <w:rPr>
          <w:color w:val="000000"/>
        </w:rPr>
      </w:pPr>
      <w:bookmarkStart w:id="93" w:name="bookmark=id.kgcv8k" w:colFirst="0" w:colLast="0"/>
      <w:bookmarkEnd w:id="93"/>
      <w:r>
        <w:rPr>
          <w:color w:val="000000"/>
        </w:rPr>
        <w:t xml:space="preserve">Heywood, Karen J. 1996. “Diel Vertical Migration of Zooplankton in the Northeast Atlantic.” </w:t>
      </w:r>
      <w:r>
        <w:rPr>
          <w:i/>
          <w:color w:val="000000"/>
        </w:rPr>
        <w:t>Journal of Plankton Research</w:t>
      </w:r>
      <w:r>
        <w:rPr>
          <w:color w:val="000000"/>
        </w:rPr>
        <w:t xml:space="preserve"> 18 (2): 163–84. </w:t>
      </w:r>
      <w:hyperlink r:id="rId39">
        <w:r>
          <w:rPr>
            <w:color w:val="0000FF"/>
            <w:u w:val="single"/>
          </w:rPr>
          <w:t>https://doi.org/10.1093/plankt/18.2.163</w:t>
        </w:r>
      </w:hyperlink>
      <w:r>
        <w:rPr>
          <w:color w:val="000000"/>
        </w:rPr>
        <w:t>.</w:t>
      </w:r>
    </w:p>
    <w:p w14:paraId="000000DB" w14:textId="77777777" w:rsidR="00104E87" w:rsidRDefault="004D045E">
      <w:pPr>
        <w:pBdr>
          <w:top w:val="nil"/>
          <w:left w:val="nil"/>
          <w:bottom w:val="nil"/>
          <w:right w:val="nil"/>
          <w:between w:val="nil"/>
        </w:pBdr>
        <w:tabs>
          <w:tab w:val="left" w:pos="624"/>
        </w:tabs>
        <w:spacing w:after="240"/>
        <w:ind w:left="624" w:hanging="624"/>
        <w:rPr>
          <w:color w:val="000000"/>
        </w:rPr>
      </w:pPr>
      <w:bookmarkStart w:id="94" w:name="bookmark=id.34g0dwd" w:colFirst="0" w:colLast="0"/>
      <w:bookmarkEnd w:id="94"/>
      <w:r>
        <w:rPr>
          <w:color w:val="000000"/>
        </w:rPr>
        <w:t xml:space="preserve">Hidalgo, Pamela, Ruben </w:t>
      </w:r>
      <w:proofErr w:type="spellStart"/>
      <w:r>
        <w:rPr>
          <w:color w:val="000000"/>
        </w:rPr>
        <w:t>Escribano</w:t>
      </w:r>
      <w:proofErr w:type="spellEnd"/>
      <w:r>
        <w:rPr>
          <w:color w:val="000000"/>
        </w:rPr>
        <w:t xml:space="preserve">, and Carmen E. Morales. 2005. “Ontogenetic Vertical Distribution and Diel Migration of the Copepod </w:t>
      </w:r>
      <w:proofErr w:type="spellStart"/>
      <w:r>
        <w:rPr>
          <w:color w:val="000000"/>
        </w:rPr>
        <w:t>Eucalanus</w:t>
      </w:r>
      <w:proofErr w:type="spellEnd"/>
      <w:r>
        <w:rPr>
          <w:color w:val="000000"/>
        </w:rPr>
        <w:t xml:space="preserve"> </w:t>
      </w:r>
      <w:proofErr w:type="spellStart"/>
      <w:r>
        <w:rPr>
          <w:color w:val="000000"/>
        </w:rPr>
        <w:t>Inermis</w:t>
      </w:r>
      <w:proofErr w:type="spellEnd"/>
      <w:r>
        <w:rPr>
          <w:color w:val="000000"/>
        </w:rPr>
        <w:t xml:space="preserve"> in the Oxygen Minimum Zone Off Northern Chile (2021).” </w:t>
      </w:r>
      <w:r>
        <w:rPr>
          <w:i/>
          <w:color w:val="000000"/>
        </w:rPr>
        <w:t>Journal of Plankton Research</w:t>
      </w:r>
      <w:r>
        <w:rPr>
          <w:color w:val="000000"/>
        </w:rPr>
        <w:t xml:space="preserve"> 27 (6): 519–29. </w:t>
      </w:r>
      <w:hyperlink r:id="rId40">
        <w:r>
          <w:rPr>
            <w:color w:val="0000FF"/>
            <w:u w:val="single"/>
          </w:rPr>
          <w:t>https://doi.org/10.1093/plankt/fbi025</w:t>
        </w:r>
      </w:hyperlink>
      <w:r>
        <w:rPr>
          <w:color w:val="000000"/>
        </w:rPr>
        <w:t>.</w:t>
      </w:r>
    </w:p>
    <w:p w14:paraId="000000DC" w14:textId="77777777" w:rsidR="00104E87" w:rsidRDefault="004D045E">
      <w:pPr>
        <w:pBdr>
          <w:top w:val="nil"/>
          <w:left w:val="nil"/>
          <w:bottom w:val="nil"/>
          <w:right w:val="nil"/>
          <w:between w:val="nil"/>
        </w:pBdr>
        <w:tabs>
          <w:tab w:val="left" w:pos="624"/>
        </w:tabs>
        <w:spacing w:after="240"/>
        <w:ind w:left="624" w:hanging="624"/>
        <w:rPr>
          <w:color w:val="000000"/>
        </w:rPr>
      </w:pPr>
      <w:bookmarkStart w:id="95" w:name="bookmark=id.1jlao46" w:colFirst="0" w:colLast="0"/>
      <w:bookmarkEnd w:id="95"/>
      <w:proofErr w:type="spellStart"/>
      <w:r>
        <w:rPr>
          <w:color w:val="000000"/>
        </w:rPr>
        <w:t>Horak</w:t>
      </w:r>
      <w:proofErr w:type="spellEnd"/>
      <w:r>
        <w:rPr>
          <w:color w:val="000000"/>
        </w:rPr>
        <w:t xml:space="preserve">, Rachel E. A., Wendi Ruef, Bess B. Ward, and Allan H. </w:t>
      </w:r>
      <w:proofErr w:type="spellStart"/>
      <w:r>
        <w:rPr>
          <w:color w:val="000000"/>
        </w:rPr>
        <w:t>Devol</w:t>
      </w:r>
      <w:proofErr w:type="spellEnd"/>
      <w:r>
        <w:rPr>
          <w:color w:val="000000"/>
        </w:rPr>
        <w:t xml:space="preserve">. 2016. “Expansion of Denitrification and Anoxia in the Eastern Tropical North Pacific from 1972 to 2012.” </w:t>
      </w:r>
      <w:r>
        <w:rPr>
          <w:i/>
          <w:color w:val="000000"/>
        </w:rPr>
        <w:t>Geophysical Research Letters</w:t>
      </w:r>
      <w:r>
        <w:rPr>
          <w:color w:val="000000"/>
        </w:rPr>
        <w:t xml:space="preserve"> 43 (10): 2016GL068871. </w:t>
      </w:r>
      <w:hyperlink r:id="rId41">
        <w:r>
          <w:rPr>
            <w:color w:val="0000FF"/>
            <w:u w:val="single"/>
          </w:rPr>
          <w:t>https://doi.org/10.1002/2016GL068871</w:t>
        </w:r>
      </w:hyperlink>
      <w:r>
        <w:rPr>
          <w:color w:val="000000"/>
        </w:rPr>
        <w:t>.</w:t>
      </w:r>
    </w:p>
    <w:p w14:paraId="000000DD" w14:textId="77777777" w:rsidR="00104E87" w:rsidRDefault="004D045E">
      <w:pPr>
        <w:pBdr>
          <w:top w:val="nil"/>
          <w:left w:val="nil"/>
          <w:bottom w:val="nil"/>
          <w:right w:val="nil"/>
          <w:between w:val="nil"/>
        </w:pBdr>
        <w:tabs>
          <w:tab w:val="left" w:pos="624"/>
        </w:tabs>
        <w:spacing w:after="240"/>
        <w:ind w:left="624" w:hanging="624"/>
        <w:rPr>
          <w:color w:val="000000"/>
        </w:rPr>
      </w:pPr>
      <w:bookmarkStart w:id="96" w:name="bookmark=id.43ky6rz" w:colFirst="0" w:colLast="0"/>
      <w:bookmarkEnd w:id="96"/>
      <w:proofErr w:type="spellStart"/>
      <w:r>
        <w:rPr>
          <w:color w:val="000000"/>
        </w:rPr>
        <w:t>Inthorn</w:t>
      </w:r>
      <w:proofErr w:type="spellEnd"/>
      <w:r>
        <w:rPr>
          <w:color w:val="000000"/>
        </w:rPr>
        <w:t xml:space="preserve">, </w:t>
      </w:r>
      <w:proofErr w:type="spellStart"/>
      <w:r>
        <w:rPr>
          <w:color w:val="000000"/>
        </w:rPr>
        <w:t>Maik</w:t>
      </w:r>
      <w:proofErr w:type="spellEnd"/>
      <w:r>
        <w:rPr>
          <w:color w:val="000000"/>
        </w:rPr>
        <w:t>. 2005. “Lateral Particle Transport in Nepheloid Layers - a Key Factor for Organic Matter Distribution and Quality in the Benguela High-Productivity Area.” October. Universität Bremen.</w:t>
      </w:r>
    </w:p>
    <w:p w14:paraId="000000DE" w14:textId="77777777" w:rsidR="00104E87" w:rsidRDefault="004D045E">
      <w:pPr>
        <w:pBdr>
          <w:top w:val="nil"/>
          <w:left w:val="nil"/>
          <w:bottom w:val="nil"/>
          <w:right w:val="nil"/>
          <w:between w:val="nil"/>
        </w:pBdr>
        <w:tabs>
          <w:tab w:val="left" w:pos="624"/>
        </w:tabs>
        <w:spacing w:after="240"/>
        <w:ind w:left="624" w:hanging="624"/>
        <w:rPr>
          <w:color w:val="000000"/>
        </w:rPr>
      </w:pPr>
      <w:bookmarkStart w:id="97" w:name="bookmark=id.2iq8gzs" w:colFirst="0" w:colLast="0"/>
      <w:bookmarkEnd w:id="97"/>
      <w:r>
        <w:rPr>
          <w:color w:val="000000"/>
        </w:rPr>
        <w:t xml:space="preserve">Jackson, George A., and Adrian B. </w:t>
      </w:r>
      <w:proofErr w:type="spellStart"/>
      <w:r>
        <w:rPr>
          <w:color w:val="000000"/>
        </w:rPr>
        <w:t>Burd</w:t>
      </w:r>
      <w:proofErr w:type="spellEnd"/>
      <w:r>
        <w:rPr>
          <w:color w:val="000000"/>
        </w:rPr>
        <w:t xml:space="preserve">. 2001. “A Model for the Distribution of Particle Flux in the Mid-Water Column Controlled by Subsurface Biotic Interactions.” </w:t>
      </w:r>
      <w:r>
        <w:rPr>
          <w:i/>
          <w:color w:val="000000"/>
        </w:rPr>
        <w:t>Deep Sea Research Part II: Topical Studies in Oceanography</w:t>
      </w:r>
      <w:r>
        <w:rPr>
          <w:color w:val="000000"/>
        </w:rPr>
        <w:t xml:space="preserve">, The US JGOFS Synthesis and Modeling Project: Phase 1, 49 (1): 193–217. </w:t>
      </w:r>
      <w:hyperlink r:id="rId42">
        <w:r>
          <w:rPr>
            <w:color w:val="0000FF"/>
            <w:u w:val="single"/>
          </w:rPr>
          <w:t>https://doi.org/10.1016/S0967-0645(01)00100-X</w:t>
        </w:r>
      </w:hyperlink>
      <w:r>
        <w:rPr>
          <w:color w:val="000000"/>
        </w:rPr>
        <w:t>.</w:t>
      </w:r>
    </w:p>
    <w:p w14:paraId="000000DF" w14:textId="77777777" w:rsidR="00104E87" w:rsidRDefault="004D045E">
      <w:pPr>
        <w:pBdr>
          <w:top w:val="nil"/>
          <w:left w:val="nil"/>
          <w:bottom w:val="nil"/>
          <w:right w:val="nil"/>
          <w:between w:val="nil"/>
        </w:pBdr>
        <w:tabs>
          <w:tab w:val="left" w:pos="624"/>
        </w:tabs>
        <w:spacing w:after="240"/>
        <w:ind w:left="624" w:hanging="624"/>
        <w:rPr>
          <w:color w:val="000000"/>
        </w:rPr>
      </w:pPr>
      <w:bookmarkStart w:id="98" w:name="bookmark=id.xvir7l" w:colFirst="0" w:colLast="0"/>
      <w:bookmarkEnd w:id="98"/>
      <w:r>
        <w:rPr>
          <w:color w:val="000000"/>
        </w:rPr>
        <w:t xml:space="preserve">Jiang, </w:t>
      </w:r>
      <w:proofErr w:type="spellStart"/>
      <w:r>
        <w:rPr>
          <w:color w:val="000000"/>
        </w:rPr>
        <w:t>Songnian</w:t>
      </w:r>
      <w:proofErr w:type="spellEnd"/>
      <w:r>
        <w:rPr>
          <w:color w:val="000000"/>
        </w:rPr>
        <w:t xml:space="preserve">, Tommy D. Dickey, Deborah K. Steinberg, and Laurence P. </w:t>
      </w:r>
      <w:proofErr w:type="spellStart"/>
      <w:r>
        <w:rPr>
          <w:color w:val="000000"/>
        </w:rPr>
        <w:t>Madin</w:t>
      </w:r>
      <w:proofErr w:type="spellEnd"/>
      <w:r>
        <w:rPr>
          <w:color w:val="000000"/>
        </w:rPr>
        <w:t xml:space="preserve">. 2007. “Temporal Variability of Zooplankton Biomass from ADCP Backscatter Time Series Data at the Bermuda Testbed Mooring Site.” </w:t>
      </w:r>
      <w:r>
        <w:rPr>
          <w:i/>
          <w:color w:val="000000"/>
        </w:rPr>
        <w:t>Deep Sea Research Part I: Oceanographic Research Papers</w:t>
      </w:r>
      <w:r>
        <w:rPr>
          <w:color w:val="000000"/>
        </w:rPr>
        <w:t xml:space="preserve"> 54 (4): 608–36. </w:t>
      </w:r>
      <w:hyperlink r:id="rId43">
        <w:r>
          <w:rPr>
            <w:color w:val="0000FF"/>
            <w:u w:val="single"/>
          </w:rPr>
          <w:t>https://doi.org/10.1016/j.dsr.2006.12.011</w:t>
        </w:r>
      </w:hyperlink>
      <w:r>
        <w:rPr>
          <w:color w:val="000000"/>
        </w:rPr>
        <w:t>.</w:t>
      </w:r>
    </w:p>
    <w:p w14:paraId="000000E0" w14:textId="77777777" w:rsidR="00104E87" w:rsidRDefault="004D045E">
      <w:pPr>
        <w:pBdr>
          <w:top w:val="nil"/>
          <w:left w:val="nil"/>
          <w:bottom w:val="nil"/>
          <w:right w:val="nil"/>
          <w:between w:val="nil"/>
        </w:pBdr>
        <w:tabs>
          <w:tab w:val="left" w:pos="624"/>
        </w:tabs>
        <w:spacing w:after="240"/>
        <w:ind w:left="624" w:hanging="624"/>
        <w:rPr>
          <w:color w:val="000000"/>
        </w:rPr>
      </w:pPr>
      <w:bookmarkStart w:id="99" w:name="bookmark=id.3hv69ve" w:colFirst="0" w:colLast="0"/>
      <w:bookmarkEnd w:id="99"/>
      <w:proofErr w:type="spellStart"/>
      <w:r>
        <w:rPr>
          <w:color w:val="000000"/>
        </w:rPr>
        <w:t>Kaartvedt</w:t>
      </w:r>
      <w:proofErr w:type="spellEnd"/>
      <w:r>
        <w:rPr>
          <w:color w:val="000000"/>
        </w:rPr>
        <w:t xml:space="preserve">, Stein, Thor A. </w:t>
      </w:r>
      <w:proofErr w:type="spellStart"/>
      <w:r>
        <w:rPr>
          <w:color w:val="000000"/>
        </w:rPr>
        <w:t>Klevjer</w:t>
      </w:r>
      <w:proofErr w:type="spellEnd"/>
      <w:r>
        <w:rPr>
          <w:color w:val="000000"/>
        </w:rPr>
        <w:t xml:space="preserve">, Thomas Torgersen, Tom A. </w:t>
      </w:r>
      <w:proofErr w:type="spellStart"/>
      <w:r>
        <w:rPr>
          <w:color w:val="000000"/>
        </w:rPr>
        <w:t>Sørnes</w:t>
      </w:r>
      <w:proofErr w:type="spellEnd"/>
      <w:r>
        <w:rPr>
          <w:color w:val="000000"/>
        </w:rPr>
        <w:t xml:space="preserve">, and Anders </w:t>
      </w:r>
      <w:proofErr w:type="spellStart"/>
      <w:r>
        <w:rPr>
          <w:color w:val="000000"/>
        </w:rPr>
        <w:t>Røstad</w:t>
      </w:r>
      <w:proofErr w:type="spellEnd"/>
      <w:r>
        <w:rPr>
          <w:color w:val="000000"/>
        </w:rPr>
        <w:t>. 2007. “Diel Vertical Migration of Individual Jellyfish (</w:t>
      </w:r>
      <w:proofErr w:type="spellStart"/>
      <w:r>
        <w:rPr>
          <w:color w:val="000000"/>
        </w:rPr>
        <w:t>Periphylla</w:t>
      </w:r>
      <w:proofErr w:type="spellEnd"/>
      <w:r>
        <w:rPr>
          <w:color w:val="000000"/>
        </w:rPr>
        <w:t xml:space="preserve"> </w:t>
      </w:r>
      <w:proofErr w:type="spellStart"/>
      <w:r>
        <w:rPr>
          <w:color w:val="000000"/>
        </w:rPr>
        <w:t>Periphylla</w:t>
      </w:r>
      <w:proofErr w:type="spellEnd"/>
      <w:r>
        <w:rPr>
          <w:color w:val="000000"/>
        </w:rPr>
        <w:t xml:space="preserve">).” </w:t>
      </w:r>
      <w:r>
        <w:rPr>
          <w:i/>
          <w:color w:val="000000"/>
        </w:rPr>
        <w:t>Limnology and Oceanography</w:t>
      </w:r>
      <w:r>
        <w:rPr>
          <w:color w:val="000000"/>
        </w:rPr>
        <w:t xml:space="preserve"> 52 (3): 975–83. </w:t>
      </w:r>
      <w:hyperlink r:id="rId44">
        <w:r>
          <w:rPr>
            <w:color w:val="0000FF"/>
            <w:u w:val="single"/>
          </w:rPr>
          <w:t>https://doi.org/10.4319/lo.2007.52.3.0975</w:t>
        </w:r>
      </w:hyperlink>
      <w:r>
        <w:rPr>
          <w:color w:val="000000"/>
        </w:rPr>
        <w:t>.</w:t>
      </w:r>
    </w:p>
    <w:p w14:paraId="000000E1"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0" w:name="bookmark=id.1x0gk37" w:colFirst="0" w:colLast="0"/>
      <w:bookmarkEnd w:id="100"/>
      <w:r>
        <w:rPr>
          <w:color w:val="000000"/>
        </w:rPr>
        <w:t xml:space="preserve">Keil, Richard G., Jacquelyn A. </w:t>
      </w:r>
      <w:proofErr w:type="spellStart"/>
      <w:r>
        <w:rPr>
          <w:color w:val="000000"/>
        </w:rPr>
        <w:t>Neibauer</w:t>
      </w:r>
      <w:proofErr w:type="spellEnd"/>
      <w:r>
        <w:rPr>
          <w:color w:val="000000"/>
        </w:rPr>
        <w:t xml:space="preserve">, and Allan H. </w:t>
      </w:r>
      <w:proofErr w:type="spellStart"/>
      <w:r>
        <w:rPr>
          <w:color w:val="000000"/>
        </w:rPr>
        <w:t>Devol</w:t>
      </w:r>
      <w:proofErr w:type="spellEnd"/>
      <w:r>
        <w:rPr>
          <w:color w:val="000000"/>
        </w:rPr>
        <w:t xml:space="preserve">. 2016. “A Multiproxy Approach to Understanding the "Enhanced" Flux of Organic Matter Through the Oxygen-Deficient Waters of the Arabian Sea.” </w:t>
      </w:r>
      <w:proofErr w:type="spellStart"/>
      <w:r>
        <w:rPr>
          <w:i/>
          <w:color w:val="000000"/>
        </w:rPr>
        <w:t>Biogeosciences</w:t>
      </w:r>
      <w:proofErr w:type="spellEnd"/>
      <w:r>
        <w:rPr>
          <w:color w:val="000000"/>
        </w:rPr>
        <w:t xml:space="preserve"> 13 (7): 2077–92. </w:t>
      </w:r>
      <w:hyperlink r:id="rId45">
        <w:r>
          <w:rPr>
            <w:color w:val="0000FF"/>
            <w:u w:val="single"/>
          </w:rPr>
          <w:t>https://doi.org/http://dx.doi.org/10.5194/bg-13-2077-2016</w:t>
        </w:r>
      </w:hyperlink>
      <w:r>
        <w:rPr>
          <w:color w:val="000000"/>
        </w:rPr>
        <w:t>.</w:t>
      </w:r>
    </w:p>
    <w:p w14:paraId="000000E2"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1" w:name="bookmark=id.4h042r0" w:colFirst="0" w:colLast="0"/>
      <w:bookmarkEnd w:id="101"/>
      <w:proofErr w:type="spellStart"/>
      <w:r>
        <w:rPr>
          <w:color w:val="000000"/>
        </w:rPr>
        <w:t>Kiko</w:t>
      </w:r>
      <w:proofErr w:type="spellEnd"/>
      <w:r>
        <w:rPr>
          <w:color w:val="000000"/>
        </w:rPr>
        <w:t xml:space="preserve">, Rainer, Peter Brandt, Svenja Christiansen, </w:t>
      </w:r>
      <w:proofErr w:type="spellStart"/>
      <w:r>
        <w:rPr>
          <w:color w:val="000000"/>
        </w:rPr>
        <w:t>Jannik</w:t>
      </w:r>
      <w:proofErr w:type="spellEnd"/>
      <w:r>
        <w:rPr>
          <w:color w:val="000000"/>
        </w:rPr>
        <w:t xml:space="preserve"> </w:t>
      </w:r>
      <w:proofErr w:type="spellStart"/>
      <w:r>
        <w:rPr>
          <w:color w:val="000000"/>
        </w:rPr>
        <w:t>Faustmann</w:t>
      </w:r>
      <w:proofErr w:type="spellEnd"/>
      <w:r>
        <w:rPr>
          <w:color w:val="000000"/>
        </w:rPr>
        <w:t xml:space="preserve">, Iris </w:t>
      </w:r>
      <w:proofErr w:type="spellStart"/>
      <w:r>
        <w:rPr>
          <w:color w:val="000000"/>
        </w:rPr>
        <w:t>Kriest</w:t>
      </w:r>
      <w:proofErr w:type="spellEnd"/>
      <w:r>
        <w:rPr>
          <w:color w:val="000000"/>
        </w:rPr>
        <w:t xml:space="preserve">, </w:t>
      </w:r>
      <w:proofErr w:type="spellStart"/>
      <w:r>
        <w:rPr>
          <w:color w:val="000000"/>
        </w:rPr>
        <w:t>Elizandro</w:t>
      </w:r>
      <w:proofErr w:type="spellEnd"/>
      <w:r>
        <w:rPr>
          <w:color w:val="000000"/>
        </w:rPr>
        <w:t xml:space="preserve"> Rodrigues, Florian </w:t>
      </w:r>
      <w:proofErr w:type="spellStart"/>
      <w:r>
        <w:rPr>
          <w:color w:val="000000"/>
        </w:rPr>
        <w:t>Schütte</w:t>
      </w:r>
      <w:proofErr w:type="spellEnd"/>
      <w:r>
        <w:rPr>
          <w:color w:val="000000"/>
        </w:rPr>
        <w:t xml:space="preserve">, and Helena </w:t>
      </w:r>
      <w:proofErr w:type="spellStart"/>
      <w:r>
        <w:rPr>
          <w:color w:val="000000"/>
        </w:rPr>
        <w:t>Hauss</w:t>
      </w:r>
      <w:proofErr w:type="spellEnd"/>
      <w:r>
        <w:rPr>
          <w:color w:val="000000"/>
        </w:rPr>
        <w:t xml:space="preserve">. 2020. “Zooplankton-Mediated Fluxes in the Eastern Tropical North Atlantic.” </w:t>
      </w:r>
      <w:r>
        <w:rPr>
          <w:i/>
          <w:color w:val="000000"/>
        </w:rPr>
        <w:t>Frontiers in Marine Science</w:t>
      </w:r>
      <w:r>
        <w:rPr>
          <w:color w:val="000000"/>
        </w:rPr>
        <w:t xml:space="preserve"> 7 (May). </w:t>
      </w:r>
      <w:hyperlink r:id="rId46">
        <w:r>
          <w:rPr>
            <w:color w:val="0000FF"/>
            <w:u w:val="single"/>
          </w:rPr>
          <w:t>https://doi.org/10.3389/fmars.2020.00358</w:t>
        </w:r>
      </w:hyperlink>
      <w:r>
        <w:rPr>
          <w:color w:val="000000"/>
        </w:rPr>
        <w:t>.</w:t>
      </w:r>
    </w:p>
    <w:p w14:paraId="000000E3"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2" w:name="bookmark=id.2w5ecyt" w:colFirst="0" w:colLast="0"/>
      <w:bookmarkEnd w:id="102"/>
      <w:proofErr w:type="spellStart"/>
      <w:r>
        <w:rPr>
          <w:color w:val="000000"/>
        </w:rPr>
        <w:t>Kiko</w:t>
      </w:r>
      <w:proofErr w:type="spellEnd"/>
      <w:r>
        <w:rPr>
          <w:color w:val="000000"/>
        </w:rPr>
        <w:t xml:space="preserve">, R., A. </w:t>
      </w:r>
      <w:proofErr w:type="spellStart"/>
      <w:r>
        <w:rPr>
          <w:color w:val="000000"/>
        </w:rPr>
        <w:t>Biastoch</w:t>
      </w:r>
      <w:proofErr w:type="spellEnd"/>
      <w:r>
        <w:rPr>
          <w:color w:val="000000"/>
        </w:rPr>
        <w:t xml:space="preserve">, P. Brandt, S. </w:t>
      </w:r>
      <w:proofErr w:type="spellStart"/>
      <w:r>
        <w:rPr>
          <w:color w:val="000000"/>
        </w:rPr>
        <w:t>Cravatte</w:t>
      </w:r>
      <w:proofErr w:type="spellEnd"/>
      <w:r>
        <w:rPr>
          <w:color w:val="000000"/>
        </w:rPr>
        <w:t xml:space="preserve">, H. </w:t>
      </w:r>
      <w:proofErr w:type="spellStart"/>
      <w:r>
        <w:rPr>
          <w:color w:val="000000"/>
        </w:rPr>
        <w:t>Hauss</w:t>
      </w:r>
      <w:proofErr w:type="spellEnd"/>
      <w:r>
        <w:rPr>
          <w:color w:val="000000"/>
        </w:rPr>
        <w:t xml:space="preserve">, R. </w:t>
      </w:r>
      <w:proofErr w:type="spellStart"/>
      <w:r>
        <w:rPr>
          <w:color w:val="000000"/>
        </w:rPr>
        <w:t>Hummels</w:t>
      </w:r>
      <w:proofErr w:type="spellEnd"/>
      <w:r>
        <w:rPr>
          <w:color w:val="000000"/>
        </w:rPr>
        <w:t xml:space="preserve">, I. </w:t>
      </w:r>
      <w:proofErr w:type="spellStart"/>
      <w:r>
        <w:rPr>
          <w:color w:val="000000"/>
        </w:rPr>
        <w:t>Kriest</w:t>
      </w:r>
      <w:proofErr w:type="spellEnd"/>
      <w:r>
        <w:rPr>
          <w:color w:val="000000"/>
        </w:rPr>
        <w:t xml:space="preserve">, et al. 2017. “Biological and Physical Influences on Marine Snowfall at the Equator.” </w:t>
      </w:r>
      <w:r>
        <w:rPr>
          <w:i/>
          <w:color w:val="000000"/>
        </w:rPr>
        <w:t>Nature Geoscience</w:t>
      </w:r>
      <w:r>
        <w:rPr>
          <w:color w:val="000000"/>
        </w:rPr>
        <w:t xml:space="preserve"> 10 (11): 852–58. </w:t>
      </w:r>
      <w:hyperlink r:id="rId47">
        <w:r>
          <w:rPr>
            <w:color w:val="0000FF"/>
            <w:u w:val="single"/>
          </w:rPr>
          <w:t>https://doi.org/10.1038/ngeo3042</w:t>
        </w:r>
      </w:hyperlink>
      <w:r>
        <w:rPr>
          <w:color w:val="000000"/>
        </w:rPr>
        <w:t>.</w:t>
      </w:r>
    </w:p>
    <w:p w14:paraId="000000E4"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3" w:name="bookmark=id.1baon6m" w:colFirst="0" w:colLast="0"/>
      <w:bookmarkEnd w:id="103"/>
      <w:r>
        <w:rPr>
          <w:color w:val="000000"/>
        </w:rPr>
        <w:t xml:space="preserve">Kwon, </w:t>
      </w:r>
      <w:proofErr w:type="spellStart"/>
      <w:r>
        <w:rPr>
          <w:color w:val="000000"/>
        </w:rPr>
        <w:t>Eun</w:t>
      </w:r>
      <w:proofErr w:type="spellEnd"/>
      <w:r>
        <w:rPr>
          <w:color w:val="000000"/>
        </w:rPr>
        <w:t xml:space="preserve"> Young, François </w:t>
      </w:r>
      <w:proofErr w:type="spellStart"/>
      <w:r>
        <w:rPr>
          <w:color w:val="000000"/>
        </w:rPr>
        <w:t>Primeau</w:t>
      </w:r>
      <w:proofErr w:type="spellEnd"/>
      <w:r>
        <w:rPr>
          <w:color w:val="000000"/>
        </w:rPr>
        <w:t xml:space="preserve">, and Jorge L. Sarmiento. 2009. “The Impact of Remineralization Depth on the </w:t>
      </w:r>
      <w:proofErr w:type="spellStart"/>
      <w:r>
        <w:rPr>
          <w:color w:val="000000"/>
        </w:rPr>
        <w:t>AirSea</w:t>
      </w:r>
      <w:proofErr w:type="spellEnd"/>
      <w:r>
        <w:rPr>
          <w:color w:val="000000"/>
        </w:rPr>
        <w:t xml:space="preserve"> Carbon Balance.” </w:t>
      </w:r>
      <w:r>
        <w:rPr>
          <w:i/>
          <w:color w:val="000000"/>
        </w:rPr>
        <w:t>Nature Geoscience</w:t>
      </w:r>
      <w:r>
        <w:rPr>
          <w:color w:val="000000"/>
        </w:rPr>
        <w:t xml:space="preserve"> 2 (9): 630–35. </w:t>
      </w:r>
      <w:hyperlink r:id="rId48">
        <w:r>
          <w:rPr>
            <w:color w:val="0000FF"/>
            <w:u w:val="single"/>
          </w:rPr>
          <w:t>https://doi.org/10.1038/ngeo612</w:t>
        </w:r>
      </w:hyperlink>
      <w:r>
        <w:rPr>
          <w:color w:val="000000"/>
        </w:rPr>
        <w:t>.</w:t>
      </w:r>
    </w:p>
    <w:p w14:paraId="000000E5"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4" w:name="bookmark=id.3vac5uf" w:colFirst="0" w:colLast="0"/>
      <w:bookmarkEnd w:id="104"/>
      <w:r>
        <w:rPr>
          <w:color w:val="000000"/>
        </w:rPr>
        <w:t xml:space="preserve">Lam, Phyllis, and Marcel M.M. </w:t>
      </w:r>
      <w:proofErr w:type="spellStart"/>
      <w:r>
        <w:rPr>
          <w:color w:val="000000"/>
        </w:rPr>
        <w:t>Kuypers</w:t>
      </w:r>
      <w:proofErr w:type="spellEnd"/>
      <w:r>
        <w:rPr>
          <w:color w:val="000000"/>
        </w:rPr>
        <w:t xml:space="preserve">. 2011. “Microbial Nitrogen Cycling Processes in Oxygen Minimum Zones.” </w:t>
      </w:r>
      <w:r>
        <w:rPr>
          <w:i/>
          <w:color w:val="000000"/>
        </w:rPr>
        <w:t>Annual Review of Marine Science</w:t>
      </w:r>
      <w:r>
        <w:rPr>
          <w:color w:val="000000"/>
        </w:rPr>
        <w:t xml:space="preserve"> 3 (1): 317–45. </w:t>
      </w:r>
      <w:hyperlink r:id="rId49">
        <w:r>
          <w:rPr>
            <w:color w:val="0000FF"/>
            <w:u w:val="single"/>
          </w:rPr>
          <w:t>https://doi.org/10.1146/annurev-marine-120709-142814</w:t>
        </w:r>
      </w:hyperlink>
      <w:r>
        <w:rPr>
          <w:color w:val="000000"/>
        </w:rPr>
        <w:t>.</w:t>
      </w:r>
    </w:p>
    <w:p w14:paraId="000000E6"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5" w:name="bookmark=id.2afmg28" w:colFirst="0" w:colLast="0"/>
      <w:bookmarkEnd w:id="105"/>
      <w:r>
        <w:rPr>
          <w:color w:val="000000"/>
        </w:rPr>
        <w:t xml:space="preserve">Larsen, Morten, Philipp Lehner, Sergey M. Borisov, Ingo </w:t>
      </w:r>
      <w:proofErr w:type="spellStart"/>
      <w:r>
        <w:rPr>
          <w:color w:val="000000"/>
        </w:rPr>
        <w:t>Klimant</w:t>
      </w:r>
      <w:proofErr w:type="spellEnd"/>
      <w:r>
        <w:rPr>
          <w:color w:val="000000"/>
        </w:rPr>
        <w:t xml:space="preserve">, Jan P. Fischer, Frank J. Stewart, Donald E. Canfield, and Ronnie N. </w:t>
      </w:r>
      <w:proofErr w:type="spellStart"/>
      <w:r>
        <w:rPr>
          <w:color w:val="000000"/>
        </w:rPr>
        <w:t>Glud</w:t>
      </w:r>
      <w:proofErr w:type="spellEnd"/>
      <w:r>
        <w:rPr>
          <w:color w:val="000000"/>
        </w:rPr>
        <w:t xml:space="preserve">. 2016. “In Situ Quantification of Ultra-Low O2 Concentrations in Oxygen Minimum Zones: Application of Novel </w:t>
      </w:r>
      <w:proofErr w:type="spellStart"/>
      <w:r>
        <w:rPr>
          <w:color w:val="000000"/>
        </w:rPr>
        <w:t>Optodes</w:t>
      </w:r>
      <w:proofErr w:type="spellEnd"/>
      <w:r>
        <w:rPr>
          <w:color w:val="000000"/>
        </w:rPr>
        <w:t xml:space="preserve">.” </w:t>
      </w:r>
      <w:r>
        <w:rPr>
          <w:i/>
          <w:color w:val="000000"/>
        </w:rPr>
        <w:t>Limnology and Oceanography: Methods</w:t>
      </w:r>
      <w:r>
        <w:rPr>
          <w:color w:val="000000"/>
        </w:rPr>
        <w:t xml:space="preserve"> 14 (12): 784–800. </w:t>
      </w:r>
      <w:hyperlink r:id="rId50">
        <w:r>
          <w:rPr>
            <w:color w:val="0000FF"/>
            <w:u w:val="single"/>
          </w:rPr>
          <w:t>https://doi.org/10.1002/lom3.10126</w:t>
        </w:r>
      </w:hyperlink>
      <w:r>
        <w:rPr>
          <w:color w:val="000000"/>
        </w:rPr>
        <w:t>.</w:t>
      </w:r>
    </w:p>
    <w:p w14:paraId="000000E7"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6" w:name="bookmark=id.pkwqa1" w:colFirst="0" w:colLast="0"/>
      <w:bookmarkEnd w:id="106"/>
      <w:r>
        <w:rPr>
          <w:color w:val="000000"/>
        </w:rPr>
        <w:t xml:space="preserve">Maas, Amy E., Sarah L. </w:t>
      </w:r>
      <w:proofErr w:type="spellStart"/>
      <w:r>
        <w:rPr>
          <w:color w:val="000000"/>
        </w:rPr>
        <w:t>Frazar</w:t>
      </w:r>
      <w:proofErr w:type="spellEnd"/>
      <w:r>
        <w:rPr>
          <w:color w:val="000000"/>
        </w:rPr>
        <w:t xml:space="preserve">, Dawn M. Outram, Brad A. Seibel, and Karen F. </w:t>
      </w:r>
      <w:proofErr w:type="spellStart"/>
      <w:r>
        <w:rPr>
          <w:color w:val="000000"/>
        </w:rPr>
        <w:t>Wishner</w:t>
      </w:r>
      <w:proofErr w:type="spellEnd"/>
      <w:r>
        <w:rPr>
          <w:color w:val="000000"/>
        </w:rPr>
        <w:t xml:space="preserve">. 2014. “Fine-Scale Vertical Distribution of Macroplankton and Micronekton in the Eastern Tropical North Pacific in Association with an Oxygen Minimum Zone.” </w:t>
      </w:r>
      <w:r>
        <w:rPr>
          <w:i/>
          <w:color w:val="000000"/>
        </w:rPr>
        <w:t>Journal of Plankton Research</w:t>
      </w:r>
      <w:r>
        <w:rPr>
          <w:color w:val="000000"/>
        </w:rPr>
        <w:t xml:space="preserve"> 36 (6): 1557–75. </w:t>
      </w:r>
      <w:hyperlink r:id="rId51">
        <w:r>
          <w:rPr>
            <w:color w:val="0000FF"/>
            <w:u w:val="single"/>
          </w:rPr>
          <w:t>https://doi.org/10.1093/plankt/fbu077</w:t>
        </w:r>
      </w:hyperlink>
      <w:r>
        <w:rPr>
          <w:color w:val="000000"/>
        </w:rPr>
        <w:t>.</w:t>
      </w:r>
    </w:p>
    <w:p w14:paraId="000000E8"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7" w:name="bookmark=id.39kk8xu" w:colFirst="0" w:colLast="0"/>
      <w:bookmarkEnd w:id="107"/>
      <w:r>
        <w:rPr>
          <w:color w:val="000000"/>
        </w:rPr>
        <w:t xml:space="preserve">McDonnell, Andrew M. P., and Ken O. </w:t>
      </w:r>
      <w:proofErr w:type="spellStart"/>
      <w:r>
        <w:rPr>
          <w:color w:val="000000"/>
        </w:rPr>
        <w:t>Buesseler</w:t>
      </w:r>
      <w:proofErr w:type="spellEnd"/>
      <w:r>
        <w:rPr>
          <w:color w:val="000000"/>
        </w:rPr>
        <w:t xml:space="preserve">. 2010. “Variability in the Average Sinking Velocity of Marine Particles.” </w:t>
      </w:r>
      <w:r>
        <w:rPr>
          <w:i/>
          <w:color w:val="000000"/>
        </w:rPr>
        <w:t>Limnology and Oceanography</w:t>
      </w:r>
      <w:r>
        <w:rPr>
          <w:color w:val="000000"/>
        </w:rPr>
        <w:t xml:space="preserve"> 55 (5): 2085–96. </w:t>
      </w:r>
      <w:hyperlink r:id="rId52">
        <w:r>
          <w:rPr>
            <w:color w:val="0000FF"/>
            <w:u w:val="single"/>
          </w:rPr>
          <w:t>https://doi.org/10.4319/lo.2010.55.5.2085</w:t>
        </w:r>
      </w:hyperlink>
      <w:r>
        <w:rPr>
          <w:color w:val="000000"/>
        </w:rPr>
        <w:t>.</w:t>
      </w:r>
    </w:p>
    <w:p w14:paraId="000000E9"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8" w:name="bookmark=id.1opuj5n" w:colFirst="0" w:colLast="0"/>
      <w:bookmarkEnd w:id="108"/>
      <w:proofErr w:type="spellStart"/>
      <w:r>
        <w:rPr>
          <w:color w:val="000000"/>
        </w:rPr>
        <w:t>Neuer</w:t>
      </w:r>
      <w:proofErr w:type="spellEnd"/>
      <w:r>
        <w:rPr>
          <w:color w:val="000000"/>
        </w:rPr>
        <w:t xml:space="preserve">, Susanne, Morten Iversen, and Gerhard Fischer. 2014. “The Ocean’s Biological Carbon Pump as Part of the Global Carbon Cycle.” </w:t>
      </w:r>
      <w:r>
        <w:rPr>
          <w:i/>
          <w:color w:val="000000"/>
        </w:rPr>
        <w:t>Limnology and Oceanography E-Lectures</w:t>
      </w:r>
      <w:r>
        <w:rPr>
          <w:color w:val="000000"/>
        </w:rPr>
        <w:t xml:space="preserve"> 4 (4): 1–51. </w:t>
      </w:r>
      <w:hyperlink r:id="rId53">
        <w:r>
          <w:rPr>
            <w:color w:val="0000FF"/>
            <w:u w:val="single"/>
          </w:rPr>
          <w:t>https://doi.org/10.4319/lol.2014.sneuer.miversen.gfischer.9</w:t>
        </w:r>
      </w:hyperlink>
      <w:r>
        <w:rPr>
          <w:color w:val="000000"/>
        </w:rPr>
        <w:t>.</w:t>
      </w:r>
    </w:p>
    <w:p w14:paraId="000000EA"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9" w:name="bookmark=id.48pi1tg" w:colFirst="0" w:colLast="0"/>
      <w:bookmarkEnd w:id="109"/>
      <w:r>
        <w:rPr>
          <w:color w:val="000000"/>
        </w:rPr>
        <w:t xml:space="preserve">Parris, Darren J., Sangita Ganesh, Virginia P. </w:t>
      </w:r>
      <w:proofErr w:type="spellStart"/>
      <w:r>
        <w:rPr>
          <w:color w:val="000000"/>
        </w:rPr>
        <w:t>Edgcomb</w:t>
      </w:r>
      <w:proofErr w:type="spellEnd"/>
      <w:r>
        <w:rPr>
          <w:color w:val="000000"/>
        </w:rPr>
        <w:t xml:space="preserve">, Edward F. DeLong, and Frank J. Stewart. 2014. “Microbial Eukaryote Diversity in the Marine Oxygen Minimum Zone Off Northern Chile.” </w:t>
      </w:r>
      <w:r>
        <w:rPr>
          <w:i/>
          <w:color w:val="000000"/>
        </w:rPr>
        <w:t>Frontiers in Microbiology</w:t>
      </w:r>
      <w:r>
        <w:rPr>
          <w:color w:val="000000"/>
        </w:rPr>
        <w:t xml:space="preserve"> 5. Frontiers. </w:t>
      </w:r>
      <w:hyperlink r:id="rId54">
        <w:r>
          <w:rPr>
            <w:color w:val="0000FF"/>
            <w:u w:val="single"/>
          </w:rPr>
          <w:t>https://doi.org/10.3389/fmicb.2014.00543</w:t>
        </w:r>
      </w:hyperlink>
      <w:r>
        <w:rPr>
          <w:color w:val="000000"/>
        </w:rPr>
        <w:t>.</w:t>
      </w:r>
    </w:p>
    <w:p w14:paraId="000000EB"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0" w:name="bookmark=id.2nusc19" w:colFirst="0" w:colLast="0"/>
      <w:bookmarkEnd w:id="110"/>
      <w:proofErr w:type="spellStart"/>
      <w:r>
        <w:rPr>
          <w:color w:val="000000"/>
        </w:rPr>
        <w:t>Passow</w:t>
      </w:r>
      <w:proofErr w:type="spellEnd"/>
      <w:r>
        <w:rPr>
          <w:color w:val="000000"/>
        </w:rPr>
        <w:t xml:space="preserve">, Uta, and Ca Carlson. 2012. “The Biological Pump in a High CO2 World.” </w:t>
      </w:r>
      <w:r>
        <w:rPr>
          <w:i/>
          <w:color w:val="000000"/>
        </w:rPr>
        <w:t>Marine Ecology Progress Series</w:t>
      </w:r>
      <w:r>
        <w:rPr>
          <w:color w:val="000000"/>
        </w:rPr>
        <w:t xml:space="preserve"> 470 (December): 249–71. </w:t>
      </w:r>
      <w:hyperlink r:id="rId55">
        <w:r>
          <w:rPr>
            <w:color w:val="0000FF"/>
            <w:u w:val="single"/>
          </w:rPr>
          <w:t>https://doi.org/10.3354/meps09985</w:t>
        </w:r>
      </w:hyperlink>
      <w:r>
        <w:rPr>
          <w:color w:val="000000"/>
        </w:rPr>
        <w:t>.</w:t>
      </w:r>
    </w:p>
    <w:p w14:paraId="000000EC"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1" w:name="bookmark=id.1302m92" w:colFirst="0" w:colLast="0"/>
      <w:bookmarkEnd w:id="111"/>
      <w:r>
        <w:rPr>
          <w:color w:val="000000"/>
        </w:rPr>
        <w:t xml:space="preserve">Pavia, Frank J., Robert F. Anderson, Phoebe J. Lam, B. B. Cael, Sebastian M. </w:t>
      </w:r>
      <w:proofErr w:type="spellStart"/>
      <w:r>
        <w:rPr>
          <w:color w:val="000000"/>
        </w:rPr>
        <w:t>Vivancos</w:t>
      </w:r>
      <w:proofErr w:type="spellEnd"/>
      <w:r>
        <w:rPr>
          <w:color w:val="000000"/>
        </w:rPr>
        <w:t xml:space="preserve">, Martin Q. Fleisher, </w:t>
      </w:r>
      <w:proofErr w:type="spellStart"/>
      <w:r>
        <w:rPr>
          <w:color w:val="000000"/>
        </w:rPr>
        <w:t>Yanbin</w:t>
      </w:r>
      <w:proofErr w:type="spellEnd"/>
      <w:r>
        <w:rPr>
          <w:color w:val="000000"/>
        </w:rPr>
        <w:t xml:space="preserve"> Lu, Pu Zhang, Hai Cheng, and R. Lawrence Edwards. 2019. “Shallow Particulate Organic Carbon Regeneration in the South Pacific Ocean.” </w:t>
      </w:r>
      <w:r>
        <w:rPr>
          <w:i/>
          <w:color w:val="000000"/>
        </w:rPr>
        <w:t>Proceedings of the National Academy of Sciences</w:t>
      </w:r>
      <w:r>
        <w:rPr>
          <w:color w:val="000000"/>
        </w:rPr>
        <w:t xml:space="preserve"> 116 (20): 9753–8. </w:t>
      </w:r>
      <w:hyperlink r:id="rId56">
        <w:r>
          <w:rPr>
            <w:color w:val="0000FF"/>
            <w:u w:val="single"/>
          </w:rPr>
          <w:t>https://doi.org/10.1073/pnas.1901863116</w:t>
        </w:r>
      </w:hyperlink>
      <w:r>
        <w:rPr>
          <w:color w:val="000000"/>
        </w:rPr>
        <w:t>.</w:t>
      </w:r>
    </w:p>
    <w:p w14:paraId="000000ED"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2" w:name="bookmark=id.3mzq4wv" w:colFirst="0" w:colLast="0"/>
      <w:bookmarkEnd w:id="112"/>
      <w:r>
        <w:rPr>
          <w:color w:val="000000"/>
        </w:rPr>
        <w:t xml:space="preserve">Pennington, J. Timothy, Kevin L. Mahoney, Victor S. </w:t>
      </w:r>
      <w:proofErr w:type="spellStart"/>
      <w:r>
        <w:rPr>
          <w:color w:val="000000"/>
        </w:rPr>
        <w:t>Kuwahara</w:t>
      </w:r>
      <w:proofErr w:type="spellEnd"/>
      <w:r>
        <w:rPr>
          <w:color w:val="000000"/>
        </w:rPr>
        <w:t xml:space="preserve">, Dorota D. </w:t>
      </w:r>
      <w:proofErr w:type="spellStart"/>
      <w:r>
        <w:rPr>
          <w:color w:val="000000"/>
        </w:rPr>
        <w:t>Kolber</w:t>
      </w:r>
      <w:proofErr w:type="spellEnd"/>
      <w:r>
        <w:rPr>
          <w:color w:val="000000"/>
        </w:rPr>
        <w:t xml:space="preserve">, Ruth </w:t>
      </w:r>
      <w:proofErr w:type="spellStart"/>
      <w:r>
        <w:rPr>
          <w:color w:val="000000"/>
        </w:rPr>
        <w:t>Calienes</w:t>
      </w:r>
      <w:proofErr w:type="spellEnd"/>
      <w:r>
        <w:rPr>
          <w:color w:val="000000"/>
        </w:rPr>
        <w:t xml:space="preserve">, and Francisco P. Chavez. 2006. “Primary Production in the Eastern Tropical Pacific: A Review.” </w:t>
      </w:r>
      <w:r>
        <w:rPr>
          <w:i/>
          <w:color w:val="000000"/>
        </w:rPr>
        <w:t>Progress in Oceanography</w:t>
      </w:r>
      <w:r>
        <w:rPr>
          <w:color w:val="000000"/>
        </w:rPr>
        <w:t xml:space="preserve"> 69 (2-4): 285–317. </w:t>
      </w:r>
      <w:hyperlink r:id="rId57">
        <w:r>
          <w:rPr>
            <w:color w:val="0000FF"/>
            <w:u w:val="single"/>
          </w:rPr>
          <w:t>https://doi.org/10.1016/j.pocean.2006.03.012</w:t>
        </w:r>
      </w:hyperlink>
      <w:r>
        <w:rPr>
          <w:color w:val="000000"/>
        </w:rPr>
        <w:t>.</w:t>
      </w:r>
    </w:p>
    <w:p w14:paraId="000000EE"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3" w:name="bookmark=id.2250f4o" w:colFirst="0" w:colLast="0"/>
      <w:bookmarkEnd w:id="113"/>
      <w:proofErr w:type="spellStart"/>
      <w:r>
        <w:rPr>
          <w:color w:val="000000"/>
        </w:rPr>
        <w:t>Picheral</w:t>
      </w:r>
      <w:proofErr w:type="spellEnd"/>
      <w:r>
        <w:rPr>
          <w:color w:val="000000"/>
        </w:rPr>
        <w:t xml:space="preserve">, Marc, Lionel </w:t>
      </w:r>
      <w:proofErr w:type="spellStart"/>
      <w:r>
        <w:rPr>
          <w:color w:val="000000"/>
        </w:rPr>
        <w:t>Guidi</w:t>
      </w:r>
      <w:proofErr w:type="spellEnd"/>
      <w:r>
        <w:rPr>
          <w:color w:val="000000"/>
        </w:rPr>
        <w:t xml:space="preserve">, Lars </w:t>
      </w:r>
      <w:proofErr w:type="spellStart"/>
      <w:r>
        <w:rPr>
          <w:color w:val="000000"/>
        </w:rPr>
        <w:t>Stemmann</w:t>
      </w:r>
      <w:proofErr w:type="spellEnd"/>
      <w:r>
        <w:rPr>
          <w:color w:val="000000"/>
        </w:rPr>
        <w:t xml:space="preserve">, David M. Karl, </w:t>
      </w:r>
      <w:proofErr w:type="spellStart"/>
      <w:r>
        <w:rPr>
          <w:color w:val="000000"/>
        </w:rPr>
        <w:t>Ghizlaine</w:t>
      </w:r>
      <w:proofErr w:type="spellEnd"/>
      <w:r>
        <w:rPr>
          <w:color w:val="000000"/>
        </w:rPr>
        <w:t xml:space="preserve"> </w:t>
      </w:r>
      <w:proofErr w:type="spellStart"/>
      <w:r>
        <w:rPr>
          <w:color w:val="000000"/>
        </w:rPr>
        <w:t>Iddaoud</w:t>
      </w:r>
      <w:proofErr w:type="spellEnd"/>
      <w:r>
        <w:rPr>
          <w:color w:val="000000"/>
        </w:rPr>
        <w:t xml:space="preserve">, and Gabriel </w:t>
      </w:r>
      <w:proofErr w:type="spellStart"/>
      <w:r>
        <w:rPr>
          <w:color w:val="000000"/>
        </w:rPr>
        <w:t>Gorsky</w:t>
      </w:r>
      <w:proofErr w:type="spellEnd"/>
      <w:r>
        <w:rPr>
          <w:color w:val="000000"/>
        </w:rPr>
        <w:t xml:space="preserve">. 2010. “The Underwater Vision Profiler 5: An Advanced Instrument for High Spatial Resolution Studies of Particle Size Spectra and Zooplankton.” </w:t>
      </w:r>
      <w:r>
        <w:rPr>
          <w:i/>
          <w:color w:val="000000"/>
        </w:rPr>
        <w:t>Limnology and Oceanography: Methods</w:t>
      </w:r>
      <w:r>
        <w:rPr>
          <w:color w:val="000000"/>
        </w:rPr>
        <w:t xml:space="preserve"> 8 (9): 462–73. </w:t>
      </w:r>
      <w:hyperlink r:id="rId58">
        <w:r>
          <w:rPr>
            <w:color w:val="0000FF"/>
            <w:u w:val="single"/>
          </w:rPr>
          <w:t>https://doi.org/10.4319/lom.2010.8.462</w:t>
        </w:r>
      </w:hyperlink>
      <w:r>
        <w:rPr>
          <w:color w:val="000000"/>
        </w:rPr>
        <w:t>.</w:t>
      </w:r>
    </w:p>
    <w:p w14:paraId="000000EF"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4" w:name="bookmark=id.haapch" w:colFirst="0" w:colLast="0"/>
      <w:bookmarkEnd w:id="114"/>
      <w:proofErr w:type="spellStart"/>
      <w:r>
        <w:rPr>
          <w:color w:val="000000"/>
        </w:rPr>
        <w:t>Picheral</w:t>
      </w:r>
      <w:proofErr w:type="spellEnd"/>
      <w:r>
        <w:rPr>
          <w:color w:val="000000"/>
        </w:rPr>
        <w:t xml:space="preserve">, M., S Colin, and J-O </w:t>
      </w:r>
      <w:proofErr w:type="spellStart"/>
      <w:r>
        <w:rPr>
          <w:color w:val="000000"/>
        </w:rPr>
        <w:t>Irisson</w:t>
      </w:r>
      <w:proofErr w:type="spellEnd"/>
      <w:r>
        <w:rPr>
          <w:color w:val="000000"/>
        </w:rPr>
        <w:t>. n.d. “</w:t>
      </w:r>
      <w:proofErr w:type="spellStart"/>
      <w:r>
        <w:rPr>
          <w:color w:val="000000"/>
        </w:rPr>
        <w:t>EcoTaxa</w:t>
      </w:r>
      <w:proofErr w:type="spellEnd"/>
      <w:r>
        <w:rPr>
          <w:color w:val="000000"/>
        </w:rPr>
        <w:t>, a Tool for the Taxonomic Classification of Images.”</w:t>
      </w:r>
    </w:p>
    <w:p w14:paraId="000000F0"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5" w:name="bookmark=id.319y80a" w:colFirst="0" w:colLast="0"/>
      <w:bookmarkEnd w:id="115"/>
      <w:r>
        <w:rPr>
          <w:color w:val="000000"/>
        </w:rPr>
        <w:t xml:space="preserve">Rabindranath, Ananda, </w:t>
      </w:r>
      <w:proofErr w:type="spellStart"/>
      <w:r>
        <w:rPr>
          <w:color w:val="000000"/>
        </w:rPr>
        <w:t>Malin</w:t>
      </w:r>
      <w:proofErr w:type="spellEnd"/>
      <w:r>
        <w:rPr>
          <w:color w:val="000000"/>
        </w:rPr>
        <w:t xml:space="preserve"> </w:t>
      </w:r>
      <w:proofErr w:type="spellStart"/>
      <w:r>
        <w:rPr>
          <w:color w:val="000000"/>
        </w:rPr>
        <w:t>Daase</w:t>
      </w:r>
      <w:proofErr w:type="spellEnd"/>
      <w:r>
        <w:rPr>
          <w:color w:val="000000"/>
        </w:rPr>
        <w:t xml:space="preserve">, </w:t>
      </w:r>
      <w:proofErr w:type="spellStart"/>
      <w:r>
        <w:rPr>
          <w:color w:val="000000"/>
        </w:rPr>
        <w:t>Stig</w:t>
      </w:r>
      <w:proofErr w:type="spellEnd"/>
      <w:r>
        <w:rPr>
          <w:color w:val="000000"/>
        </w:rPr>
        <w:t xml:space="preserve"> Falk-Petersen, Anette </w:t>
      </w:r>
      <w:proofErr w:type="spellStart"/>
      <w:r>
        <w:rPr>
          <w:color w:val="000000"/>
        </w:rPr>
        <w:t>Wold</w:t>
      </w:r>
      <w:proofErr w:type="spellEnd"/>
      <w:r>
        <w:rPr>
          <w:color w:val="000000"/>
        </w:rPr>
        <w:t xml:space="preserve">, Margaret I. Wallace, </w:t>
      </w:r>
      <w:proofErr w:type="spellStart"/>
      <w:r>
        <w:rPr>
          <w:color w:val="000000"/>
        </w:rPr>
        <w:t>Jørgen</w:t>
      </w:r>
      <w:proofErr w:type="spellEnd"/>
      <w:r>
        <w:rPr>
          <w:color w:val="000000"/>
        </w:rPr>
        <w:t xml:space="preserve"> Berge, and Andrew S. Brierley. 2011. “Seasonal and Diel Vertical Migration of Zooplankton in the High Arctic During the Autumn Midnight Sun of 2008.” </w:t>
      </w:r>
      <w:r>
        <w:rPr>
          <w:i/>
          <w:color w:val="000000"/>
        </w:rPr>
        <w:t>Marine Biodiversity</w:t>
      </w:r>
      <w:r>
        <w:rPr>
          <w:color w:val="000000"/>
        </w:rPr>
        <w:t xml:space="preserve"> 41 (3): 365–82. </w:t>
      </w:r>
      <w:hyperlink r:id="rId59">
        <w:r>
          <w:rPr>
            <w:color w:val="0000FF"/>
            <w:u w:val="single"/>
          </w:rPr>
          <w:t>https://doi.org/10.1007/s12526-010-0067-7</w:t>
        </w:r>
      </w:hyperlink>
      <w:r>
        <w:rPr>
          <w:color w:val="000000"/>
        </w:rPr>
        <w:t>.</w:t>
      </w:r>
    </w:p>
    <w:p w14:paraId="000000F1"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6" w:name="bookmark=id.1gf8i83" w:colFirst="0" w:colLast="0"/>
      <w:bookmarkEnd w:id="116"/>
      <w:r>
        <w:rPr>
          <w:color w:val="000000"/>
        </w:rPr>
        <w:t xml:space="preserve">Raven, M. R., R. G. Keil, and S. M. Webb. 2021. “Microbial Sulfate Reduction and Organic Sulfur Formation in Sinking Marine Particles.” </w:t>
      </w:r>
      <w:r>
        <w:rPr>
          <w:i/>
          <w:color w:val="000000"/>
        </w:rPr>
        <w:t>Science</w:t>
      </w:r>
      <w:r>
        <w:rPr>
          <w:color w:val="000000"/>
        </w:rPr>
        <w:t xml:space="preserve"> 371 (6525): 178–81. </w:t>
      </w:r>
      <w:hyperlink r:id="rId60">
        <w:r>
          <w:rPr>
            <w:color w:val="0000FF"/>
            <w:u w:val="single"/>
          </w:rPr>
          <w:t>https://doi.org/10.1126/science.abc6035</w:t>
        </w:r>
      </w:hyperlink>
      <w:r>
        <w:rPr>
          <w:color w:val="000000"/>
        </w:rPr>
        <w:t>.</w:t>
      </w:r>
    </w:p>
    <w:p w14:paraId="000000F2"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7" w:name="bookmark=id.40ew0vw" w:colFirst="0" w:colLast="0"/>
      <w:bookmarkEnd w:id="117"/>
      <w:proofErr w:type="spellStart"/>
      <w:r>
        <w:rPr>
          <w:color w:val="000000"/>
        </w:rPr>
        <w:t>Riquelme-Bugueño</w:t>
      </w:r>
      <w:proofErr w:type="spellEnd"/>
      <w:r>
        <w:rPr>
          <w:color w:val="000000"/>
        </w:rPr>
        <w:t xml:space="preserve">, Ramiro, </w:t>
      </w:r>
      <w:proofErr w:type="spellStart"/>
      <w:r>
        <w:rPr>
          <w:color w:val="000000"/>
        </w:rPr>
        <w:t>Iv’an</w:t>
      </w:r>
      <w:proofErr w:type="spellEnd"/>
      <w:r>
        <w:rPr>
          <w:color w:val="000000"/>
        </w:rPr>
        <w:t xml:space="preserve"> </w:t>
      </w:r>
      <w:proofErr w:type="spellStart"/>
      <w:r>
        <w:rPr>
          <w:color w:val="000000"/>
        </w:rPr>
        <w:t>P’erez</w:t>
      </w:r>
      <w:proofErr w:type="spellEnd"/>
      <w:r>
        <w:rPr>
          <w:color w:val="000000"/>
        </w:rPr>
        <w:t xml:space="preserve">-Santos, </w:t>
      </w:r>
      <w:proofErr w:type="spellStart"/>
      <w:r>
        <w:rPr>
          <w:color w:val="000000"/>
        </w:rPr>
        <w:t>Nicol’as</w:t>
      </w:r>
      <w:proofErr w:type="spellEnd"/>
      <w:r>
        <w:rPr>
          <w:color w:val="000000"/>
        </w:rPr>
        <w:t xml:space="preserve"> </w:t>
      </w:r>
      <w:proofErr w:type="spellStart"/>
      <w:r>
        <w:rPr>
          <w:color w:val="000000"/>
        </w:rPr>
        <w:t>Alegr’ıa</w:t>
      </w:r>
      <w:proofErr w:type="spellEnd"/>
      <w:r>
        <w:rPr>
          <w:color w:val="000000"/>
        </w:rPr>
        <w:t xml:space="preserve">, Cristian A. Vargas, Mauricio A. Urbina, and </w:t>
      </w:r>
      <w:proofErr w:type="spellStart"/>
      <w:r>
        <w:rPr>
          <w:color w:val="000000"/>
        </w:rPr>
        <w:t>Rub’en</w:t>
      </w:r>
      <w:proofErr w:type="spellEnd"/>
      <w:r>
        <w:rPr>
          <w:color w:val="000000"/>
        </w:rPr>
        <w:t xml:space="preserve"> </w:t>
      </w:r>
      <w:proofErr w:type="spellStart"/>
      <w:r>
        <w:rPr>
          <w:color w:val="000000"/>
        </w:rPr>
        <w:t>Escribano</w:t>
      </w:r>
      <w:proofErr w:type="spellEnd"/>
      <w:r>
        <w:rPr>
          <w:color w:val="000000"/>
        </w:rPr>
        <w:t xml:space="preserve">. 2020. “Diel Vertical Migration into Anoxic and High- P CO 2 Waters: Acoustic and Net-Based Krill Observations in the Humboldt Current.” </w:t>
      </w:r>
      <w:r>
        <w:rPr>
          <w:i/>
          <w:color w:val="000000"/>
        </w:rPr>
        <w:t>Scientific Reports</w:t>
      </w:r>
      <w:r>
        <w:rPr>
          <w:color w:val="000000"/>
        </w:rPr>
        <w:t xml:space="preserve"> 10 (1). Nature Publishing Group: 17181. </w:t>
      </w:r>
      <w:hyperlink r:id="rId61">
        <w:r>
          <w:rPr>
            <w:color w:val="0000FF"/>
            <w:u w:val="single"/>
          </w:rPr>
          <w:t>https://doi.org/10.1038/s41598-020-73702-z</w:t>
        </w:r>
      </w:hyperlink>
      <w:r>
        <w:rPr>
          <w:color w:val="000000"/>
        </w:rPr>
        <w:t>.</w:t>
      </w:r>
    </w:p>
    <w:p w14:paraId="000000F3"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8" w:name="bookmark=id.2fk6b3p" w:colFirst="0" w:colLast="0"/>
      <w:bookmarkEnd w:id="118"/>
      <w:proofErr w:type="spellStart"/>
      <w:r>
        <w:rPr>
          <w:color w:val="000000"/>
        </w:rPr>
        <w:t>Sainmont</w:t>
      </w:r>
      <w:proofErr w:type="spellEnd"/>
      <w:r>
        <w:rPr>
          <w:color w:val="000000"/>
        </w:rPr>
        <w:t xml:space="preserve">, Julie, </w:t>
      </w:r>
      <w:proofErr w:type="spellStart"/>
      <w:r>
        <w:rPr>
          <w:color w:val="000000"/>
        </w:rPr>
        <w:t>Astthor</w:t>
      </w:r>
      <w:proofErr w:type="spellEnd"/>
      <w:r>
        <w:rPr>
          <w:color w:val="000000"/>
        </w:rPr>
        <w:t xml:space="preserve"> </w:t>
      </w:r>
      <w:proofErr w:type="spellStart"/>
      <w:r>
        <w:rPr>
          <w:color w:val="000000"/>
        </w:rPr>
        <w:t>Gislason</w:t>
      </w:r>
      <w:proofErr w:type="spellEnd"/>
      <w:r>
        <w:rPr>
          <w:color w:val="000000"/>
        </w:rPr>
        <w:t xml:space="preserve">, Jan </w:t>
      </w:r>
      <w:proofErr w:type="spellStart"/>
      <w:r>
        <w:rPr>
          <w:color w:val="000000"/>
        </w:rPr>
        <w:t>Heuschele</w:t>
      </w:r>
      <w:proofErr w:type="spellEnd"/>
      <w:r>
        <w:rPr>
          <w:color w:val="000000"/>
        </w:rPr>
        <w:t xml:space="preserve">, Clare N. Webster, Peter </w:t>
      </w:r>
      <w:proofErr w:type="spellStart"/>
      <w:r>
        <w:rPr>
          <w:color w:val="000000"/>
        </w:rPr>
        <w:t>Sylvander</w:t>
      </w:r>
      <w:proofErr w:type="spellEnd"/>
      <w:r>
        <w:rPr>
          <w:color w:val="000000"/>
        </w:rPr>
        <w:t xml:space="preserve">, Miao Wang, and </w:t>
      </w:r>
      <w:proofErr w:type="spellStart"/>
      <w:r>
        <w:rPr>
          <w:color w:val="000000"/>
        </w:rPr>
        <w:t>Øystein</w:t>
      </w:r>
      <w:proofErr w:type="spellEnd"/>
      <w:r>
        <w:rPr>
          <w:color w:val="000000"/>
        </w:rPr>
        <w:t xml:space="preserve"> </w:t>
      </w:r>
      <w:proofErr w:type="spellStart"/>
      <w:r>
        <w:rPr>
          <w:color w:val="000000"/>
        </w:rPr>
        <w:t>Varpe</w:t>
      </w:r>
      <w:proofErr w:type="spellEnd"/>
      <w:r>
        <w:rPr>
          <w:color w:val="000000"/>
        </w:rPr>
        <w:t xml:space="preserve">. 2014. “Inter- and Intra-Specific Diurnal Habitat Selection of Zooplankton During the Spring Bloom Observed by Video Plankton Recorder.” </w:t>
      </w:r>
      <w:r>
        <w:rPr>
          <w:i/>
          <w:color w:val="000000"/>
        </w:rPr>
        <w:t>Marine Biology</w:t>
      </w:r>
      <w:r>
        <w:rPr>
          <w:color w:val="000000"/>
        </w:rPr>
        <w:t xml:space="preserve"> 161 (8): 1931–41. </w:t>
      </w:r>
      <w:hyperlink r:id="rId62">
        <w:r>
          <w:rPr>
            <w:color w:val="0000FF"/>
            <w:u w:val="single"/>
          </w:rPr>
          <w:t>https://doi.org/10.1007/s00227-014-2475-x</w:t>
        </w:r>
      </w:hyperlink>
      <w:r>
        <w:rPr>
          <w:color w:val="000000"/>
        </w:rPr>
        <w:t>.</w:t>
      </w:r>
    </w:p>
    <w:p w14:paraId="000000F4"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9" w:name="bookmark=id.upglbi" w:colFirst="0" w:colLast="0"/>
      <w:bookmarkEnd w:id="119"/>
      <w:r>
        <w:rPr>
          <w:color w:val="000000"/>
        </w:rPr>
        <w:t xml:space="preserve">Saunders, Jaclyn K., Clara A. </w:t>
      </w:r>
      <w:proofErr w:type="spellStart"/>
      <w:r>
        <w:rPr>
          <w:color w:val="000000"/>
        </w:rPr>
        <w:t>Fuchsman</w:t>
      </w:r>
      <w:proofErr w:type="spellEnd"/>
      <w:r>
        <w:rPr>
          <w:color w:val="000000"/>
        </w:rPr>
        <w:t xml:space="preserve">, Cedar McKay, and Gabrielle </w:t>
      </w:r>
      <w:proofErr w:type="spellStart"/>
      <w:r>
        <w:rPr>
          <w:color w:val="000000"/>
        </w:rPr>
        <w:t>Rocap</w:t>
      </w:r>
      <w:proofErr w:type="spellEnd"/>
      <w:r>
        <w:rPr>
          <w:color w:val="000000"/>
        </w:rPr>
        <w:t xml:space="preserve">. 2019. “Complete Arsenic-Based Respiratory Cycle in the Marine Microbial Communities of Pelagic Oxygen-Deficient Zones.” </w:t>
      </w:r>
      <w:r>
        <w:rPr>
          <w:i/>
          <w:color w:val="000000"/>
        </w:rPr>
        <w:t>Proceedings of the National Academy of Sciences</w:t>
      </w:r>
      <w:r>
        <w:rPr>
          <w:color w:val="000000"/>
        </w:rPr>
        <w:t xml:space="preserve"> 116 (20): 9925–30. </w:t>
      </w:r>
      <w:hyperlink r:id="rId63">
        <w:r>
          <w:rPr>
            <w:color w:val="0000FF"/>
            <w:u w:val="single"/>
          </w:rPr>
          <w:t>https://doi.org/10.1073/pnas.1818349116</w:t>
        </w:r>
      </w:hyperlink>
      <w:r>
        <w:rPr>
          <w:color w:val="000000"/>
        </w:rPr>
        <w:t>.</w:t>
      </w:r>
    </w:p>
    <w:p w14:paraId="000000F5"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0" w:name="bookmark=id.3ep43zb" w:colFirst="0" w:colLast="0"/>
      <w:bookmarkEnd w:id="120"/>
      <w:r>
        <w:rPr>
          <w:color w:val="000000"/>
        </w:rPr>
        <w:t xml:space="preserve">Siegel, D. A., Ken O. </w:t>
      </w:r>
      <w:proofErr w:type="spellStart"/>
      <w:r>
        <w:rPr>
          <w:color w:val="000000"/>
        </w:rPr>
        <w:t>Buesseler</w:t>
      </w:r>
      <w:proofErr w:type="spellEnd"/>
      <w:r>
        <w:rPr>
          <w:color w:val="000000"/>
        </w:rPr>
        <w:t xml:space="preserve">, Michael J. </w:t>
      </w:r>
      <w:proofErr w:type="spellStart"/>
      <w:r>
        <w:rPr>
          <w:color w:val="000000"/>
        </w:rPr>
        <w:t>Behrenfeld</w:t>
      </w:r>
      <w:proofErr w:type="spellEnd"/>
      <w:r>
        <w:rPr>
          <w:color w:val="000000"/>
        </w:rPr>
        <w:t xml:space="preserve">, Claudia R. Benitez-Nelson, Emmanuel Boss, Mark A. Brzezinski, Adrian </w:t>
      </w:r>
      <w:proofErr w:type="spellStart"/>
      <w:r>
        <w:rPr>
          <w:color w:val="000000"/>
        </w:rPr>
        <w:t>Burd</w:t>
      </w:r>
      <w:proofErr w:type="spellEnd"/>
      <w:r>
        <w:rPr>
          <w:color w:val="000000"/>
        </w:rPr>
        <w:t xml:space="preserve">, et al. 2016. “Prediction of the Export and Fate of Global Ocean Net Primary Production: The EXPORTS Science Plan.” </w:t>
      </w:r>
      <w:r>
        <w:rPr>
          <w:i/>
          <w:color w:val="000000"/>
        </w:rPr>
        <w:t>Frontiers in Marine Science</w:t>
      </w:r>
      <w:r>
        <w:rPr>
          <w:color w:val="000000"/>
        </w:rPr>
        <w:t xml:space="preserve"> 3. </w:t>
      </w:r>
      <w:hyperlink r:id="rId64">
        <w:r>
          <w:rPr>
            <w:color w:val="0000FF"/>
            <w:u w:val="single"/>
          </w:rPr>
          <w:t>https://doi.org/10.3389/fmars.2016.00022</w:t>
        </w:r>
      </w:hyperlink>
      <w:r>
        <w:rPr>
          <w:color w:val="000000"/>
        </w:rPr>
        <w:t>.</w:t>
      </w:r>
    </w:p>
    <w:p w14:paraId="000000F6"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1" w:name="bookmark=id.1tuee74" w:colFirst="0" w:colLast="0"/>
      <w:bookmarkEnd w:id="121"/>
      <w:r>
        <w:rPr>
          <w:color w:val="000000"/>
        </w:rPr>
        <w:t xml:space="preserve">Steinberg, Deborah K., Craig A. Carlson, Nicholas R. Bates, Sarah A. </w:t>
      </w:r>
      <w:proofErr w:type="spellStart"/>
      <w:r>
        <w:rPr>
          <w:color w:val="000000"/>
        </w:rPr>
        <w:t>Goldthwait</w:t>
      </w:r>
      <w:proofErr w:type="spellEnd"/>
      <w:r>
        <w:rPr>
          <w:color w:val="000000"/>
        </w:rPr>
        <w:t xml:space="preserve">, Laurence P. </w:t>
      </w:r>
      <w:proofErr w:type="spellStart"/>
      <w:r>
        <w:rPr>
          <w:color w:val="000000"/>
        </w:rPr>
        <w:t>Madin</w:t>
      </w:r>
      <w:proofErr w:type="spellEnd"/>
      <w:r>
        <w:rPr>
          <w:color w:val="000000"/>
        </w:rPr>
        <w:t xml:space="preserve">, and Anthony F. Michaels. 2000. “Zooplankton Vertical Migration and the Active Transport of Dissolved Organic and Inorganic Carbon in the Sargasso Sea.” </w:t>
      </w:r>
      <w:r>
        <w:rPr>
          <w:i/>
          <w:color w:val="000000"/>
        </w:rPr>
        <w:t>Deep Sea Research Part I: Oceanographic Research Papers</w:t>
      </w:r>
      <w:r>
        <w:rPr>
          <w:color w:val="000000"/>
        </w:rPr>
        <w:t xml:space="preserve"> 47 (1): 137–58. </w:t>
      </w:r>
      <w:hyperlink r:id="rId65">
        <w:r>
          <w:rPr>
            <w:color w:val="0000FF"/>
            <w:u w:val="single"/>
          </w:rPr>
          <w:t>https://doi.org/10.1016/S0967-0637(99)00052-7</w:t>
        </w:r>
      </w:hyperlink>
      <w:r>
        <w:rPr>
          <w:color w:val="000000"/>
        </w:rPr>
        <w:t>.</w:t>
      </w:r>
    </w:p>
    <w:p w14:paraId="000000F7"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2" w:name="bookmark=id.4du1wux" w:colFirst="0" w:colLast="0"/>
      <w:bookmarkEnd w:id="122"/>
      <w:r>
        <w:rPr>
          <w:color w:val="000000"/>
        </w:rPr>
        <w:t xml:space="preserve">Steinberg, Deborah K., and Michael R. Landry. 2017. “Zooplankton and the Ocean Carbon Cycle.” </w:t>
      </w:r>
      <w:r>
        <w:rPr>
          <w:i/>
          <w:color w:val="000000"/>
        </w:rPr>
        <w:t>Annual Review of Marine Science</w:t>
      </w:r>
      <w:r>
        <w:rPr>
          <w:color w:val="000000"/>
        </w:rPr>
        <w:t xml:space="preserve"> 9: 413–44. </w:t>
      </w:r>
      <w:hyperlink r:id="rId66">
        <w:r>
          <w:rPr>
            <w:color w:val="0000FF"/>
            <w:u w:val="single"/>
          </w:rPr>
          <w:t>https://doi.org/10.1146/annurev-marine-010814-015924</w:t>
        </w:r>
      </w:hyperlink>
      <w:r>
        <w:rPr>
          <w:color w:val="000000"/>
        </w:rPr>
        <w:t>.</w:t>
      </w:r>
    </w:p>
    <w:p w14:paraId="000000F8"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3" w:name="bookmark=id.2szc72q" w:colFirst="0" w:colLast="0"/>
      <w:bookmarkEnd w:id="123"/>
      <w:r>
        <w:rPr>
          <w:color w:val="000000"/>
        </w:rPr>
        <w:t xml:space="preserve">Steinberg, Deborah K., Benjamin A. S. Van </w:t>
      </w:r>
      <w:proofErr w:type="spellStart"/>
      <w:r>
        <w:rPr>
          <w:color w:val="000000"/>
        </w:rPr>
        <w:t>Mooy</w:t>
      </w:r>
      <w:proofErr w:type="spellEnd"/>
      <w:r>
        <w:rPr>
          <w:color w:val="000000"/>
        </w:rPr>
        <w:t xml:space="preserve">, Ken O. </w:t>
      </w:r>
      <w:proofErr w:type="spellStart"/>
      <w:r>
        <w:rPr>
          <w:color w:val="000000"/>
        </w:rPr>
        <w:t>Buesseler</w:t>
      </w:r>
      <w:proofErr w:type="spellEnd"/>
      <w:r>
        <w:rPr>
          <w:color w:val="000000"/>
        </w:rPr>
        <w:t xml:space="preserve">, Philip W. Boyd, Toru </w:t>
      </w:r>
      <w:proofErr w:type="spellStart"/>
      <w:r>
        <w:rPr>
          <w:color w:val="000000"/>
        </w:rPr>
        <w:t>Kobari</w:t>
      </w:r>
      <w:proofErr w:type="spellEnd"/>
      <w:r>
        <w:rPr>
          <w:color w:val="000000"/>
        </w:rPr>
        <w:t xml:space="preserve">, and David M. Karl. 2008. “Bacterial Vs. Zooplankton Control of Sinking Particle Flux in the Ocean’s Twilight Zone.” </w:t>
      </w:r>
      <w:r>
        <w:rPr>
          <w:i/>
          <w:color w:val="000000"/>
        </w:rPr>
        <w:t>Limnology and Oceanography</w:t>
      </w:r>
      <w:r>
        <w:rPr>
          <w:color w:val="000000"/>
        </w:rPr>
        <w:t xml:space="preserve"> 53 (4): 1327–38. </w:t>
      </w:r>
      <w:hyperlink r:id="rId67">
        <w:r>
          <w:rPr>
            <w:color w:val="0000FF"/>
            <w:u w:val="single"/>
          </w:rPr>
          <w:t>https://doi.org/10.2307/40058255</w:t>
        </w:r>
      </w:hyperlink>
      <w:r>
        <w:rPr>
          <w:color w:val="000000"/>
        </w:rPr>
        <w:t>.</w:t>
      </w:r>
    </w:p>
    <w:p w14:paraId="000000F9"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4" w:name="bookmark=id.184mhaj" w:colFirst="0" w:colLast="0"/>
      <w:bookmarkEnd w:id="124"/>
      <w:proofErr w:type="spellStart"/>
      <w:r>
        <w:rPr>
          <w:color w:val="000000"/>
        </w:rPr>
        <w:t>Stramma</w:t>
      </w:r>
      <w:proofErr w:type="spellEnd"/>
      <w:r>
        <w:rPr>
          <w:color w:val="000000"/>
        </w:rPr>
        <w:t xml:space="preserve">, Lothar, Gregory C. Johnson, Janet </w:t>
      </w:r>
      <w:proofErr w:type="spellStart"/>
      <w:r>
        <w:rPr>
          <w:color w:val="000000"/>
        </w:rPr>
        <w:t>Sprintall</w:t>
      </w:r>
      <w:proofErr w:type="spellEnd"/>
      <w:r>
        <w:rPr>
          <w:color w:val="000000"/>
        </w:rPr>
        <w:t xml:space="preserve">, and Volker </w:t>
      </w:r>
      <w:proofErr w:type="spellStart"/>
      <w:r>
        <w:rPr>
          <w:color w:val="000000"/>
        </w:rPr>
        <w:t>Mohrholz</w:t>
      </w:r>
      <w:proofErr w:type="spellEnd"/>
      <w:r>
        <w:rPr>
          <w:color w:val="000000"/>
        </w:rPr>
        <w:t xml:space="preserve">. 2008. “Expanding Oxygen-Minimum Zones in the Tropical Oceans.” </w:t>
      </w:r>
      <w:r>
        <w:rPr>
          <w:i/>
          <w:color w:val="000000"/>
        </w:rPr>
        <w:t>Science</w:t>
      </w:r>
      <w:r>
        <w:rPr>
          <w:color w:val="000000"/>
        </w:rPr>
        <w:t xml:space="preserve"> 320 (5876): 655–58. </w:t>
      </w:r>
      <w:hyperlink r:id="rId68">
        <w:r>
          <w:rPr>
            <w:color w:val="0000FF"/>
            <w:u w:val="single"/>
          </w:rPr>
          <w:t>https://doi.org/10.1126/science.1153847</w:t>
        </w:r>
      </w:hyperlink>
      <w:r>
        <w:rPr>
          <w:color w:val="000000"/>
        </w:rPr>
        <w:t>.</w:t>
      </w:r>
    </w:p>
    <w:p w14:paraId="000000FA"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5" w:name="bookmark=id.3s49zyc" w:colFirst="0" w:colLast="0"/>
      <w:bookmarkEnd w:id="125"/>
      <w:proofErr w:type="spellStart"/>
      <w:r>
        <w:rPr>
          <w:color w:val="000000"/>
        </w:rPr>
        <w:t>Stukel</w:t>
      </w:r>
      <w:proofErr w:type="spellEnd"/>
      <w:r>
        <w:rPr>
          <w:color w:val="000000"/>
        </w:rPr>
        <w:t xml:space="preserve">, Michael R., Moira </w:t>
      </w:r>
      <w:proofErr w:type="spellStart"/>
      <w:r>
        <w:rPr>
          <w:color w:val="000000"/>
        </w:rPr>
        <w:t>D’ecima</w:t>
      </w:r>
      <w:proofErr w:type="spellEnd"/>
      <w:r>
        <w:rPr>
          <w:color w:val="000000"/>
        </w:rPr>
        <w:t xml:space="preserve">, Michael R. Landry, and Karen E. </w:t>
      </w:r>
      <w:proofErr w:type="spellStart"/>
      <w:r>
        <w:rPr>
          <w:color w:val="000000"/>
        </w:rPr>
        <w:t>Selph</w:t>
      </w:r>
      <w:proofErr w:type="spellEnd"/>
      <w:r>
        <w:rPr>
          <w:color w:val="000000"/>
        </w:rPr>
        <w:t xml:space="preserve">. 2018. “Nitrogen and Isotope Flows Through the Costa Rica Dome Upwelling Ecosystem: The Crucial Mesozooplankton Role in Export Flux.” </w:t>
      </w:r>
      <w:r>
        <w:rPr>
          <w:i/>
          <w:color w:val="000000"/>
        </w:rPr>
        <w:t>Global Biogeochemical Cycles</w:t>
      </w:r>
      <w:r>
        <w:rPr>
          <w:color w:val="000000"/>
        </w:rPr>
        <w:t xml:space="preserve"> 32 (12): 1815–32. </w:t>
      </w:r>
      <w:hyperlink r:id="rId69">
        <w:r>
          <w:rPr>
            <w:color w:val="0000FF"/>
            <w:u w:val="single"/>
          </w:rPr>
          <w:t>https://doi.org/10.1029/2018GB005968</w:t>
        </w:r>
      </w:hyperlink>
      <w:r>
        <w:rPr>
          <w:color w:val="000000"/>
        </w:rPr>
        <w:t>.</w:t>
      </w:r>
    </w:p>
    <w:p w14:paraId="000000FB"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6" w:name="bookmark=id.279ka65" w:colFirst="0" w:colLast="0"/>
      <w:bookmarkEnd w:id="126"/>
      <w:proofErr w:type="spellStart"/>
      <w:r>
        <w:rPr>
          <w:color w:val="000000"/>
        </w:rPr>
        <w:t>Stukel</w:t>
      </w:r>
      <w:proofErr w:type="spellEnd"/>
      <w:r>
        <w:rPr>
          <w:color w:val="000000"/>
        </w:rPr>
        <w:t xml:space="preserve">, Michael R., Mark D. </w:t>
      </w:r>
      <w:proofErr w:type="spellStart"/>
      <w:r>
        <w:rPr>
          <w:color w:val="000000"/>
        </w:rPr>
        <w:t>Ohman</w:t>
      </w:r>
      <w:proofErr w:type="spellEnd"/>
      <w:r>
        <w:rPr>
          <w:color w:val="000000"/>
        </w:rPr>
        <w:t xml:space="preserve">, Thomas B. Kelly, and Tristan </w:t>
      </w:r>
      <w:proofErr w:type="spellStart"/>
      <w:r>
        <w:rPr>
          <w:color w:val="000000"/>
        </w:rPr>
        <w:t>Biard</w:t>
      </w:r>
      <w:proofErr w:type="spellEnd"/>
      <w:r>
        <w:rPr>
          <w:color w:val="000000"/>
        </w:rPr>
        <w:t xml:space="preserve">. 2019. “The Roles of Suspension-Feeding and Flux-Feeding Zooplankton as Gatekeepers of Particle Flux into the Mesopelagic Ocean in the Northeast Pacific.” </w:t>
      </w:r>
      <w:r>
        <w:rPr>
          <w:i/>
          <w:color w:val="000000"/>
        </w:rPr>
        <w:t>Frontiers in Marine Science</w:t>
      </w:r>
      <w:r>
        <w:rPr>
          <w:color w:val="000000"/>
        </w:rPr>
        <w:t xml:space="preserve"> 6. Frontiers. </w:t>
      </w:r>
      <w:hyperlink r:id="rId70">
        <w:r>
          <w:rPr>
            <w:color w:val="0000FF"/>
            <w:u w:val="single"/>
          </w:rPr>
          <w:t>https://doi.org/10.3389/fmars.2019.00397</w:t>
        </w:r>
      </w:hyperlink>
      <w:r>
        <w:rPr>
          <w:color w:val="000000"/>
        </w:rPr>
        <w:t>.</w:t>
      </w:r>
    </w:p>
    <w:p w14:paraId="000000FC"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7" w:name="bookmark=id.meukdy" w:colFirst="0" w:colLast="0"/>
      <w:bookmarkEnd w:id="127"/>
      <w:r>
        <w:rPr>
          <w:color w:val="000000"/>
        </w:rPr>
        <w:t xml:space="preserve">Turner, Jefferson T. 2015. “Zooplankton Fecal Pellets, Marine Snow, </w:t>
      </w:r>
      <w:proofErr w:type="spellStart"/>
      <w:r>
        <w:rPr>
          <w:color w:val="000000"/>
        </w:rPr>
        <w:t>Phytodetritus</w:t>
      </w:r>
      <w:proofErr w:type="spellEnd"/>
      <w:r>
        <w:rPr>
          <w:color w:val="000000"/>
        </w:rPr>
        <w:t xml:space="preserve"> and the Ocean’s Biological Pump.” </w:t>
      </w:r>
      <w:r>
        <w:rPr>
          <w:i/>
          <w:color w:val="000000"/>
        </w:rPr>
        <w:t>Progress in Oceanography</w:t>
      </w:r>
      <w:r>
        <w:rPr>
          <w:color w:val="000000"/>
        </w:rPr>
        <w:t xml:space="preserve"> 130 (January): 205–48. </w:t>
      </w:r>
      <w:hyperlink r:id="rId71">
        <w:r>
          <w:rPr>
            <w:color w:val="0000FF"/>
            <w:u w:val="single"/>
          </w:rPr>
          <w:t>https://doi.org/10.1016/j.pocean.2014.08.005</w:t>
        </w:r>
      </w:hyperlink>
      <w:r>
        <w:rPr>
          <w:color w:val="000000"/>
        </w:rPr>
        <w:t>.</w:t>
      </w:r>
    </w:p>
    <w:p w14:paraId="000000FD"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8" w:name="bookmark=id.36ei31r" w:colFirst="0" w:colLast="0"/>
      <w:bookmarkEnd w:id="128"/>
      <w:r>
        <w:rPr>
          <w:color w:val="000000"/>
        </w:rPr>
        <w:t xml:space="preserve">Van </w:t>
      </w:r>
      <w:proofErr w:type="spellStart"/>
      <w:r>
        <w:rPr>
          <w:color w:val="000000"/>
        </w:rPr>
        <w:t>Mooy</w:t>
      </w:r>
      <w:proofErr w:type="spellEnd"/>
      <w:r>
        <w:rPr>
          <w:color w:val="000000"/>
        </w:rPr>
        <w:t xml:space="preserve">, Benjamin A. S, Richard G Keil, and Allan H </w:t>
      </w:r>
      <w:proofErr w:type="spellStart"/>
      <w:r>
        <w:rPr>
          <w:color w:val="000000"/>
        </w:rPr>
        <w:t>Devol</w:t>
      </w:r>
      <w:proofErr w:type="spellEnd"/>
      <w:r>
        <w:rPr>
          <w:color w:val="000000"/>
        </w:rPr>
        <w:t xml:space="preserve">. 2002. “Impact of </w:t>
      </w:r>
      <w:proofErr w:type="spellStart"/>
      <w:r>
        <w:rPr>
          <w:color w:val="000000"/>
        </w:rPr>
        <w:t>Suboxia</w:t>
      </w:r>
      <w:proofErr w:type="spellEnd"/>
      <w:r>
        <w:rPr>
          <w:color w:val="000000"/>
        </w:rPr>
        <w:t xml:space="preserve"> on Sinking Particulate Organic Carbon: Enhanced Carbon Flux and Preferential Degradation of Amino Acids via Denitrification.” </w:t>
      </w:r>
      <w:proofErr w:type="spellStart"/>
      <w:r>
        <w:rPr>
          <w:i/>
          <w:color w:val="000000"/>
        </w:rPr>
        <w:t>Geochimica</w:t>
      </w:r>
      <w:proofErr w:type="spellEnd"/>
      <w:r>
        <w:rPr>
          <w:i/>
          <w:color w:val="000000"/>
        </w:rPr>
        <w:t xml:space="preserve"> et </w:t>
      </w:r>
      <w:proofErr w:type="spellStart"/>
      <w:r>
        <w:rPr>
          <w:i/>
          <w:color w:val="000000"/>
        </w:rPr>
        <w:t>Cosmochimica</w:t>
      </w:r>
      <w:proofErr w:type="spellEnd"/>
      <w:r>
        <w:rPr>
          <w:i/>
          <w:color w:val="000000"/>
        </w:rPr>
        <w:t xml:space="preserve"> Acta</w:t>
      </w:r>
      <w:r>
        <w:rPr>
          <w:color w:val="000000"/>
        </w:rPr>
        <w:t xml:space="preserve"> 66 (3): 457–65. </w:t>
      </w:r>
      <w:hyperlink r:id="rId72">
        <w:r>
          <w:rPr>
            <w:color w:val="0000FF"/>
            <w:u w:val="single"/>
          </w:rPr>
          <w:t>https://doi.org/10.1016/S0016-7037(01)00787-6</w:t>
        </w:r>
      </w:hyperlink>
      <w:r>
        <w:rPr>
          <w:color w:val="000000"/>
        </w:rPr>
        <w:t>.</w:t>
      </w:r>
    </w:p>
    <w:p w14:paraId="000000FE" w14:textId="77777777" w:rsidR="00104E87" w:rsidRDefault="004D045E">
      <w:pPr>
        <w:pBdr>
          <w:top w:val="nil"/>
          <w:left w:val="nil"/>
          <w:bottom w:val="nil"/>
          <w:right w:val="nil"/>
          <w:between w:val="nil"/>
        </w:pBdr>
        <w:tabs>
          <w:tab w:val="left" w:pos="624"/>
        </w:tabs>
        <w:spacing w:after="240"/>
        <w:ind w:left="624" w:hanging="624"/>
        <w:rPr>
          <w:color w:val="000000"/>
        </w:rPr>
      </w:pPr>
      <w:bookmarkStart w:id="129" w:name="bookmark=id.1ljsd9k" w:colFirst="0" w:colLast="0"/>
      <w:bookmarkEnd w:id="129"/>
      <w:r>
        <w:rPr>
          <w:color w:val="000000"/>
        </w:rPr>
        <w:t xml:space="preserve">Weber, Thomas, and Daniele Bianchi. 2020. “Efficient Particle Transfer to Depth in Oxygen Minimum Zones of the Pacific and Indian Oceans.” </w:t>
      </w:r>
      <w:r>
        <w:rPr>
          <w:i/>
          <w:color w:val="000000"/>
        </w:rPr>
        <w:t>Frontiers in Earth Science</w:t>
      </w:r>
      <w:r>
        <w:rPr>
          <w:color w:val="000000"/>
        </w:rPr>
        <w:t xml:space="preserve"> 8. Frontiers. </w:t>
      </w:r>
      <w:hyperlink r:id="rId73">
        <w:r>
          <w:rPr>
            <w:color w:val="0000FF"/>
            <w:u w:val="single"/>
          </w:rPr>
          <w:t>https://doi.org/10.3389/feart.2020.00376</w:t>
        </w:r>
      </w:hyperlink>
      <w:r>
        <w:rPr>
          <w:color w:val="000000"/>
        </w:rPr>
        <w:t>.</w:t>
      </w:r>
    </w:p>
    <w:p w14:paraId="000000FF" w14:textId="77777777" w:rsidR="00104E87" w:rsidRDefault="004D045E">
      <w:pPr>
        <w:pBdr>
          <w:top w:val="nil"/>
          <w:left w:val="nil"/>
          <w:bottom w:val="nil"/>
          <w:right w:val="nil"/>
          <w:between w:val="nil"/>
        </w:pBdr>
        <w:tabs>
          <w:tab w:val="left" w:pos="624"/>
        </w:tabs>
        <w:spacing w:after="240"/>
        <w:ind w:left="624" w:hanging="624"/>
        <w:rPr>
          <w:color w:val="000000"/>
        </w:rPr>
      </w:pPr>
      <w:bookmarkStart w:id="130" w:name="bookmark=id.45jfvxd" w:colFirst="0" w:colLast="0"/>
      <w:bookmarkEnd w:id="130"/>
      <w:r>
        <w:rPr>
          <w:color w:val="000000"/>
        </w:rPr>
        <w:t xml:space="preserve">Wilson, Stephanie E., Deborah K. Steinberg, and Ken O. </w:t>
      </w:r>
      <w:proofErr w:type="spellStart"/>
      <w:r>
        <w:rPr>
          <w:color w:val="000000"/>
        </w:rPr>
        <w:t>Buesseler</w:t>
      </w:r>
      <w:proofErr w:type="spellEnd"/>
      <w:r>
        <w:rPr>
          <w:color w:val="000000"/>
        </w:rPr>
        <w:t xml:space="preserve">. 2008. “Changes in Fecal Pellet Characteristics with Depth as Indicators of Zooplankton Repackaging of Particles in the Mesopelagic Zone of the Subtropical and Subarctic North Pacific Ocean.” </w:t>
      </w:r>
      <w:r>
        <w:rPr>
          <w:i/>
          <w:color w:val="000000"/>
        </w:rPr>
        <w:t>Deep Sea Research Part II: Topical Studies in Oceanography</w:t>
      </w:r>
      <w:r>
        <w:rPr>
          <w:color w:val="000000"/>
        </w:rPr>
        <w:t xml:space="preserve"> 55 (14-15): 1636–47. </w:t>
      </w:r>
      <w:hyperlink r:id="rId74">
        <w:r>
          <w:rPr>
            <w:color w:val="0000FF"/>
            <w:u w:val="single"/>
          </w:rPr>
          <w:t>https://doi.org/10.1016/j.dsr2.2008.04.019</w:t>
        </w:r>
      </w:hyperlink>
      <w:r>
        <w:rPr>
          <w:color w:val="000000"/>
        </w:rPr>
        <w:t>.</w:t>
      </w:r>
    </w:p>
    <w:p w14:paraId="00000100" w14:textId="77777777" w:rsidR="00104E87" w:rsidRDefault="004D045E">
      <w:pPr>
        <w:pBdr>
          <w:top w:val="nil"/>
          <w:left w:val="nil"/>
          <w:bottom w:val="nil"/>
          <w:right w:val="nil"/>
          <w:between w:val="nil"/>
        </w:pBdr>
        <w:tabs>
          <w:tab w:val="left" w:pos="624"/>
        </w:tabs>
        <w:spacing w:after="240"/>
        <w:ind w:left="624" w:hanging="624"/>
        <w:rPr>
          <w:color w:val="000000"/>
        </w:rPr>
      </w:pPr>
      <w:bookmarkStart w:id="131" w:name="bookmark=id.2koq656" w:colFirst="0" w:colLast="0"/>
      <w:bookmarkEnd w:id="131"/>
      <w:proofErr w:type="spellStart"/>
      <w:r>
        <w:rPr>
          <w:color w:val="000000"/>
        </w:rPr>
        <w:t>Wishner</w:t>
      </w:r>
      <w:proofErr w:type="spellEnd"/>
      <w:r>
        <w:rPr>
          <w:color w:val="000000"/>
        </w:rPr>
        <w:t xml:space="preserve">, Karen F., Dawn M. Outram, Brad A. Seibel, Kendra L. Daly, and Rebecca L. Williams. 2013. “Zooplankton in the Eastern Tropical North Pacific: Boundary Effects of Oxygen Minimum Zone Expansion.” </w:t>
      </w:r>
      <w:r>
        <w:rPr>
          <w:i/>
          <w:color w:val="000000"/>
        </w:rPr>
        <w:t>Deep Sea Research Part I: Oceanographic Research Papers</w:t>
      </w:r>
      <w:r>
        <w:rPr>
          <w:color w:val="000000"/>
        </w:rPr>
        <w:t xml:space="preserve"> 79 (September): 122–40. </w:t>
      </w:r>
      <w:hyperlink r:id="rId75">
        <w:r>
          <w:rPr>
            <w:color w:val="0000FF"/>
            <w:u w:val="single"/>
          </w:rPr>
          <w:t>https://doi.org/10.1016/j.dsr.2013.05.012</w:t>
        </w:r>
      </w:hyperlink>
      <w:r>
        <w:rPr>
          <w:color w:val="000000"/>
        </w:rPr>
        <w:t>.</w:t>
      </w:r>
    </w:p>
    <w:p w14:paraId="00000101" w14:textId="77777777" w:rsidR="00104E87" w:rsidRDefault="004D045E">
      <w:pPr>
        <w:pBdr>
          <w:top w:val="nil"/>
          <w:left w:val="nil"/>
          <w:bottom w:val="nil"/>
          <w:right w:val="nil"/>
          <w:between w:val="nil"/>
        </w:pBdr>
        <w:tabs>
          <w:tab w:val="left" w:pos="624"/>
        </w:tabs>
        <w:spacing w:after="240"/>
        <w:ind w:left="624" w:hanging="624"/>
        <w:rPr>
          <w:color w:val="000000"/>
        </w:rPr>
      </w:pPr>
      <w:bookmarkStart w:id="132" w:name="bookmark=id.zu0gcz" w:colFirst="0" w:colLast="0"/>
      <w:bookmarkEnd w:id="132"/>
      <w:r>
        <w:rPr>
          <w:color w:val="000000"/>
        </w:rPr>
        <w:t xml:space="preserve">Yang, </w:t>
      </w:r>
      <w:proofErr w:type="spellStart"/>
      <w:r>
        <w:rPr>
          <w:color w:val="000000"/>
        </w:rPr>
        <w:t>Chenghao</w:t>
      </w:r>
      <w:proofErr w:type="spellEnd"/>
      <w:r>
        <w:rPr>
          <w:color w:val="000000"/>
        </w:rPr>
        <w:t xml:space="preserve">, Dongfeng Xu, </w:t>
      </w:r>
      <w:proofErr w:type="spellStart"/>
      <w:r>
        <w:rPr>
          <w:color w:val="000000"/>
        </w:rPr>
        <w:t>Zuozhi</w:t>
      </w:r>
      <w:proofErr w:type="spellEnd"/>
      <w:r>
        <w:rPr>
          <w:color w:val="000000"/>
        </w:rPr>
        <w:t xml:space="preserve"> Chen, Jun Wang, </w:t>
      </w:r>
      <w:proofErr w:type="spellStart"/>
      <w:r>
        <w:rPr>
          <w:color w:val="000000"/>
        </w:rPr>
        <w:t>Mingquan</w:t>
      </w:r>
      <w:proofErr w:type="spellEnd"/>
      <w:r>
        <w:rPr>
          <w:color w:val="000000"/>
        </w:rPr>
        <w:t xml:space="preserve"> Xu, </w:t>
      </w:r>
      <w:proofErr w:type="spellStart"/>
      <w:r>
        <w:rPr>
          <w:color w:val="000000"/>
        </w:rPr>
        <w:t>Yaochu</w:t>
      </w:r>
      <w:proofErr w:type="spellEnd"/>
      <w:r>
        <w:rPr>
          <w:color w:val="000000"/>
        </w:rPr>
        <w:t xml:space="preserve"> Yuan, and Meng Zhou. 2019. “Diel Vertical Migration of Zooplankton and Micronekton on the Northern Slope of the South China Sea Observed by a Moored ADCP.” </w:t>
      </w:r>
      <w:r>
        <w:rPr>
          <w:i/>
          <w:color w:val="000000"/>
        </w:rPr>
        <w:t>Deep Sea Research Part II: Topical Studies in Oceanography</w:t>
      </w:r>
      <w:r>
        <w:rPr>
          <w:color w:val="000000"/>
        </w:rPr>
        <w:t xml:space="preserve"> 167 (September): 93–104. </w:t>
      </w:r>
      <w:hyperlink r:id="rId76">
        <w:r>
          <w:rPr>
            <w:color w:val="0000FF"/>
            <w:u w:val="single"/>
          </w:rPr>
          <w:t>https://doi.org/10.1016/j.dsr2.2019.04.012</w:t>
        </w:r>
      </w:hyperlink>
      <w:r>
        <w:rPr>
          <w:color w:val="000000"/>
        </w:rPr>
        <w:t>.</w:t>
      </w:r>
    </w:p>
    <w:sectPr w:rsidR="00104E87" w:rsidSect="005A319B">
      <w:footerReference w:type="default" r:id="rId77"/>
      <w:footerReference w:type="first" r:id="rId7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A9202" w14:textId="77777777" w:rsidR="004D045E" w:rsidRDefault="004D045E">
      <w:pPr>
        <w:spacing w:after="0"/>
      </w:pPr>
      <w:r>
        <w:separator/>
      </w:r>
    </w:p>
  </w:endnote>
  <w:endnote w:type="continuationSeparator" w:id="0">
    <w:p w14:paraId="2897B596" w14:textId="77777777" w:rsidR="004D045E" w:rsidRDefault="004D0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3A1B0" w14:textId="77777777" w:rsidR="004D045E" w:rsidRDefault="004D045E">
      <w:pPr>
        <w:spacing w:after="0"/>
      </w:pPr>
      <w:r>
        <w:separator/>
      </w:r>
    </w:p>
  </w:footnote>
  <w:footnote w:type="continuationSeparator" w:id="0">
    <w:p w14:paraId="1B506C59" w14:textId="77777777" w:rsidR="004D045E" w:rsidRDefault="004D04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Cram">
    <w15:presenceInfo w15:providerId="Windows Live" w15:userId="88cdf0670b7003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703E1"/>
    <w:rsid w:val="000D0C72"/>
    <w:rsid w:val="000D7D0D"/>
    <w:rsid w:val="000F42EC"/>
    <w:rsid w:val="0010137C"/>
    <w:rsid w:val="00104E87"/>
    <w:rsid w:val="00132F5F"/>
    <w:rsid w:val="001F2172"/>
    <w:rsid w:val="00230576"/>
    <w:rsid w:val="002637B0"/>
    <w:rsid w:val="002922A3"/>
    <w:rsid w:val="00304B9F"/>
    <w:rsid w:val="003B367B"/>
    <w:rsid w:val="003B6974"/>
    <w:rsid w:val="003C1A71"/>
    <w:rsid w:val="003D3B05"/>
    <w:rsid w:val="004A766D"/>
    <w:rsid w:val="004D045E"/>
    <w:rsid w:val="005475B7"/>
    <w:rsid w:val="0057348E"/>
    <w:rsid w:val="005A24DE"/>
    <w:rsid w:val="005A319B"/>
    <w:rsid w:val="005C5FA3"/>
    <w:rsid w:val="005C68C5"/>
    <w:rsid w:val="005E0393"/>
    <w:rsid w:val="005E6FF6"/>
    <w:rsid w:val="006065A2"/>
    <w:rsid w:val="006932EA"/>
    <w:rsid w:val="006A6A8E"/>
    <w:rsid w:val="006E5628"/>
    <w:rsid w:val="00712F66"/>
    <w:rsid w:val="007424E6"/>
    <w:rsid w:val="00750A5E"/>
    <w:rsid w:val="00777545"/>
    <w:rsid w:val="007B69A1"/>
    <w:rsid w:val="0082101C"/>
    <w:rsid w:val="008422C4"/>
    <w:rsid w:val="00870FBD"/>
    <w:rsid w:val="00911372"/>
    <w:rsid w:val="00911970"/>
    <w:rsid w:val="00914454"/>
    <w:rsid w:val="009942FC"/>
    <w:rsid w:val="009A3929"/>
    <w:rsid w:val="009B2BA7"/>
    <w:rsid w:val="009C493F"/>
    <w:rsid w:val="009E1DA2"/>
    <w:rsid w:val="009E7DEC"/>
    <w:rsid w:val="00A35D9B"/>
    <w:rsid w:val="00A935E8"/>
    <w:rsid w:val="00B04B63"/>
    <w:rsid w:val="00B05390"/>
    <w:rsid w:val="00B3699C"/>
    <w:rsid w:val="00B73EBD"/>
    <w:rsid w:val="00B92929"/>
    <w:rsid w:val="00B945FB"/>
    <w:rsid w:val="00BF6DCA"/>
    <w:rsid w:val="00C66B70"/>
    <w:rsid w:val="00CC1484"/>
    <w:rsid w:val="00CD1400"/>
    <w:rsid w:val="00CE44D1"/>
    <w:rsid w:val="00D26EBD"/>
    <w:rsid w:val="00D357C6"/>
    <w:rsid w:val="00D87184"/>
    <w:rsid w:val="00DC428E"/>
    <w:rsid w:val="00E442E8"/>
    <w:rsid w:val="00EC3855"/>
    <w:rsid w:val="00F06FFB"/>
    <w:rsid w:val="00F71511"/>
    <w:rsid w:val="00F94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5904C1"/>
    <w:pPr>
      <w:keepNext/>
      <w:keepLines/>
      <w:spacing w:before="100" w:after="40"/>
      <w:outlineLvl w:val="0"/>
    </w:pPr>
    <w:rPr>
      <w:b/>
      <w:i/>
      <w:sz w:val="36"/>
      <w:szCs w:val="36"/>
    </w:rPr>
  </w:style>
  <w:style w:type="paragraph" w:styleId="Heading2">
    <w:name w:val="heading 2"/>
    <w:basedOn w:val="Normal"/>
    <w:next w:val="Normal"/>
    <w:uiPriority w:val="9"/>
    <w:unhideWhenUsed/>
    <w:qFormat/>
    <w:pPr>
      <w:keepNext/>
      <w:keepLines/>
      <w:spacing w:before="60" w:after="40"/>
      <w:outlineLvl w:val="1"/>
    </w:pPr>
    <w:rPr>
      <w:b/>
      <w:sz w:val="28"/>
      <w:szCs w:val="28"/>
    </w:rPr>
  </w:style>
  <w:style w:type="paragraph" w:styleId="Heading3">
    <w:name w:val="heading 3"/>
    <w:basedOn w:val="Normal"/>
    <w:next w:val="Normal"/>
    <w:uiPriority w:val="9"/>
    <w:unhideWhenUsed/>
    <w:qFormat/>
    <w:rsid w:val="00E259D7"/>
    <w:pP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tabs>
        <w:tab w:val="left" w:pos="624"/>
      </w:tabs>
      <w:spacing w:after="240"/>
      <w:ind w:left="624" w:hanging="624"/>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semiHidden/>
    <w:unhideWhenUsed/>
    <w:rsid w:val="006A14EB"/>
    <w:rPr>
      <w:sz w:val="20"/>
      <w:szCs w:val="20"/>
    </w:rPr>
  </w:style>
  <w:style w:type="character" w:customStyle="1" w:styleId="CommentTextChar">
    <w:name w:val="Comment Text Char"/>
    <w:basedOn w:val="DefaultParagraphFont"/>
    <w:link w:val="CommentText"/>
    <w:uiPriority w:val="99"/>
    <w:semiHidden/>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29/2018GB005983" TargetMode="External"/><Relationship Id="rId26" Type="http://schemas.openxmlformats.org/officeDocument/2006/relationships/hyperlink" Target="https://doi.org/10.1126/science.1252332" TargetMode="External"/><Relationship Id="rId39" Type="http://schemas.openxmlformats.org/officeDocument/2006/relationships/hyperlink" Target="https://doi.org/10.1093/plankt/18.2.163" TargetMode="External"/><Relationship Id="rId21" Type="http://schemas.openxmlformats.org/officeDocument/2006/relationships/hyperlink" Target="https://doi.org/10.1126/science.aam7240" TargetMode="External"/><Relationship Id="rId34" Type="http://schemas.openxmlformats.org/officeDocument/2006/relationships/hyperlink" Target="https://doi.org/10.1146/annurev-marine-120710-100849" TargetMode="External"/><Relationship Id="rId42" Type="http://schemas.openxmlformats.org/officeDocument/2006/relationships/hyperlink" Target="https://doi.org/10.1016/S0967-0645(01)00100-X" TargetMode="External"/><Relationship Id="rId47" Type="http://schemas.openxmlformats.org/officeDocument/2006/relationships/hyperlink" Target="https://doi.org/10.1038/ngeo3042" TargetMode="External"/><Relationship Id="rId50" Type="http://schemas.openxmlformats.org/officeDocument/2006/relationships/hyperlink" Target="https://doi.org/10.1002/lom3.10126" TargetMode="External"/><Relationship Id="rId55" Type="http://schemas.openxmlformats.org/officeDocument/2006/relationships/hyperlink" Target="https://doi.org/10.3354/meps09985" TargetMode="External"/><Relationship Id="rId63" Type="http://schemas.openxmlformats.org/officeDocument/2006/relationships/hyperlink" Target="https://doi.org/10.1073/pnas.1818349116" TargetMode="External"/><Relationship Id="rId68" Type="http://schemas.openxmlformats.org/officeDocument/2006/relationships/hyperlink" Target="https://doi.org/10.1126/science.1153847" TargetMode="External"/><Relationship Id="rId76" Type="http://schemas.openxmlformats.org/officeDocument/2006/relationships/hyperlink" Target="https://doi.org/10.1016/j.dsr2.2019.04.012" TargetMode="External"/><Relationship Id="rId7" Type="http://schemas.openxmlformats.org/officeDocument/2006/relationships/endnotes" Target="endnotes.xml"/><Relationship Id="rId71" Type="http://schemas.openxmlformats.org/officeDocument/2006/relationships/hyperlink" Target="https://doi.org/10.1016/j.pocean.2014.08.005" TargetMode="External"/><Relationship Id="rId2" Type="http://schemas.openxmlformats.org/officeDocument/2006/relationships/numbering" Target="numbering.xml"/><Relationship Id="rId16" Type="http://schemas.openxmlformats.org/officeDocument/2006/relationships/hyperlink" Target="https://doi.org/10.1121/1.4744207" TargetMode="External"/><Relationship Id="rId29" Type="http://schemas.openxmlformats.org/officeDocument/2006/relationships/hyperlink" Target="https://doi.org/10.1016/S0967-0637(99)00105-3" TargetMode="External"/><Relationship Id="rId11" Type="http://schemas.openxmlformats.org/officeDocument/2006/relationships/image" Target="media/image4.png"/><Relationship Id="rId24" Type="http://schemas.openxmlformats.org/officeDocument/2006/relationships/hyperlink" Target="https://doi.org/10.1016/j.dsr.2009.10.005" TargetMode="External"/><Relationship Id="rId32" Type="http://schemas.openxmlformats.org/officeDocument/2006/relationships/hyperlink" Target="https://doi.org/10.1029/2001GB001722" TargetMode="External"/><Relationship Id="rId37" Type="http://schemas.openxmlformats.org/officeDocument/2006/relationships/hyperlink" Target="https://doi.org/10.1007/978-94-017-2276-6_18" TargetMode="External"/><Relationship Id="rId40" Type="http://schemas.openxmlformats.org/officeDocument/2006/relationships/hyperlink" Target="https://doi.org/10.1093/plankt/fbi025" TargetMode="External"/><Relationship Id="rId45" Type="http://schemas.openxmlformats.org/officeDocument/2006/relationships/hyperlink" Target="https://doi.org/http://dx.doi.org/10.5194/bg-13-2077-2016" TargetMode="External"/><Relationship Id="rId53" Type="http://schemas.openxmlformats.org/officeDocument/2006/relationships/hyperlink" Target="https://doi.org/10.4319/lol.2014.sneuer.miversen.gfischer.9" TargetMode="External"/><Relationship Id="rId58" Type="http://schemas.openxmlformats.org/officeDocument/2006/relationships/hyperlink" Target="https://doi.org/10.4319/lom.2010.8.462" TargetMode="External"/><Relationship Id="rId66" Type="http://schemas.openxmlformats.org/officeDocument/2006/relationships/hyperlink" Target="https://doi.org/10.1146/annurev-marine-010814-015924" TargetMode="External"/><Relationship Id="rId74" Type="http://schemas.openxmlformats.org/officeDocument/2006/relationships/hyperlink" Target="https://doi.org/10.1016/j.dsr2.2008.04.019"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38/s41598-020-73702-z" TargetMode="External"/><Relationship Id="rId10" Type="http://schemas.openxmlformats.org/officeDocument/2006/relationships/image" Target="media/image3.png"/><Relationship Id="rId19" Type="http://schemas.openxmlformats.org/officeDocument/2006/relationships/hyperlink" Target="https://doi.org/10.1038/ngeo1837" TargetMode="External"/><Relationship Id="rId31" Type="http://schemas.openxmlformats.org/officeDocument/2006/relationships/hyperlink" Target="https://doi.org/10.1002/lno.11412" TargetMode="External"/><Relationship Id="rId44" Type="http://schemas.openxmlformats.org/officeDocument/2006/relationships/hyperlink" Target="https://doi.org/10.4319/lo.2007.52.3.0975" TargetMode="External"/><Relationship Id="rId52" Type="http://schemas.openxmlformats.org/officeDocument/2006/relationships/hyperlink" Target="https://doi.org/10.4319/lo.2010.55.5.2085" TargetMode="External"/><Relationship Id="rId60" Type="http://schemas.openxmlformats.org/officeDocument/2006/relationships/hyperlink" Target="https://doi.org/10.1126/science.abc6035" TargetMode="External"/><Relationship Id="rId65" Type="http://schemas.openxmlformats.org/officeDocument/2006/relationships/hyperlink" Target="https://doi.org/10.1016/S0967-0637(99)00052-7" TargetMode="External"/><Relationship Id="rId73" Type="http://schemas.openxmlformats.org/officeDocument/2006/relationships/hyperlink" Target="https://doi.org/10.3389/feart.2020.00376"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6/annurev.marine.010908.163904" TargetMode="External"/><Relationship Id="rId27" Type="http://schemas.openxmlformats.org/officeDocument/2006/relationships/hyperlink" Target="https://doi.org/10.1002/2016GB005551" TargetMode="External"/><Relationship Id="rId30" Type="http://schemas.openxmlformats.org/officeDocument/2006/relationships/hyperlink" Target="https://doi.org/10.1016/j.marchem.2015.02.011" TargetMode="External"/><Relationship Id="rId35" Type="http://schemas.openxmlformats.org/officeDocument/2006/relationships/hyperlink" Target="https://doi.org/10.1016/j.dsr.2008.05.014" TargetMode="External"/><Relationship Id="rId43" Type="http://schemas.openxmlformats.org/officeDocument/2006/relationships/hyperlink" Target="https://doi.org/10.1016/j.dsr.2006.12.011" TargetMode="External"/><Relationship Id="rId48" Type="http://schemas.openxmlformats.org/officeDocument/2006/relationships/hyperlink" Target="https://doi.org/10.1038/ngeo612" TargetMode="External"/><Relationship Id="rId56" Type="http://schemas.openxmlformats.org/officeDocument/2006/relationships/hyperlink" Target="https://doi.org/10.1073/pnas.1901863116" TargetMode="External"/><Relationship Id="rId64" Type="http://schemas.openxmlformats.org/officeDocument/2006/relationships/hyperlink" Target="https://doi.org/10.3389/fmars.2016.00022" TargetMode="External"/><Relationship Id="rId69" Type="http://schemas.openxmlformats.org/officeDocument/2006/relationships/hyperlink" Target="https://doi.org/10.1029/2018GB005968"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93/plankt/fbu077" TargetMode="External"/><Relationship Id="rId72" Type="http://schemas.openxmlformats.org/officeDocument/2006/relationships/hyperlink" Target="https://doi.org/10.1016/S0016-7037(01)00787-6"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16/j.pocean.2009.07.039" TargetMode="External"/><Relationship Id="rId25" Type="http://schemas.openxmlformats.org/officeDocument/2006/relationships/hyperlink" Target="https://doi.org/10.1029/2017GB005710" TargetMode="External"/><Relationship Id="rId33" Type="http://schemas.openxmlformats.org/officeDocument/2006/relationships/hyperlink" Target="https://doi.org/10.1038/s41396-019-0452-6" TargetMode="External"/><Relationship Id="rId38" Type="http://schemas.openxmlformats.org/officeDocument/2006/relationships/hyperlink" Target="https://doi.org/10.1093/plankt/fbz004" TargetMode="External"/><Relationship Id="rId46" Type="http://schemas.openxmlformats.org/officeDocument/2006/relationships/hyperlink" Target="https://doi.org/10.3389/fmars.2020.00358" TargetMode="External"/><Relationship Id="rId59" Type="http://schemas.openxmlformats.org/officeDocument/2006/relationships/hyperlink" Target="https://doi.org/10.1007/s12526-010-0067-7" TargetMode="External"/><Relationship Id="rId67" Type="http://schemas.openxmlformats.org/officeDocument/2006/relationships/hyperlink" Target="https://doi.org/10.2307/40058255" TargetMode="External"/><Relationship Id="rId20" Type="http://schemas.openxmlformats.org/officeDocument/2006/relationships/hyperlink" Target="https://doi.org/10.1038/s41561-018-0081-0" TargetMode="External"/><Relationship Id="rId41" Type="http://schemas.openxmlformats.org/officeDocument/2006/relationships/hyperlink" Target="https://doi.org/10.1002/2016GL068871" TargetMode="External"/><Relationship Id="rId54" Type="http://schemas.openxmlformats.org/officeDocument/2006/relationships/hyperlink" Target="https://doi.org/10.3389/fmicb.2014.00543" TargetMode="External"/><Relationship Id="rId62" Type="http://schemas.openxmlformats.org/officeDocument/2006/relationships/hyperlink" Target="https://doi.org/10.1007/s00227-014-2475-x" TargetMode="External"/><Relationship Id="rId70" Type="http://schemas.openxmlformats.org/officeDocument/2006/relationships/hyperlink" Target="https://doi.org/10.3389/fmars.2019.00397" TargetMode="External"/><Relationship Id="rId75" Type="http://schemas.openxmlformats.org/officeDocument/2006/relationships/hyperlink" Target="https://doi.org/10.1016/j.dsr.2013.05.0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ramjaco/POMZ-ETNP-UVP-2017" TargetMode="External"/><Relationship Id="rId23" Type="http://schemas.openxmlformats.org/officeDocument/2006/relationships/hyperlink" Target="https://doi.org/10.5194/bg-14-177-2017" TargetMode="External"/><Relationship Id="rId28" Type="http://schemas.openxmlformats.org/officeDocument/2006/relationships/hyperlink" Target="https://doi.org/10.5194/bgd-11-3653-2014" TargetMode="External"/><Relationship Id="rId36" Type="http://schemas.openxmlformats.org/officeDocument/2006/relationships/hyperlink" Target="https://doi.org/10.1016/j.dsr.2008.08.003" TargetMode="External"/><Relationship Id="rId49" Type="http://schemas.openxmlformats.org/officeDocument/2006/relationships/hyperlink" Target="https://doi.org/10.1146/annurev-marine-120709-142814" TargetMode="External"/><Relationship Id="rId57" Type="http://schemas.openxmlformats.org/officeDocument/2006/relationships/hyperlink" Target="https://doi.org/10.1016/j.pocean.2006.03.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1439</TotalTime>
  <Pages>25</Pages>
  <Words>60417</Words>
  <Characters>344377</Characters>
  <Application>Microsoft Office Word</Application>
  <DocSecurity>0</DocSecurity>
  <Lines>2869</Lines>
  <Paragraphs>807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5</cp:revision>
  <dcterms:created xsi:type="dcterms:W3CDTF">2021-05-13T19:46:00Z</dcterms:created>
  <dcterms:modified xsi:type="dcterms:W3CDTF">2021-05-14T18:18:00Z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id="mfcy57ND"/&gt;&lt;style id="http://www.zotero.org/styles/american-geophysical-union" hasBibliography="1" bibliographyStyleHasBeenSet="0"/&gt;&lt;prefs&gt;&lt;pref name="fieldType" value="Field"/&gt;&lt;pref name="auto</vt:lpwstr>
  </property>
  <property fmtid="{D5CDD505-2E9C-101B-9397-08002B2CF9AE}" pid="3" name="ZOTERO_PREF_2">
    <vt:lpwstr>maticJournalAbbreviations" value="true"/&gt;&lt;/prefs&gt;&lt;/data&gt;</vt:lpwstr>
  </property>
</Properties>
</file>